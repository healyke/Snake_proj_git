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DF7646" w14:textId="4AD6C30F" w:rsidR="000F1768" w:rsidRDefault="000F1768" w:rsidP="000F1768">
      <w:pPr>
        <w:spacing w:line="360" w:lineRule="auto"/>
        <w:rPr>
          <w:b/>
          <w:sz w:val="32"/>
          <w:szCs w:val="32"/>
        </w:rPr>
      </w:pPr>
      <w:r w:rsidRPr="000F1768">
        <w:rPr>
          <w:b/>
          <w:sz w:val="32"/>
          <w:szCs w:val="32"/>
        </w:rPr>
        <w:t>Snake venom potency and volume are driven by metabolism, dimensionality</w:t>
      </w:r>
      <w:r>
        <w:rPr>
          <w:b/>
          <w:sz w:val="32"/>
          <w:szCs w:val="32"/>
        </w:rPr>
        <w:t xml:space="preserve"> </w:t>
      </w:r>
      <w:r w:rsidRPr="000F1768">
        <w:rPr>
          <w:b/>
          <w:sz w:val="32"/>
          <w:szCs w:val="32"/>
        </w:rPr>
        <w:t>and prey characteristics</w:t>
      </w:r>
    </w:p>
    <w:p w14:paraId="534915AE" w14:textId="77777777" w:rsidR="00166FDA" w:rsidRPr="005266A2" w:rsidRDefault="00166FDA" w:rsidP="00166FDA">
      <w:pPr>
        <w:spacing w:line="360" w:lineRule="auto"/>
        <w:rPr>
          <w:b/>
          <w:sz w:val="32"/>
          <w:szCs w:val="32"/>
        </w:rPr>
      </w:pPr>
    </w:p>
    <w:p w14:paraId="0913F64A" w14:textId="77777777" w:rsidR="005266A2" w:rsidRPr="005266A2" w:rsidRDefault="005266A2" w:rsidP="003D13F7">
      <w:pPr>
        <w:spacing w:line="360" w:lineRule="auto"/>
        <w:outlineLvl w:val="0"/>
        <w:rPr>
          <w:b/>
        </w:rPr>
      </w:pPr>
      <w:r w:rsidRPr="005266A2">
        <w:rPr>
          <w:b/>
        </w:rPr>
        <w:t xml:space="preserve">Kevin Healy </w:t>
      </w:r>
      <w:r w:rsidRPr="005266A2">
        <w:rPr>
          <w:b/>
          <w:vertAlign w:val="superscript"/>
        </w:rPr>
        <w:t>a, b</w:t>
      </w:r>
      <w:r w:rsidRPr="005266A2">
        <w:rPr>
          <w:b/>
        </w:rPr>
        <w:t xml:space="preserve">, Chris Carbone </w:t>
      </w:r>
      <w:r w:rsidRPr="005266A2">
        <w:rPr>
          <w:b/>
          <w:vertAlign w:val="superscript"/>
        </w:rPr>
        <w:t>c</w:t>
      </w:r>
      <w:r w:rsidRPr="005266A2">
        <w:rPr>
          <w:b/>
        </w:rPr>
        <w:t xml:space="preserve"> and Andrew L. Jackson </w:t>
      </w:r>
      <w:r w:rsidRPr="005266A2">
        <w:rPr>
          <w:b/>
          <w:vertAlign w:val="superscript"/>
        </w:rPr>
        <w:t>a, b</w:t>
      </w:r>
      <w:r w:rsidRPr="005266A2">
        <w:rPr>
          <w:b/>
        </w:rPr>
        <w:t xml:space="preserve">. </w:t>
      </w:r>
    </w:p>
    <w:p w14:paraId="5DDC1CD1" w14:textId="77777777" w:rsidR="005266A2" w:rsidRPr="005266A2" w:rsidRDefault="005266A2" w:rsidP="005266A2">
      <w:pPr>
        <w:spacing w:line="360" w:lineRule="auto"/>
        <w:rPr>
          <w:rFonts w:eastAsia="Times New Roman"/>
        </w:rPr>
      </w:pPr>
      <w:r w:rsidRPr="005266A2">
        <w:rPr>
          <w:sz w:val="20"/>
          <w:szCs w:val="20"/>
          <w:vertAlign w:val="superscript"/>
        </w:rPr>
        <w:t xml:space="preserve">a </w:t>
      </w:r>
      <w:r w:rsidRPr="005266A2">
        <w:rPr>
          <w:sz w:val="20"/>
          <w:szCs w:val="20"/>
        </w:rPr>
        <w:t xml:space="preserve">School of Natural Sciences, Trinity College Dublin, Dublin 2, Ireland. </w:t>
      </w:r>
      <w:r w:rsidRPr="005266A2">
        <w:rPr>
          <w:sz w:val="20"/>
          <w:szCs w:val="20"/>
          <w:vertAlign w:val="superscript"/>
        </w:rPr>
        <w:t>b</w:t>
      </w:r>
      <w:r w:rsidRPr="005266A2">
        <w:rPr>
          <w:sz w:val="20"/>
          <w:szCs w:val="20"/>
        </w:rPr>
        <w:t xml:space="preserve"> Trinity Centre for Biodiversity Research, Trinity College Dublin, Dublin 2, Ireland. </w:t>
      </w:r>
      <w:r w:rsidRPr="005266A2">
        <w:rPr>
          <w:sz w:val="20"/>
          <w:szCs w:val="20"/>
          <w:vertAlign w:val="superscript"/>
        </w:rPr>
        <w:t xml:space="preserve">c </w:t>
      </w:r>
      <w:r w:rsidRPr="005266A2">
        <w:rPr>
          <w:rFonts w:eastAsia="Times New Roman"/>
          <w:sz w:val="20"/>
          <w:szCs w:val="20"/>
        </w:rPr>
        <w:t>Institute of Zoology, Zoological Society of London, London, UK</w:t>
      </w:r>
    </w:p>
    <w:p w14:paraId="604A7702" w14:textId="77777777" w:rsidR="005266A2" w:rsidRDefault="005266A2" w:rsidP="005266A2">
      <w:pPr>
        <w:spacing w:line="360" w:lineRule="auto"/>
      </w:pPr>
    </w:p>
    <w:p w14:paraId="5B740E01" w14:textId="4E5ED6BD" w:rsidR="00C571F1" w:rsidRPr="00C571F1" w:rsidRDefault="00C571F1" w:rsidP="005266A2">
      <w:pPr>
        <w:spacing w:line="360" w:lineRule="auto"/>
        <w:rPr>
          <w:b/>
        </w:rPr>
      </w:pPr>
      <w:r w:rsidRPr="00C571F1">
        <w:rPr>
          <w:b/>
        </w:rPr>
        <w:t>Significance</w:t>
      </w:r>
    </w:p>
    <w:p w14:paraId="602A292B" w14:textId="5244336F" w:rsidR="007E1FF5" w:rsidRDefault="007E1FF5" w:rsidP="00184F56">
      <w:pPr>
        <w:spacing w:line="360" w:lineRule="auto"/>
      </w:pPr>
      <w:r>
        <w:t xml:space="preserve">Snake venom is best known for its ability to </w:t>
      </w:r>
      <w:r w:rsidR="00166FDA">
        <w:t xml:space="preserve">incapacitate </w:t>
      </w:r>
      <w:r>
        <w:t>prey</w:t>
      </w:r>
      <w:r w:rsidR="00166FDA">
        <w:t xml:space="preserve"> through </w:t>
      </w:r>
      <w:r w:rsidR="001E7A8C">
        <w:t>diverse</w:t>
      </w:r>
      <w:r w:rsidR="00166FDA">
        <w:t xml:space="preserve"> effects</w:t>
      </w:r>
      <w:r w:rsidR="001E7A8C">
        <w:t xml:space="preserve"> on key physiological systems</w:t>
      </w:r>
      <w:r>
        <w:t xml:space="preserve">, </w:t>
      </w:r>
      <w:r w:rsidR="00184F56">
        <w:t>a property</w:t>
      </w:r>
      <w:r>
        <w:t xml:space="preserve"> that</w:t>
      </w:r>
      <w:r w:rsidR="00686AF0">
        <w:t xml:space="preserve"> </w:t>
      </w:r>
      <w:r>
        <w:t xml:space="preserve">makes it of </w:t>
      </w:r>
      <w:r w:rsidR="00166FDA">
        <w:t xml:space="preserve">both </w:t>
      </w:r>
      <w:r>
        <w:t xml:space="preserve">biomedical interest </w:t>
      </w:r>
      <w:r w:rsidR="00184F56">
        <w:t>and</w:t>
      </w:r>
      <w:r>
        <w:t xml:space="preserve"> public health concern. However, </w:t>
      </w:r>
      <w:r w:rsidR="00166FDA">
        <w:t>there is considerable variation in both the volume and potency of venom among snake species</w:t>
      </w:r>
      <w:r w:rsidR="001B07FE">
        <w:t>,</w:t>
      </w:r>
      <w:r w:rsidR="00166FDA">
        <w:t xml:space="preserve"> which</w:t>
      </w:r>
      <w:r>
        <w:t xml:space="preserve"> offers </w:t>
      </w:r>
      <w:r w:rsidR="00333F92">
        <w:t>an</w:t>
      </w:r>
      <w:r>
        <w:t xml:space="preserve"> opportunity to un</w:t>
      </w:r>
      <w:r w:rsidR="00166FDA">
        <w:t xml:space="preserve">derstand </w:t>
      </w:r>
      <w:r w:rsidR="00333F92">
        <w:t>a novel aspect of predator-prey co-</w:t>
      </w:r>
      <w:r>
        <w:t>evolution.</w:t>
      </w:r>
      <w:r w:rsidR="00AB1B62">
        <w:t xml:space="preserve"> </w:t>
      </w:r>
      <w:r w:rsidR="00166FDA">
        <w:t>We investigate how this v</w:t>
      </w:r>
      <w:r w:rsidR="001B07FE">
        <w:t xml:space="preserve">ariation </w:t>
      </w:r>
      <w:r w:rsidR="00166FDA">
        <w:t>in snake venom is related</w:t>
      </w:r>
      <w:r w:rsidR="001B07FE">
        <w:t xml:space="preserve"> to</w:t>
      </w:r>
      <w:r w:rsidR="00166FDA">
        <w:t xml:space="preserve"> key characteristics of their</w:t>
      </w:r>
      <w:r w:rsidR="00AB1B62">
        <w:t xml:space="preserve"> </w:t>
      </w:r>
      <w:r w:rsidR="001B07FE">
        <w:t>prey</w:t>
      </w:r>
      <w:r w:rsidR="00AB1B62">
        <w:t xml:space="preserve">, </w:t>
      </w:r>
      <w:r w:rsidR="00E37799">
        <w:t>snake size,</w:t>
      </w:r>
      <w:r w:rsidR="00184F56">
        <w:t xml:space="preserve"> metabolic </w:t>
      </w:r>
      <w:r w:rsidR="001B07FE">
        <w:t xml:space="preserve">rates </w:t>
      </w:r>
      <w:r w:rsidR="00AB1B62">
        <w:t>and</w:t>
      </w:r>
      <w:r w:rsidR="00166FDA">
        <w:t xml:space="preserve"> complexity (dimensionality) of their</w:t>
      </w:r>
      <w:r w:rsidR="00AB1B62">
        <w:t xml:space="preserve"> habitat</w:t>
      </w:r>
      <w:r w:rsidR="00184F56">
        <w:t xml:space="preserve">. Here, </w:t>
      </w:r>
      <w:r w:rsidR="00686AF0">
        <w:t xml:space="preserve">using </w:t>
      </w:r>
      <w:r>
        <w:t xml:space="preserve">comparative analysis </w:t>
      </w:r>
      <w:r w:rsidR="00686AF0">
        <w:t>we</w:t>
      </w:r>
      <w:r w:rsidR="00184F56">
        <w:t xml:space="preserve"> show that</w:t>
      </w:r>
      <w:r w:rsidR="00AB1B62">
        <w:t xml:space="preserve"> </w:t>
      </w:r>
      <w:r w:rsidR="00166FDA">
        <w:t>direct predator-prey interactions</w:t>
      </w:r>
      <w:r w:rsidR="00AB1B62">
        <w:t xml:space="preserve"> result in venom evolving higher potency towards species closely resembling their natural diet </w:t>
      </w:r>
      <w:r w:rsidR="00E37799">
        <w:t>while</w:t>
      </w:r>
      <w:r w:rsidR="00AB1B62">
        <w:t xml:space="preserve"> </w:t>
      </w:r>
      <w:proofErr w:type="spellStart"/>
      <w:r w:rsidR="00AB1B62">
        <w:t>macroecological</w:t>
      </w:r>
      <w:proofErr w:type="spellEnd"/>
      <w:r w:rsidR="00AB1B62">
        <w:t xml:space="preserve"> drivers</w:t>
      </w:r>
      <w:r w:rsidR="00E37799">
        <w:t>, such as habitat dimensionality and metabolic constraints</w:t>
      </w:r>
      <w:r w:rsidR="0010268C">
        <w:t xml:space="preserve"> </w:t>
      </w:r>
      <w:r w:rsidR="00AB1B62">
        <w:t xml:space="preserve">shape </w:t>
      </w:r>
      <w:r w:rsidR="00E37799">
        <w:t xml:space="preserve">the quantity of venom </w:t>
      </w:r>
      <w:r w:rsidR="00166FDA">
        <w:t>available</w:t>
      </w:r>
      <w:r w:rsidR="00E37799">
        <w:t>.</w:t>
      </w:r>
    </w:p>
    <w:p w14:paraId="418A2F01" w14:textId="7664F8C3" w:rsidR="008A5188" w:rsidRPr="005266A2" w:rsidRDefault="008A5188" w:rsidP="005266A2">
      <w:pPr>
        <w:spacing w:line="360" w:lineRule="auto"/>
      </w:pPr>
    </w:p>
    <w:p w14:paraId="11621ED5" w14:textId="77777777" w:rsidR="00E37799" w:rsidRDefault="00E37799" w:rsidP="00D91852">
      <w:pPr>
        <w:spacing w:line="360" w:lineRule="auto"/>
        <w:outlineLvl w:val="0"/>
        <w:rPr>
          <w:b/>
        </w:rPr>
      </w:pPr>
    </w:p>
    <w:p w14:paraId="7C459676" w14:textId="77777777" w:rsidR="00E37799" w:rsidRDefault="00E37799" w:rsidP="00D91852">
      <w:pPr>
        <w:spacing w:line="360" w:lineRule="auto"/>
        <w:outlineLvl w:val="0"/>
        <w:rPr>
          <w:b/>
        </w:rPr>
      </w:pPr>
    </w:p>
    <w:p w14:paraId="14AA18D8" w14:textId="77777777" w:rsidR="00E37799" w:rsidRDefault="00E37799" w:rsidP="00D91852">
      <w:pPr>
        <w:spacing w:line="360" w:lineRule="auto"/>
        <w:outlineLvl w:val="0"/>
        <w:rPr>
          <w:b/>
        </w:rPr>
      </w:pPr>
    </w:p>
    <w:p w14:paraId="5C87C034" w14:textId="77777777" w:rsidR="00E37799" w:rsidRDefault="00E37799" w:rsidP="00D91852">
      <w:pPr>
        <w:spacing w:line="360" w:lineRule="auto"/>
        <w:outlineLvl w:val="0"/>
        <w:rPr>
          <w:b/>
        </w:rPr>
      </w:pPr>
    </w:p>
    <w:p w14:paraId="5EE56B66" w14:textId="77777777" w:rsidR="00E37799" w:rsidRDefault="00E37799" w:rsidP="00D91852">
      <w:pPr>
        <w:spacing w:line="360" w:lineRule="auto"/>
        <w:outlineLvl w:val="0"/>
        <w:rPr>
          <w:b/>
        </w:rPr>
      </w:pPr>
    </w:p>
    <w:p w14:paraId="22560019" w14:textId="77777777" w:rsidR="00E37799" w:rsidRDefault="00E37799" w:rsidP="00D91852">
      <w:pPr>
        <w:spacing w:line="360" w:lineRule="auto"/>
        <w:outlineLvl w:val="0"/>
        <w:rPr>
          <w:b/>
        </w:rPr>
      </w:pPr>
    </w:p>
    <w:p w14:paraId="584E82F7" w14:textId="77777777" w:rsidR="00E37799" w:rsidRDefault="00E37799" w:rsidP="00D91852">
      <w:pPr>
        <w:spacing w:line="360" w:lineRule="auto"/>
        <w:outlineLvl w:val="0"/>
        <w:rPr>
          <w:b/>
        </w:rPr>
      </w:pPr>
    </w:p>
    <w:p w14:paraId="57032D4C" w14:textId="77777777" w:rsidR="00E37799" w:rsidRDefault="00E37799" w:rsidP="00D91852">
      <w:pPr>
        <w:spacing w:line="360" w:lineRule="auto"/>
        <w:outlineLvl w:val="0"/>
        <w:rPr>
          <w:b/>
        </w:rPr>
      </w:pPr>
    </w:p>
    <w:p w14:paraId="2FEDA835" w14:textId="77777777" w:rsidR="00E37799" w:rsidRDefault="00E37799" w:rsidP="00D91852">
      <w:pPr>
        <w:spacing w:line="360" w:lineRule="auto"/>
        <w:outlineLvl w:val="0"/>
        <w:rPr>
          <w:b/>
        </w:rPr>
      </w:pPr>
    </w:p>
    <w:p w14:paraId="4B5ACCCC" w14:textId="77777777" w:rsidR="00E37799" w:rsidRDefault="00E37799" w:rsidP="00D91852">
      <w:pPr>
        <w:spacing w:line="360" w:lineRule="auto"/>
        <w:outlineLvl w:val="0"/>
        <w:rPr>
          <w:b/>
        </w:rPr>
      </w:pPr>
    </w:p>
    <w:p w14:paraId="756F9C40" w14:textId="77777777" w:rsidR="00E37799" w:rsidRDefault="00E37799" w:rsidP="00D91852">
      <w:pPr>
        <w:spacing w:line="360" w:lineRule="auto"/>
        <w:outlineLvl w:val="0"/>
        <w:rPr>
          <w:b/>
        </w:rPr>
      </w:pPr>
    </w:p>
    <w:p w14:paraId="55CA43E7" w14:textId="77777777" w:rsidR="00E37799" w:rsidRDefault="00E37799" w:rsidP="00D91852">
      <w:pPr>
        <w:spacing w:line="360" w:lineRule="auto"/>
        <w:outlineLvl w:val="0"/>
        <w:rPr>
          <w:b/>
        </w:rPr>
      </w:pPr>
    </w:p>
    <w:p w14:paraId="4B9BCA1C" w14:textId="77777777" w:rsidR="00E37799" w:rsidRDefault="00E37799" w:rsidP="00D91852">
      <w:pPr>
        <w:spacing w:line="360" w:lineRule="auto"/>
        <w:outlineLvl w:val="0"/>
        <w:rPr>
          <w:b/>
        </w:rPr>
      </w:pPr>
    </w:p>
    <w:p w14:paraId="54D6A159" w14:textId="612FE5F0" w:rsidR="00966F0B" w:rsidRDefault="005266A2" w:rsidP="00D91852">
      <w:pPr>
        <w:spacing w:line="360" w:lineRule="auto"/>
        <w:outlineLvl w:val="0"/>
        <w:rPr>
          <w:color w:val="FF0000"/>
        </w:rPr>
      </w:pPr>
      <w:commentRangeStart w:id="0"/>
      <w:r w:rsidRPr="005266A2">
        <w:rPr>
          <w:b/>
        </w:rPr>
        <w:t>Abstract</w:t>
      </w:r>
      <w:r w:rsidR="009C0D85">
        <w:rPr>
          <w:b/>
        </w:rPr>
        <w:t xml:space="preserve"> (</w:t>
      </w:r>
      <w:r w:rsidR="006B4792">
        <w:rPr>
          <w:b/>
        </w:rPr>
        <w:t>222</w:t>
      </w:r>
      <w:r w:rsidR="009C0D85">
        <w:rPr>
          <w:b/>
        </w:rPr>
        <w:t xml:space="preserve"> words – 250 max)</w:t>
      </w:r>
      <w:commentRangeEnd w:id="0"/>
      <w:r w:rsidR="006B4792">
        <w:rPr>
          <w:rStyle w:val="CommentReference"/>
        </w:rPr>
        <w:commentReference w:id="0"/>
      </w:r>
    </w:p>
    <w:p w14:paraId="49A85B95" w14:textId="245E3A5C" w:rsidR="00445922" w:rsidRDefault="004D74F2" w:rsidP="00D91852">
      <w:pPr>
        <w:spacing w:line="360" w:lineRule="auto"/>
        <w:outlineLvl w:val="0"/>
        <w:rPr>
          <w:color w:val="000000" w:themeColor="text1"/>
        </w:rPr>
      </w:pPr>
      <w:r>
        <w:rPr>
          <w:color w:val="000000" w:themeColor="text1"/>
        </w:rPr>
        <w:t>Snake venom is best known for its ability to incapacitate and kill prey. However,</w:t>
      </w:r>
      <w:r w:rsidR="00794346">
        <w:rPr>
          <w:color w:val="000000" w:themeColor="text1"/>
        </w:rPr>
        <w:t xml:space="preserve"> </w:t>
      </w:r>
      <w:r w:rsidR="001E7A8C">
        <w:rPr>
          <w:color w:val="000000" w:themeColor="text1"/>
        </w:rPr>
        <w:t xml:space="preserve">the </w:t>
      </w:r>
      <w:r w:rsidR="004E24BD">
        <w:rPr>
          <w:color w:val="000000" w:themeColor="text1"/>
        </w:rPr>
        <w:t>functionality</w:t>
      </w:r>
      <w:r w:rsidR="001E7A8C">
        <w:rPr>
          <w:color w:val="000000" w:themeColor="text1"/>
        </w:rPr>
        <w:t xml:space="preserve"> of venom</w:t>
      </w:r>
      <w:r w:rsidR="00794346">
        <w:rPr>
          <w:color w:val="000000" w:themeColor="text1"/>
        </w:rPr>
        <w:t xml:space="preserve"> </w:t>
      </w:r>
      <w:r>
        <w:rPr>
          <w:color w:val="000000" w:themeColor="text1"/>
        </w:rPr>
        <w:t>is highly variable across species, with some species</w:t>
      </w:r>
      <w:r w:rsidR="00127B69">
        <w:rPr>
          <w:color w:val="000000" w:themeColor="text1"/>
        </w:rPr>
        <w:t xml:space="preserve"> possessing venoms of</w:t>
      </w:r>
      <w:r>
        <w:rPr>
          <w:color w:val="000000" w:themeColor="text1"/>
        </w:rPr>
        <w:t xml:space="preserve"> seemingly harmless</w:t>
      </w:r>
      <w:r w:rsidR="00127B69">
        <w:rPr>
          <w:color w:val="000000" w:themeColor="text1"/>
        </w:rPr>
        <w:t xml:space="preserve"> quantities</w:t>
      </w:r>
      <w:r w:rsidR="004E24BD">
        <w:rPr>
          <w:color w:val="000000" w:themeColor="text1"/>
        </w:rPr>
        <w:t xml:space="preserve"> and</w:t>
      </w:r>
      <w:r w:rsidR="00127B69">
        <w:rPr>
          <w:color w:val="000000" w:themeColor="text1"/>
        </w:rPr>
        <w:t xml:space="preserve"> potencies,</w:t>
      </w:r>
      <w:r>
        <w:rPr>
          <w:color w:val="000000" w:themeColor="text1"/>
        </w:rPr>
        <w:t xml:space="preserve"> while others</w:t>
      </w:r>
      <w:r w:rsidR="00201FC6">
        <w:rPr>
          <w:color w:val="000000" w:themeColor="text1"/>
        </w:rPr>
        <w:t xml:space="preserve"> carry enough venom to</w:t>
      </w:r>
      <w:r>
        <w:rPr>
          <w:color w:val="000000" w:themeColor="text1"/>
        </w:rPr>
        <w:t xml:space="preserve"> kill vast numbers of their prey.</w:t>
      </w:r>
      <w:r w:rsidR="002278AB">
        <w:rPr>
          <w:color w:val="000000" w:themeColor="text1"/>
        </w:rPr>
        <w:t xml:space="preserve"> </w:t>
      </w:r>
      <w:r w:rsidR="00A83616">
        <w:t>This highlights the need for a multi-species comparison to identify possible environmental and ecological drivers of snake venom evolution.</w:t>
      </w:r>
      <w:r w:rsidR="00A83616">
        <w:rPr>
          <w:color w:val="000000" w:themeColor="text1"/>
        </w:rPr>
        <w:t xml:space="preserve"> </w:t>
      </w:r>
      <w:r w:rsidR="009C0D85">
        <w:rPr>
          <w:color w:val="000000" w:themeColor="text1"/>
        </w:rPr>
        <w:t>However, studies commonly use of non-native prey species as models to assess venom potency, and if the toxic effects of venom are adapted to specific taxonomic groups of prey, this may</w:t>
      </w:r>
      <w:r w:rsidR="00A83616">
        <w:rPr>
          <w:color w:val="000000" w:themeColor="text1"/>
        </w:rPr>
        <w:t xml:space="preserve"> </w:t>
      </w:r>
      <w:r w:rsidR="009C0D85">
        <w:rPr>
          <w:color w:val="000000" w:themeColor="text1"/>
        </w:rPr>
        <w:t>confound comparative analyses</w:t>
      </w:r>
      <w:r w:rsidR="009F4CEA">
        <w:rPr>
          <w:color w:val="000000" w:themeColor="text1"/>
        </w:rPr>
        <w:t xml:space="preserve">. </w:t>
      </w:r>
      <w:r w:rsidR="004A70D4">
        <w:rPr>
          <w:color w:val="000000" w:themeColor="text1"/>
        </w:rPr>
        <w:t>Here we</w:t>
      </w:r>
      <w:r w:rsidR="00E70366">
        <w:rPr>
          <w:color w:val="000000" w:themeColor="text1"/>
        </w:rPr>
        <w:t xml:space="preserve"> test a range of hypothes</w:t>
      </w:r>
      <w:r w:rsidR="001E7A8C">
        <w:rPr>
          <w:color w:val="000000" w:themeColor="text1"/>
        </w:rPr>
        <w:t>e</w:t>
      </w:r>
      <w:r w:rsidR="00E70366">
        <w:rPr>
          <w:color w:val="000000" w:themeColor="text1"/>
        </w:rPr>
        <w:t>s relating to the drivers of venom evolution</w:t>
      </w:r>
      <w:ins w:id="1" w:author="Kevin Healy" w:date="2017-02-03T11:56:00Z">
        <w:r w:rsidR="00F70783">
          <w:rPr>
            <w:color w:val="000000" w:themeColor="text1"/>
          </w:rPr>
          <w:t xml:space="preserve">, including </w:t>
        </w:r>
        <w:proofErr w:type="spellStart"/>
        <w:r w:rsidR="00F70783">
          <w:rPr>
            <w:color w:val="000000" w:themeColor="text1"/>
          </w:rPr>
          <w:t>macroecological</w:t>
        </w:r>
        <w:proofErr w:type="spellEnd"/>
        <w:r w:rsidR="00F70783">
          <w:rPr>
            <w:color w:val="000000" w:themeColor="text1"/>
          </w:rPr>
          <w:t xml:space="preserve"> (body size) and trophic drivers ()</w:t>
        </w:r>
      </w:ins>
      <w:r w:rsidR="00E70366">
        <w:rPr>
          <w:color w:val="000000" w:themeColor="text1"/>
        </w:rPr>
        <w:t xml:space="preserve"> by</w:t>
      </w:r>
      <w:r w:rsidR="00BE2B42">
        <w:rPr>
          <w:color w:val="000000" w:themeColor="text1"/>
        </w:rPr>
        <w:t xml:space="preserve"> account</w:t>
      </w:r>
      <w:r w:rsidR="00E70366">
        <w:rPr>
          <w:color w:val="000000" w:themeColor="text1"/>
        </w:rPr>
        <w:t>ing</w:t>
      </w:r>
      <w:r w:rsidR="00BE2B42">
        <w:rPr>
          <w:color w:val="000000" w:themeColor="text1"/>
        </w:rPr>
        <w:t xml:space="preserve"> for the </w:t>
      </w:r>
      <w:r w:rsidR="001E7A8C">
        <w:rPr>
          <w:color w:val="000000" w:themeColor="text1"/>
        </w:rPr>
        <w:t>phylogenetic</w:t>
      </w:r>
      <w:r w:rsidR="00BE2B42">
        <w:rPr>
          <w:color w:val="000000" w:themeColor="text1"/>
        </w:rPr>
        <w:t xml:space="preserve"> distance between </w:t>
      </w:r>
      <w:r w:rsidR="002E46FC">
        <w:rPr>
          <w:color w:val="000000" w:themeColor="text1"/>
        </w:rPr>
        <w:t xml:space="preserve">model </w:t>
      </w:r>
      <w:r w:rsidR="001E7A8C">
        <w:rPr>
          <w:color w:val="000000" w:themeColor="text1"/>
        </w:rPr>
        <w:t xml:space="preserve">non-natural </w:t>
      </w:r>
      <w:r w:rsidR="002E46FC">
        <w:rPr>
          <w:color w:val="000000" w:themeColor="text1"/>
        </w:rPr>
        <w:t>species</w:t>
      </w:r>
      <w:r w:rsidR="00BE2B42">
        <w:rPr>
          <w:color w:val="000000" w:themeColor="text1"/>
        </w:rPr>
        <w:t xml:space="preserve"> and</w:t>
      </w:r>
      <w:r w:rsidR="002E46FC">
        <w:rPr>
          <w:color w:val="000000" w:themeColor="text1"/>
        </w:rPr>
        <w:t xml:space="preserve"> observed</w:t>
      </w:r>
      <w:r w:rsidR="00BE2B42">
        <w:rPr>
          <w:color w:val="000000" w:themeColor="text1"/>
        </w:rPr>
        <w:t xml:space="preserve"> dietary species</w:t>
      </w:r>
      <w:r w:rsidR="001E7A8C">
        <w:rPr>
          <w:color w:val="000000" w:themeColor="text1"/>
        </w:rPr>
        <w:t xml:space="preserve"> in natural settings</w:t>
      </w:r>
      <w:r w:rsidR="00BE2B42">
        <w:rPr>
          <w:color w:val="000000" w:themeColor="text1"/>
        </w:rPr>
        <w:t xml:space="preserve"> </w:t>
      </w:r>
      <w:r w:rsidR="00E70366">
        <w:rPr>
          <w:color w:val="000000" w:themeColor="text1"/>
        </w:rPr>
        <w:t>in</w:t>
      </w:r>
      <w:r w:rsidR="00BE2B42">
        <w:rPr>
          <w:color w:val="000000" w:themeColor="text1"/>
        </w:rPr>
        <w:t xml:space="preserve"> a </w:t>
      </w:r>
      <w:r w:rsidR="0054298B">
        <w:rPr>
          <w:color w:val="000000" w:themeColor="text1"/>
        </w:rPr>
        <w:t xml:space="preserve">comparative analyses </w:t>
      </w:r>
      <w:r w:rsidR="004A70D4">
        <w:rPr>
          <w:color w:val="000000" w:themeColor="text1"/>
        </w:rPr>
        <w:t>of</w:t>
      </w:r>
      <w:r w:rsidR="0086472D">
        <w:rPr>
          <w:color w:val="000000" w:themeColor="text1"/>
        </w:rPr>
        <w:t xml:space="preserve"> venom potency (LD</w:t>
      </w:r>
      <w:r w:rsidR="0086472D" w:rsidRPr="00F630FA">
        <w:rPr>
          <w:color w:val="000000" w:themeColor="text1"/>
          <w:vertAlign w:val="subscript"/>
        </w:rPr>
        <w:t>50</w:t>
      </w:r>
      <w:r w:rsidR="0086472D">
        <w:rPr>
          <w:color w:val="000000" w:themeColor="text1"/>
        </w:rPr>
        <w:t>) and yield</w:t>
      </w:r>
      <w:r w:rsidR="0054298B">
        <w:rPr>
          <w:color w:val="000000" w:themeColor="text1"/>
        </w:rPr>
        <w:t xml:space="preserve"> for 99 species</w:t>
      </w:r>
      <w:ins w:id="2" w:author="Chris C" w:date="2017-01-23T18:04:00Z">
        <w:r w:rsidR="00EB261C">
          <w:rPr>
            <w:color w:val="000000" w:themeColor="text1"/>
          </w:rPr>
          <w:t xml:space="preserve"> of snakes</w:t>
        </w:r>
      </w:ins>
      <w:r w:rsidR="0086472D">
        <w:rPr>
          <w:color w:val="000000" w:themeColor="text1"/>
        </w:rPr>
        <w:t xml:space="preserve">. </w:t>
      </w:r>
      <w:r w:rsidR="00BE2B42">
        <w:rPr>
          <w:color w:val="000000" w:themeColor="text1"/>
        </w:rPr>
        <w:t>We show t</w:t>
      </w:r>
      <w:r w:rsidR="004A70D4">
        <w:rPr>
          <w:color w:val="000000" w:themeColor="text1"/>
        </w:rPr>
        <w:t>hat snake venom</w:t>
      </w:r>
      <w:r w:rsidR="00DE22EF">
        <w:rPr>
          <w:color w:val="000000" w:themeColor="text1"/>
        </w:rPr>
        <w:t xml:space="preserve"> </w:t>
      </w:r>
      <w:r w:rsidR="006B4792">
        <w:rPr>
          <w:color w:val="000000" w:themeColor="text1"/>
        </w:rPr>
        <w:t>potency is linked with</w:t>
      </w:r>
      <w:r w:rsidR="009F4CEA">
        <w:rPr>
          <w:color w:val="000000" w:themeColor="text1"/>
        </w:rPr>
        <w:t xml:space="preserve"> prey taxonomy</w:t>
      </w:r>
      <w:r w:rsidR="00DE22EF">
        <w:rPr>
          <w:color w:val="000000" w:themeColor="text1"/>
        </w:rPr>
        <w:t>, with venom showing higher potencies when tested on species phylogenetically similar to</w:t>
      </w:r>
      <w:r w:rsidR="002E46FC">
        <w:rPr>
          <w:color w:val="000000" w:themeColor="text1"/>
        </w:rPr>
        <w:t xml:space="preserve"> </w:t>
      </w:r>
      <w:r w:rsidR="009F4CEA">
        <w:rPr>
          <w:color w:val="000000" w:themeColor="text1"/>
        </w:rPr>
        <w:t xml:space="preserve">species commonly found </w:t>
      </w:r>
      <w:r w:rsidR="002E46FC">
        <w:rPr>
          <w:color w:val="000000" w:themeColor="text1"/>
        </w:rPr>
        <w:t>in their</w:t>
      </w:r>
      <w:r w:rsidR="00DE22EF">
        <w:rPr>
          <w:color w:val="000000" w:themeColor="text1"/>
        </w:rPr>
        <w:t xml:space="preserve"> diet</w:t>
      </w:r>
      <w:r w:rsidR="001E7A8C">
        <w:rPr>
          <w:color w:val="000000" w:themeColor="text1"/>
        </w:rPr>
        <w:t>;</w:t>
      </w:r>
      <w:r w:rsidR="00DE22EF">
        <w:rPr>
          <w:color w:val="000000" w:themeColor="text1"/>
        </w:rPr>
        <w:t xml:space="preserve"> and </w:t>
      </w:r>
      <w:r w:rsidR="006B4792">
        <w:rPr>
          <w:color w:val="000000" w:themeColor="text1"/>
        </w:rPr>
        <w:t xml:space="preserve">that </w:t>
      </w:r>
      <w:r w:rsidR="00DE22EF">
        <w:rPr>
          <w:color w:val="000000" w:themeColor="text1"/>
        </w:rPr>
        <w:t>venom yield</w:t>
      </w:r>
      <w:r w:rsidR="002E46FC">
        <w:rPr>
          <w:color w:val="000000" w:themeColor="text1"/>
        </w:rPr>
        <w:t xml:space="preserve"> </w:t>
      </w:r>
      <w:r w:rsidR="006B4792">
        <w:rPr>
          <w:color w:val="000000" w:themeColor="text1"/>
        </w:rPr>
        <w:t xml:space="preserve">scales </w:t>
      </w:r>
      <w:r w:rsidR="002E46FC">
        <w:rPr>
          <w:color w:val="000000" w:themeColor="text1"/>
        </w:rPr>
        <w:t>with metabolic rate</w:t>
      </w:r>
      <w:r w:rsidR="009F4CEA">
        <w:rPr>
          <w:color w:val="000000" w:themeColor="text1"/>
        </w:rPr>
        <w:t xml:space="preserve"> (</w:t>
      </w:r>
      <w:r w:rsidR="006B4792">
        <w:rPr>
          <w:color w:val="000000" w:themeColor="text1"/>
        </w:rPr>
        <w:t>increasing</w:t>
      </w:r>
      <w:r w:rsidR="009F4CEA">
        <w:rPr>
          <w:color w:val="000000" w:themeColor="text1"/>
        </w:rPr>
        <w:t xml:space="preserve"> with body mass)</w:t>
      </w:r>
      <w:r w:rsidR="002E46FC">
        <w:rPr>
          <w:color w:val="000000" w:themeColor="text1"/>
        </w:rPr>
        <w:t xml:space="preserve">, </w:t>
      </w:r>
      <w:r w:rsidR="006B4792">
        <w:rPr>
          <w:color w:val="000000" w:themeColor="text1"/>
        </w:rPr>
        <w:t xml:space="preserve">but </w:t>
      </w:r>
      <w:r w:rsidR="002E46FC">
        <w:rPr>
          <w:color w:val="000000" w:themeColor="text1"/>
        </w:rPr>
        <w:t xml:space="preserve">decreasing in </w:t>
      </w:r>
      <w:r w:rsidR="009F4CEA">
        <w:rPr>
          <w:color w:val="000000" w:themeColor="text1"/>
        </w:rPr>
        <w:t xml:space="preserve">habitats with </w:t>
      </w:r>
      <w:r w:rsidR="002E46FC">
        <w:rPr>
          <w:color w:val="000000" w:themeColor="text1"/>
        </w:rPr>
        <w:t>higher dimensional</w:t>
      </w:r>
      <w:r w:rsidR="009F4CEA">
        <w:rPr>
          <w:color w:val="000000" w:themeColor="text1"/>
        </w:rPr>
        <w:t>ity.</w:t>
      </w:r>
      <w:r w:rsidR="002E46FC">
        <w:rPr>
          <w:color w:val="000000" w:themeColor="text1"/>
        </w:rPr>
        <w:t xml:space="preserve"> These results </w:t>
      </w:r>
      <w:r w:rsidR="00900087">
        <w:rPr>
          <w:color w:val="000000" w:themeColor="text1"/>
        </w:rPr>
        <w:t>underline</w:t>
      </w:r>
      <w:r w:rsidR="002E46FC">
        <w:rPr>
          <w:color w:val="000000" w:themeColor="text1"/>
        </w:rPr>
        <w:t xml:space="preserve"> the</w:t>
      </w:r>
      <w:r w:rsidR="00900087">
        <w:rPr>
          <w:color w:val="000000" w:themeColor="text1"/>
        </w:rPr>
        <w:t xml:space="preserve"> </w:t>
      </w:r>
      <w:r w:rsidR="002E46FC">
        <w:rPr>
          <w:color w:val="000000" w:themeColor="text1"/>
        </w:rPr>
        <w:t>importance of</w:t>
      </w:r>
      <w:r w:rsidR="00900087">
        <w:rPr>
          <w:color w:val="000000" w:themeColor="text1"/>
        </w:rPr>
        <w:t xml:space="preserve"> </w:t>
      </w:r>
      <w:r w:rsidR="006B4792">
        <w:rPr>
          <w:color w:val="000000" w:themeColor="text1"/>
        </w:rPr>
        <w:t xml:space="preserve">ecological, </w:t>
      </w:r>
      <w:r w:rsidR="009F4CEA">
        <w:rPr>
          <w:color w:val="000000" w:themeColor="text1"/>
        </w:rPr>
        <w:t>metabolic</w:t>
      </w:r>
      <w:r w:rsidR="00900087">
        <w:rPr>
          <w:color w:val="000000" w:themeColor="text1"/>
        </w:rPr>
        <w:t xml:space="preserve"> and </w:t>
      </w:r>
      <w:r w:rsidR="009F4CEA">
        <w:rPr>
          <w:color w:val="000000" w:themeColor="text1"/>
        </w:rPr>
        <w:t xml:space="preserve">environmental factors influencing </w:t>
      </w:r>
      <w:r w:rsidR="00900087">
        <w:rPr>
          <w:color w:val="000000" w:themeColor="text1"/>
        </w:rPr>
        <w:t xml:space="preserve">snake venom evolution and highlight </w:t>
      </w:r>
      <w:r w:rsidR="006B4792">
        <w:rPr>
          <w:color w:val="000000" w:themeColor="text1"/>
        </w:rPr>
        <w:t xml:space="preserve">a wider </w:t>
      </w:r>
      <w:r w:rsidR="00900087">
        <w:rPr>
          <w:color w:val="000000" w:themeColor="text1"/>
        </w:rPr>
        <w:t xml:space="preserve">potential role in </w:t>
      </w:r>
      <w:r w:rsidR="009C0D85">
        <w:rPr>
          <w:color w:val="000000" w:themeColor="text1"/>
        </w:rPr>
        <w:t xml:space="preserve">understanding </w:t>
      </w:r>
      <w:r w:rsidR="00E70366">
        <w:rPr>
          <w:color w:val="000000" w:themeColor="text1"/>
        </w:rPr>
        <w:t xml:space="preserve">the evolution </w:t>
      </w:r>
      <w:r w:rsidR="009C0D85">
        <w:rPr>
          <w:color w:val="000000" w:themeColor="text1"/>
        </w:rPr>
        <w:t>of</w:t>
      </w:r>
      <w:r w:rsidR="00900087">
        <w:rPr>
          <w:color w:val="000000" w:themeColor="text1"/>
        </w:rPr>
        <w:t xml:space="preserve"> predator</w:t>
      </w:r>
      <w:r w:rsidR="006B4792">
        <w:rPr>
          <w:color w:val="000000" w:themeColor="text1"/>
        </w:rPr>
        <w:t>-prey</w:t>
      </w:r>
      <w:r w:rsidR="00900087">
        <w:rPr>
          <w:color w:val="000000" w:themeColor="text1"/>
        </w:rPr>
        <w:t xml:space="preserve"> </w:t>
      </w:r>
      <w:r w:rsidR="006B4792">
        <w:rPr>
          <w:color w:val="000000" w:themeColor="text1"/>
        </w:rPr>
        <w:t xml:space="preserve">coevolution </w:t>
      </w:r>
      <w:r w:rsidR="00900087">
        <w:rPr>
          <w:color w:val="000000" w:themeColor="text1"/>
        </w:rPr>
        <w:t>in general.</w:t>
      </w:r>
    </w:p>
    <w:p w14:paraId="2E6D9D21" w14:textId="77777777" w:rsidR="00E37799" w:rsidRPr="00E37799" w:rsidRDefault="00E37799" w:rsidP="00D91852">
      <w:pPr>
        <w:spacing w:line="360" w:lineRule="auto"/>
        <w:outlineLvl w:val="0"/>
        <w:rPr>
          <w:color w:val="000000" w:themeColor="text1"/>
        </w:rPr>
      </w:pPr>
    </w:p>
    <w:p w14:paraId="0C3C5186" w14:textId="227470E9" w:rsidR="00445922" w:rsidRDefault="008A5188" w:rsidP="003D13F7">
      <w:pPr>
        <w:spacing w:line="360" w:lineRule="auto"/>
        <w:outlineLvl w:val="0"/>
      </w:pPr>
      <w:r w:rsidRPr="003B3813">
        <w:rPr>
          <w:b/>
        </w:rPr>
        <w:t>Keywords:</w:t>
      </w:r>
      <w:r>
        <w:t xml:space="preserve"> Venom</w:t>
      </w:r>
      <w:r w:rsidR="00ED42A7">
        <w:t>,</w:t>
      </w:r>
      <w:r>
        <w:t xml:space="preserve"> Body size, Comparative analysis, Scaling, trophic ecology, </w:t>
      </w:r>
      <w:proofErr w:type="spellStart"/>
      <w:r>
        <w:t>Macroecology</w:t>
      </w:r>
      <w:proofErr w:type="spellEnd"/>
      <w:r>
        <w:t>, LD</w:t>
      </w:r>
      <w:r w:rsidRPr="008A5188">
        <w:rPr>
          <w:vertAlign w:val="subscript"/>
        </w:rPr>
        <w:t>50</w:t>
      </w:r>
      <w:r>
        <w:t>, phylogenetic analysis</w:t>
      </w:r>
    </w:p>
    <w:p w14:paraId="07844C93" w14:textId="77777777" w:rsidR="00E37799" w:rsidRDefault="00E37799" w:rsidP="003D13F7">
      <w:pPr>
        <w:spacing w:line="360" w:lineRule="auto"/>
        <w:outlineLvl w:val="0"/>
        <w:rPr>
          <w:b/>
        </w:rPr>
      </w:pPr>
    </w:p>
    <w:p w14:paraId="797A5680" w14:textId="77777777" w:rsidR="00E37799" w:rsidRDefault="00E37799" w:rsidP="003D13F7">
      <w:pPr>
        <w:spacing w:line="360" w:lineRule="auto"/>
        <w:outlineLvl w:val="0"/>
        <w:rPr>
          <w:b/>
        </w:rPr>
      </w:pPr>
    </w:p>
    <w:p w14:paraId="6555680E" w14:textId="77777777" w:rsidR="00E37799" w:rsidRDefault="00E37799" w:rsidP="003D13F7">
      <w:pPr>
        <w:spacing w:line="360" w:lineRule="auto"/>
        <w:outlineLvl w:val="0"/>
        <w:rPr>
          <w:b/>
        </w:rPr>
      </w:pPr>
    </w:p>
    <w:p w14:paraId="1885CF29" w14:textId="77777777" w:rsidR="00E37799" w:rsidRDefault="00E37799" w:rsidP="003D13F7">
      <w:pPr>
        <w:spacing w:line="360" w:lineRule="auto"/>
        <w:outlineLvl w:val="0"/>
        <w:rPr>
          <w:b/>
        </w:rPr>
      </w:pPr>
    </w:p>
    <w:p w14:paraId="606904DA" w14:textId="77777777" w:rsidR="00E37799" w:rsidRDefault="00E37799" w:rsidP="003D13F7">
      <w:pPr>
        <w:spacing w:line="360" w:lineRule="auto"/>
        <w:outlineLvl w:val="0"/>
        <w:rPr>
          <w:b/>
        </w:rPr>
      </w:pPr>
    </w:p>
    <w:p w14:paraId="37EBF870" w14:textId="77777777" w:rsidR="00E37799" w:rsidRDefault="00E37799" w:rsidP="003D13F7">
      <w:pPr>
        <w:spacing w:line="360" w:lineRule="auto"/>
        <w:outlineLvl w:val="0"/>
        <w:rPr>
          <w:b/>
        </w:rPr>
      </w:pPr>
    </w:p>
    <w:p w14:paraId="72A6A0F9" w14:textId="77777777" w:rsidR="00E37799" w:rsidRDefault="00E37799" w:rsidP="003D13F7">
      <w:pPr>
        <w:spacing w:line="360" w:lineRule="auto"/>
        <w:outlineLvl w:val="0"/>
        <w:rPr>
          <w:b/>
        </w:rPr>
      </w:pPr>
    </w:p>
    <w:p w14:paraId="7D7A6AD0" w14:textId="77777777" w:rsidR="00E37799" w:rsidRDefault="00E37799" w:rsidP="003D13F7">
      <w:pPr>
        <w:spacing w:line="360" w:lineRule="auto"/>
        <w:outlineLvl w:val="0"/>
        <w:rPr>
          <w:b/>
        </w:rPr>
      </w:pPr>
    </w:p>
    <w:p w14:paraId="32A5822B" w14:textId="77777777" w:rsidR="00E37799" w:rsidRDefault="00E37799" w:rsidP="003D13F7">
      <w:pPr>
        <w:spacing w:line="360" w:lineRule="auto"/>
        <w:outlineLvl w:val="0"/>
        <w:rPr>
          <w:b/>
        </w:rPr>
      </w:pPr>
    </w:p>
    <w:p w14:paraId="2CD4A296" w14:textId="01103A41" w:rsidR="005266A2" w:rsidRPr="00445922" w:rsidRDefault="005266A2" w:rsidP="003D13F7">
      <w:pPr>
        <w:spacing w:line="360" w:lineRule="auto"/>
        <w:outlineLvl w:val="0"/>
      </w:pPr>
      <w:commentRangeStart w:id="3"/>
      <w:r w:rsidRPr="006B0A42">
        <w:rPr>
          <w:b/>
        </w:rPr>
        <w:lastRenderedPageBreak/>
        <w:t>Intro</w:t>
      </w:r>
      <w:r w:rsidR="006B0A42" w:rsidRPr="006B0A42">
        <w:rPr>
          <w:b/>
        </w:rPr>
        <w:t>duction</w:t>
      </w:r>
      <w:commentRangeEnd w:id="3"/>
      <w:r w:rsidR="00ED4D0F">
        <w:rPr>
          <w:rStyle w:val="CommentReference"/>
        </w:rPr>
        <w:commentReference w:id="3"/>
      </w:r>
    </w:p>
    <w:p w14:paraId="1F2159CE" w14:textId="5E7987D0" w:rsidR="00D923A0" w:rsidRDefault="00F70783" w:rsidP="00D34705">
      <w:pPr>
        <w:spacing w:line="360" w:lineRule="auto"/>
        <w:ind w:firstLine="720"/>
      </w:pPr>
      <w:r>
        <w:t>Snake venom is perhaps best known for its ability to incapacitate or disrupt the physiological systems of animals</w:t>
      </w:r>
      <w:r w:rsidR="00462739">
        <w:t>. This is particularly well</w:t>
      </w:r>
      <w:r w:rsidR="00D143A9">
        <w:t xml:space="preserve"> </w:t>
      </w:r>
      <w:r>
        <w:t xml:space="preserve">demonstrated by </w:t>
      </w:r>
      <w:r w:rsidR="00FC6214">
        <w:t>extremely lethal species,</w:t>
      </w:r>
      <w:r>
        <w:t xml:space="preserve"> such as Russel’s viper (</w:t>
      </w:r>
      <w:proofErr w:type="spellStart"/>
      <w:r w:rsidRPr="00F32B46">
        <w:rPr>
          <w:i/>
        </w:rPr>
        <w:t>Daboia</w:t>
      </w:r>
      <w:proofErr w:type="spellEnd"/>
      <w:r w:rsidRPr="00F32B46">
        <w:rPr>
          <w:i/>
        </w:rPr>
        <w:t xml:space="preserve"> </w:t>
      </w:r>
      <w:proofErr w:type="spellStart"/>
      <w:r w:rsidRPr="00F32B46">
        <w:rPr>
          <w:i/>
        </w:rPr>
        <w:t>russelii</w:t>
      </w:r>
      <w:proofErr w:type="spellEnd"/>
      <w:r>
        <w:t xml:space="preserve">), which </w:t>
      </w:r>
      <w:r w:rsidRPr="00332BFB">
        <w:t>possess enough</w:t>
      </w:r>
      <w:r>
        <w:t xml:space="preserve"> potent venom</w:t>
      </w:r>
      <w:r w:rsidRPr="00332BFB">
        <w:t xml:space="preserve"> to incapacitate</w:t>
      </w:r>
      <w:r>
        <w:t xml:space="preserve"> tens of thousands of potential prey items </w:t>
      </w:r>
      <w:r w:rsidR="00D143A9">
        <w:t>(Figure 1)</w:t>
      </w:r>
      <w:r>
        <w:t>. From a human perspective this</w:t>
      </w:r>
      <w:r w:rsidR="005E167B">
        <w:t xml:space="preserve"> propert</w:t>
      </w:r>
      <w:r w:rsidR="0050288B">
        <w:t>y</w:t>
      </w:r>
      <w:r>
        <w:t xml:space="preserve"> of venom</w:t>
      </w:r>
      <w:r w:rsidR="005E167B">
        <w:t xml:space="preserve"> </w:t>
      </w:r>
      <w:r w:rsidR="0050288B">
        <w:t xml:space="preserve">has made </w:t>
      </w:r>
      <w:r w:rsidR="00FB0915">
        <w:t>it</w:t>
      </w:r>
      <w:r w:rsidR="005E167B">
        <w:t xml:space="preserve"> </w:t>
      </w:r>
      <w:r>
        <w:t xml:space="preserve">not only </w:t>
      </w:r>
      <w:r w:rsidR="003B5958" w:rsidRPr="00332BFB">
        <w:t xml:space="preserve">a source of novel biomedical compounds </w:t>
      </w:r>
      <w:r w:rsidR="00E002D0">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002D0">
        <w:fldChar w:fldCharType="separate"/>
      </w:r>
      <w:r w:rsidR="00631BE1">
        <w:rPr>
          <w:noProof/>
        </w:rPr>
        <w:t>(</w:t>
      </w:r>
      <w:hyperlink w:anchor="_ENREF_1" w:tooltip="Casewell, 2013 #1" w:history="1">
        <w:r w:rsidR="009A7204">
          <w:rPr>
            <w:noProof/>
          </w:rPr>
          <w:t>1</w:t>
        </w:r>
      </w:hyperlink>
      <w:r w:rsidR="00631BE1">
        <w:rPr>
          <w:noProof/>
        </w:rPr>
        <w:t>)</w:t>
      </w:r>
      <w:r w:rsidR="00E002D0">
        <w:fldChar w:fldCharType="end"/>
      </w:r>
      <w:r w:rsidR="00E002D0">
        <w:t xml:space="preserve"> </w:t>
      </w:r>
      <w:r>
        <w:t>but</w:t>
      </w:r>
      <w:r w:rsidRPr="00332BFB">
        <w:t xml:space="preserve"> </w:t>
      </w:r>
      <w:r w:rsidR="003B5958" w:rsidRPr="00332BFB">
        <w:t>also</w:t>
      </w:r>
      <w:r w:rsidR="00516519">
        <w:t xml:space="preserve"> a</w:t>
      </w:r>
      <w:r w:rsidR="003B5958" w:rsidRPr="00332BFB">
        <w:t xml:space="preserve"> major health </w:t>
      </w:r>
      <w:r w:rsidR="0050288B">
        <w:t>concern</w:t>
      </w:r>
      <w:r w:rsidR="0075083B">
        <w:t xml:space="preserve"> </w:t>
      </w:r>
      <w:r w:rsidR="003E47CF">
        <w:t>with</w:t>
      </w:r>
      <w:r w:rsidR="00013847">
        <w:t xml:space="preserve"> estimates of</w:t>
      </w:r>
      <w:r w:rsidR="003E47CF">
        <w:t xml:space="preserve"> up to 94,000</w:t>
      </w:r>
      <w:r w:rsidR="00013847">
        <w:t xml:space="preserve"> annual</w:t>
      </w:r>
      <w:r w:rsidR="003E47CF">
        <w:t xml:space="preserve"> death</w:t>
      </w:r>
      <w:r w:rsidR="00013847">
        <w:t>s</w:t>
      </w:r>
      <w:r w:rsidR="003E47CF">
        <w:t xml:space="preserve"> due to snakebites</w:t>
      </w:r>
      <w:r w:rsidR="00013847">
        <w:t xml:space="preserve"> </w:t>
      </w:r>
      <w:r w:rsidR="00E002D0">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E002D0">
        <w:fldChar w:fldCharType="separate"/>
      </w:r>
      <w:r w:rsidR="00631BE1">
        <w:rPr>
          <w:noProof/>
        </w:rPr>
        <w:t>(</w:t>
      </w:r>
      <w:hyperlink w:anchor="_ENREF_2" w:tooltip="Kasturiratne, 2008 #125" w:history="1">
        <w:r w:rsidR="009A7204">
          <w:rPr>
            <w:noProof/>
          </w:rPr>
          <w:t>2</w:t>
        </w:r>
      </w:hyperlink>
      <w:r w:rsidR="00631BE1">
        <w:rPr>
          <w:noProof/>
        </w:rPr>
        <w:t>)</w:t>
      </w:r>
      <w:r w:rsidR="00E002D0">
        <w:fldChar w:fldCharType="end"/>
      </w:r>
      <w:r w:rsidR="00E002D0">
        <w:t>.</w:t>
      </w:r>
      <w:r>
        <w:t xml:space="preserve"> </w:t>
      </w:r>
      <w:r w:rsidR="00F86E69">
        <w:t xml:space="preserve">Although </w:t>
      </w:r>
      <w:r w:rsidR="00D143A9">
        <w:t xml:space="preserve">particularly lethal venoms often </w:t>
      </w:r>
      <w:r w:rsidR="00FC6214">
        <w:t>gain the most</w:t>
      </w:r>
      <w:r w:rsidR="00D143A9">
        <w:t xml:space="preserve"> attention</w:t>
      </w:r>
      <w:r w:rsidR="00631BE1">
        <w:t xml:space="preserve"> </w:t>
      </w:r>
      <w:r w:rsidR="00631BE1">
        <w:fldChar w:fldCharType="begin"/>
      </w:r>
      <w:r w:rsidR="00631BE1">
        <w:instrText xml:space="preserve"> ADDIN EN.CITE &lt;EndNote&gt;&lt;Cite&gt;&lt;Author&gt;Weinstein&lt;/Author&gt;&lt;Year&gt;2011&lt;/Year&gt;&lt;RecNum&gt;205&lt;/RecNum&gt;&lt;DisplayText&gt;(3)&lt;/DisplayText&gt;&lt;record&gt;&lt;rec-number&gt;205&lt;/rec-number&gt;&lt;foreign-keys&gt;&lt;key app="EN" db-id="ax5t9ztwnxe5f8edetnp2tzne0aaff55ftr5" timestamp="1487069784"&gt;205&lt;/key&gt;&lt;/foreign-keys&gt;&lt;ref-type name="Book Section"&gt;5&lt;/ref-type&gt;&lt;contributors&gt;&lt;authors&gt;&lt;author&gt;Weinstein, Scott A&lt;/author&gt;&lt;author&gt;Warrell, David A&lt;/author&gt;&lt;author&gt;White, Julian&lt;/author&gt;&lt;author&gt;Keyler, DE&lt;/author&gt;&lt;/authors&gt;&lt;/contributors&gt;&lt;titles&gt;&lt;title&gt;Venomous&amp;quot; bites from non-venomous snakes&lt;/title&gt;&lt;secondary-title&gt;A Critical Analysis of Risk and Management of “Colubrid” Snake Bites&lt;/secondary-title&gt;&lt;/titles&gt;&lt;dates&gt;&lt;year&gt;2011&lt;/year&gt;&lt;/dates&gt;&lt;publisher&gt;Elsevier London&lt;/publisher&gt;&lt;urls&gt;&lt;/urls&gt;&lt;/record&gt;&lt;/Cite&gt;&lt;/EndNote&gt;</w:instrText>
      </w:r>
      <w:r w:rsidR="00631BE1">
        <w:fldChar w:fldCharType="separate"/>
      </w:r>
      <w:r w:rsidR="00631BE1">
        <w:rPr>
          <w:noProof/>
        </w:rPr>
        <w:t>(</w:t>
      </w:r>
      <w:hyperlink w:anchor="_ENREF_3" w:tooltip="Weinstein, 2011 #205" w:history="1">
        <w:r w:rsidR="009A7204">
          <w:rPr>
            <w:noProof/>
          </w:rPr>
          <w:t>3</w:t>
        </w:r>
      </w:hyperlink>
      <w:r w:rsidR="00631BE1">
        <w:rPr>
          <w:noProof/>
        </w:rPr>
        <w:t>)</w:t>
      </w:r>
      <w:r w:rsidR="00631BE1">
        <w:fldChar w:fldCharType="end"/>
      </w:r>
      <w:r w:rsidR="00D143A9">
        <w:t>,</w:t>
      </w:r>
      <w:r>
        <w:t xml:space="preserve"> </w:t>
      </w:r>
      <w:r w:rsidR="00D143A9">
        <w:t xml:space="preserve">the </w:t>
      </w:r>
      <w:r>
        <w:t>ability to incapacitate prey</w:t>
      </w:r>
      <w:r w:rsidR="001C6CF3">
        <w:t xml:space="preserve"> using venom</w:t>
      </w:r>
      <w:r w:rsidR="00D143A9">
        <w:t xml:space="preserve"> ranges widely amount snake species</w:t>
      </w:r>
      <w:r w:rsidR="001C6CF3">
        <w:t xml:space="preserve">, from </w:t>
      </w:r>
      <w:r w:rsidR="00D143A9">
        <w:t>those</w:t>
      </w:r>
      <w:r w:rsidR="001C6CF3">
        <w:t xml:space="preserve"> unable to incapacitate </w:t>
      </w:r>
      <w:r w:rsidR="00A425F7">
        <w:t xml:space="preserve">animals larger than a few grams to </w:t>
      </w:r>
      <w:r w:rsidR="00D143A9">
        <w:t>species</w:t>
      </w:r>
      <w:r w:rsidR="00A425F7">
        <w:t xml:space="preserve"> capable of subduing in excess of 10,000 </w:t>
      </w:r>
      <w:r w:rsidR="00D143A9">
        <w:t>laboratory</w:t>
      </w:r>
      <w:r w:rsidR="00A425F7">
        <w:t xml:space="preserve"> animals (figure 1). </w:t>
      </w:r>
      <w:r w:rsidR="00F86E69">
        <w:t>While</w:t>
      </w:r>
      <w:r>
        <w:t xml:space="preserve"> understanding this variation</w:t>
      </w:r>
      <w:r w:rsidR="00D143A9">
        <w:t xml:space="preserve"> </w:t>
      </w:r>
      <w:r w:rsidR="00F86E69">
        <w:t xml:space="preserve">is important from </w:t>
      </w:r>
      <w:r w:rsidR="00D143A9">
        <w:t>both medical</w:t>
      </w:r>
      <w:r w:rsidR="00F86E69">
        <w:t xml:space="preserve"> </w:t>
      </w:r>
      <w:r w:rsidR="00631BE1">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631BE1">
        <w:fldChar w:fldCharType="separate"/>
      </w:r>
      <w:r w:rsidR="00631BE1">
        <w:rPr>
          <w:noProof/>
        </w:rPr>
        <w:t>(</w:t>
      </w:r>
      <w:hyperlink w:anchor="_ENREF_2" w:tooltip="Kasturiratne, 2008 #125" w:history="1">
        <w:r w:rsidR="009A7204">
          <w:rPr>
            <w:noProof/>
          </w:rPr>
          <w:t>2</w:t>
        </w:r>
      </w:hyperlink>
      <w:r w:rsidR="00631BE1">
        <w:rPr>
          <w:noProof/>
        </w:rPr>
        <w:t>)</w:t>
      </w:r>
      <w:r w:rsidR="00631BE1">
        <w:fldChar w:fldCharType="end"/>
      </w:r>
      <w:r w:rsidR="00631BE1">
        <w:t xml:space="preserve"> </w:t>
      </w:r>
      <w:r w:rsidR="00D143A9">
        <w:t xml:space="preserve">and evolutionary viewpoint </w:t>
      </w:r>
      <w:r w:rsidR="00631BE1">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631BE1">
        <w:fldChar w:fldCharType="separate"/>
      </w:r>
      <w:r w:rsidR="00631BE1">
        <w:rPr>
          <w:noProof/>
        </w:rPr>
        <w:t>(</w:t>
      </w:r>
      <w:hyperlink w:anchor="_ENREF_1" w:tooltip="Casewell, 2013 #1" w:history="1">
        <w:r w:rsidR="009A7204">
          <w:rPr>
            <w:noProof/>
          </w:rPr>
          <w:t>1</w:t>
        </w:r>
      </w:hyperlink>
      <w:r w:rsidR="00631BE1">
        <w:rPr>
          <w:noProof/>
        </w:rPr>
        <w:t>)</w:t>
      </w:r>
      <w:r w:rsidR="00631BE1">
        <w:fldChar w:fldCharType="end"/>
      </w:r>
      <w:r w:rsidR="00631BE1">
        <w:t xml:space="preserve"> </w:t>
      </w:r>
      <w:r w:rsidR="00D143A9">
        <w:t xml:space="preserve">little is known about the drivers of this </w:t>
      </w:r>
      <w:r w:rsidR="00770466">
        <w:t>disparity</w:t>
      </w:r>
      <w:r w:rsidR="00D143A9">
        <w:t xml:space="preserve"> amongst species. For example, </w:t>
      </w:r>
      <w:r w:rsidR="00F86E69">
        <w:t xml:space="preserve">while several studies have explored whether venoms </w:t>
      </w:r>
      <w:r w:rsidR="00D923A0">
        <w:t xml:space="preserve">have </w:t>
      </w:r>
      <w:r w:rsidR="00F86E69">
        <w:t xml:space="preserve">evolved higher potency towards species commonly found in the diet </w:t>
      </w:r>
      <w:r w:rsidR="00631BE1">
        <w:fldChar w:fldCharType="begin">
          <w:fldData xml:space="preserve">PEVuZE5vdGU+PENpdGU+PEF1dGhvcj5CYXJsb3c8L0F1dGhvcj48WWVhcj4yMDA5PC9ZZWFyPjxS
ZWNOdW0+MjwvUmVjTnVtPjxEaXNwbGF5VGV4dD4oNC03KTwvRGlzcGxheVRleHQ+PHJlY29yZD48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B96137">
        <w:instrText xml:space="preserve"> ADDIN EN.CITE </w:instrText>
      </w:r>
      <w:r w:rsidR="00B96137">
        <w:fldChar w:fldCharType="begin">
          <w:fldData xml:space="preserve">PEVuZE5vdGU+PENpdGU+PEF1dGhvcj5CYXJsb3c8L0F1dGhvcj48WWVhcj4yMDA5PC9ZZWFyPjxS
ZWNOdW0+MjwvUmVjTnVtPjxEaXNwbGF5VGV4dD4oNC03KTwvRGlzcGxheVRleHQ+PHJlY29yZD48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B96137">
        <w:instrText xml:space="preserve"> ADDIN EN.CITE.DATA </w:instrText>
      </w:r>
      <w:r w:rsidR="00B96137">
        <w:fldChar w:fldCharType="end"/>
      </w:r>
      <w:r w:rsidR="00631BE1">
        <w:fldChar w:fldCharType="separate"/>
      </w:r>
      <w:r w:rsidR="00B96137">
        <w:rPr>
          <w:noProof/>
        </w:rPr>
        <w:t>(</w:t>
      </w:r>
      <w:hyperlink w:anchor="_ENREF_4" w:tooltip="Barlow, 2009 #2" w:history="1">
        <w:r w:rsidR="009A7204">
          <w:rPr>
            <w:noProof/>
          </w:rPr>
          <w:t>4-7</w:t>
        </w:r>
      </w:hyperlink>
      <w:r w:rsidR="00B96137">
        <w:rPr>
          <w:noProof/>
        </w:rPr>
        <w:t>)</w:t>
      </w:r>
      <w:r w:rsidR="00631BE1">
        <w:fldChar w:fldCharType="end"/>
      </w:r>
      <w:r w:rsidR="00F86E69">
        <w:t xml:space="preserve">, these are typically focused at lower taxonomic. </w:t>
      </w:r>
      <w:r w:rsidR="00D923A0">
        <w:t xml:space="preserve">Such a </w:t>
      </w:r>
      <w:r w:rsidR="00F86E69">
        <w:t>lack of comparisons across broad taxonomic ranges has made inferences of general patterns</w:t>
      </w:r>
      <w:r w:rsidR="00D923A0">
        <w:t xml:space="preserve"> of the evolution of venoms functional ability</w:t>
      </w:r>
      <w:r w:rsidR="00F86E69">
        <w:t xml:space="preserve"> difficult, so much so that </w:t>
      </w:r>
      <w:r w:rsidR="00D923A0">
        <w:t>the general</w:t>
      </w:r>
      <w:r w:rsidR="00F86E69">
        <w:t xml:space="preserve"> </w:t>
      </w:r>
      <w:r w:rsidR="00D923A0">
        <w:t xml:space="preserve">role of </w:t>
      </w:r>
      <w:r w:rsidR="00F86E69">
        <w:t>prey identity</w:t>
      </w:r>
      <w:r w:rsidR="00D923A0">
        <w:t xml:space="preserve"> on venom evolution</w:t>
      </w:r>
      <w:r w:rsidR="00F86E69">
        <w:t xml:space="preserve"> is still under question </w:t>
      </w:r>
      <w:r w:rsidR="00B96137">
        <w:fldChar w:fldCharType="begin"/>
      </w:r>
      <w:r w:rsidR="00B96137">
        <w:instrText xml:space="preserve"> ADDIN EN.CITE &lt;EndNote&gt;&lt;Cite&gt;&lt;Author&gt;Sasa&lt;/Author&gt;&lt;Year&gt;1999&lt;/Year&gt;&lt;RecNum&gt;3&lt;/RecNum&gt;&lt;DisplayText&gt;(8, 9)&lt;/DisplayText&gt;&lt;record&gt;&lt;rec-number&gt;3&lt;/rec-number&gt;&lt;foreign-keys&gt;&lt;key app="EN" db-id="ax5t9ztwnxe5f8edetnp2tzne0aaff55ftr5" timestamp="1457286239"&gt;3&lt;/key&gt;&lt;/foreign-keys&gt;&lt;ref-type name="Journal Article"&gt;17&lt;/ref-type&gt;&lt;contributors&gt;&lt;authors&gt;&lt;author&gt;Sasa, Mahmood&lt;/author&gt;&lt;/authors&gt;&lt;/contributors&gt;&lt;titles&gt;&lt;title&gt;Diet and snake venom evolution: can local selection alone explain intraspecific venom variation?&lt;/title&gt;&lt;secondary-title&gt;TOXICON-OXFORD-&lt;/secondary-title&gt;&lt;/titles&gt;&lt;periodical&gt;&lt;full-title&gt;TOXICON-OXFORD-&lt;/full-title&gt;&lt;/periodical&gt;&lt;pages&gt;249-252&lt;/pages&gt;&lt;volume&gt;37&lt;/volume&gt;&lt;dates&gt;&lt;year&gt;1999&lt;/year&gt;&lt;/dates&gt;&lt;isbn&gt;0041-0101&lt;/isbn&gt;&lt;urls&gt;&lt;/urls&gt;&lt;/record&gt;&lt;/Cite&gt;&lt;Cite&gt;&lt;Author&gt;Mebs&lt;/Author&gt;&lt;Year&gt;2001&lt;/Year&gt;&lt;RecNum&gt;4&lt;/RecNum&gt;&lt;record&gt;&lt;rec-number&gt;4&lt;/rec-number&gt;&lt;foreign-keys&gt;&lt;key app="EN" db-id="ax5t9ztwnxe5f8edetnp2tzne0aaff55ftr5" timestamp="1457287058"&gt;4&lt;/key&gt;&lt;/foreign-keys&gt;&lt;ref-type name="Journal Article"&gt;17&lt;/ref-type&gt;&lt;contributors&gt;&lt;authors&gt;&lt;author&gt;Mebs, Dietrich&lt;/author&gt;&lt;/authors&gt;&lt;/contributors&gt;&lt;titles&gt;&lt;title&gt;Toxicity in animals. Trends in evolution?&lt;/title&gt;&lt;secondary-title&gt;Toxicon&lt;/secondary-title&gt;&lt;/titles&gt;&lt;periodical&gt;&lt;full-title&gt;Toxicon&lt;/full-title&gt;&lt;/periodical&gt;&lt;pages&gt;87-96&lt;/pages&gt;&lt;volume&gt;39&lt;/volume&gt;&lt;number&gt;1&lt;/number&gt;&lt;dates&gt;&lt;year&gt;2001&lt;/year&gt;&lt;/dates&gt;&lt;isbn&gt;0041-0101&lt;/isbn&gt;&lt;urls&gt;&lt;/urls&gt;&lt;/record&gt;&lt;/Cite&gt;&lt;/EndNote&gt;</w:instrText>
      </w:r>
      <w:r w:rsidR="00B96137">
        <w:fldChar w:fldCharType="separate"/>
      </w:r>
      <w:r w:rsidR="00B96137">
        <w:rPr>
          <w:noProof/>
        </w:rPr>
        <w:t>(</w:t>
      </w:r>
      <w:hyperlink w:anchor="_ENREF_8" w:tooltip="Sasa, 1999 #3" w:history="1">
        <w:r w:rsidR="009A7204">
          <w:rPr>
            <w:noProof/>
          </w:rPr>
          <w:t>8</w:t>
        </w:r>
      </w:hyperlink>
      <w:r w:rsidR="00B96137">
        <w:rPr>
          <w:noProof/>
        </w:rPr>
        <w:t xml:space="preserve">, </w:t>
      </w:r>
      <w:hyperlink w:anchor="_ENREF_9" w:tooltip="Mebs, 2001 #4" w:history="1">
        <w:r w:rsidR="009A7204">
          <w:rPr>
            <w:noProof/>
          </w:rPr>
          <w:t>9</w:t>
        </w:r>
      </w:hyperlink>
      <w:r w:rsidR="00B96137">
        <w:rPr>
          <w:noProof/>
        </w:rPr>
        <w:t>)</w:t>
      </w:r>
      <w:r w:rsidR="00B96137">
        <w:fldChar w:fldCharType="end"/>
      </w:r>
      <w:r w:rsidR="00F86E69">
        <w:t xml:space="preserve">. </w:t>
      </w:r>
      <w:r w:rsidR="00D923A0">
        <w:t xml:space="preserve">Here we conduct a comparative analysis across a diverse range of venomous snakes allowing us to not only test patterns related to venom evolution but also test the importance </w:t>
      </w:r>
      <w:r w:rsidR="00D34705">
        <w:t>of potential drivers of predator trait evolution in general.</w:t>
      </w:r>
    </w:p>
    <w:p w14:paraId="272E18DD" w14:textId="77777777" w:rsidR="00770466" w:rsidRDefault="00770466" w:rsidP="00F86E69">
      <w:pPr>
        <w:spacing w:line="360" w:lineRule="auto"/>
      </w:pPr>
    </w:p>
    <w:p w14:paraId="2AC01CFB" w14:textId="15AD5DE6" w:rsidR="00F70783" w:rsidRDefault="00A425F7" w:rsidP="00D3303D">
      <w:pPr>
        <w:spacing w:line="360" w:lineRule="auto"/>
        <w:jc w:val="center"/>
      </w:pPr>
      <w:r>
        <w:rPr>
          <w:noProof/>
        </w:rPr>
        <w:lastRenderedPageBreak/>
        <w:drawing>
          <wp:inline distT="0" distB="0" distL="0" distR="0" wp14:anchorId="03082271" wp14:editId="3E0E985A">
            <wp:extent cx="4623435" cy="4186797"/>
            <wp:effectExtent l="0" t="0" r="0" b="0"/>
            <wp:docPr id="3" name="Picture 3" descr="Hist_table_fi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_table_fin.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5499" cy="4188666"/>
                    </a:xfrm>
                    <a:prstGeom prst="rect">
                      <a:avLst/>
                    </a:prstGeom>
                    <a:noFill/>
                    <a:ln>
                      <a:noFill/>
                    </a:ln>
                  </pic:spPr>
                </pic:pic>
              </a:graphicData>
            </a:graphic>
          </wp:inline>
        </w:drawing>
      </w:r>
    </w:p>
    <w:p w14:paraId="03467801" w14:textId="14B5918B" w:rsidR="004F4D94" w:rsidRPr="0069362A" w:rsidRDefault="004F4D94" w:rsidP="00D3303D">
      <w:pPr>
        <w:spacing w:line="360" w:lineRule="auto"/>
        <w:rPr>
          <w:sz w:val="20"/>
          <w:szCs w:val="20"/>
          <w:lang w:val="en-IE"/>
        </w:rPr>
      </w:pPr>
      <w:r w:rsidRPr="0069362A">
        <w:rPr>
          <w:sz w:val="20"/>
          <w:szCs w:val="20"/>
          <w:lang w:val="en-IE"/>
        </w:rPr>
        <w:t xml:space="preserve">Figure 1. </w:t>
      </w:r>
      <w:r w:rsidR="00EF254F" w:rsidRPr="0069362A">
        <w:rPr>
          <w:sz w:val="20"/>
          <w:szCs w:val="20"/>
          <w:lang w:val="en-IE"/>
        </w:rPr>
        <w:t>Histogram and density plot of the animal mass (kg) that snakes species can impart a 50% mortality rate on (</w:t>
      </w:r>
      <w:r w:rsidR="0069362A">
        <w:rPr>
          <w:sz w:val="20"/>
          <w:szCs w:val="20"/>
          <w:lang w:val="en-IE"/>
        </w:rPr>
        <w:t>282 observations,</w:t>
      </w:r>
      <w:r w:rsidR="005B016A">
        <w:rPr>
          <w:sz w:val="20"/>
          <w:szCs w:val="20"/>
          <w:lang w:val="en-IE"/>
        </w:rPr>
        <w:t xml:space="preserve"> 104</w:t>
      </w:r>
      <w:r w:rsidR="00EF254F" w:rsidRPr="0069362A">
        <w:rPr>
          <w:sz w:val="20"/>
          <w:szCs w:val="20"/>
          <w:lang w:val="en-IE"/>
        </w:rPr>
        <w:t xml:space="preserve"> species). This was calculated as LD</w:t>
      </w:r>
      <w:r w:rsidR="00EF254F" w:rsidRPr="0069362A">
        <w:rPr>
          <w:sz w:val="20"/>
          <w:szCs w:val="20"/>
          <w:vertAlign w:val="subscript"/>
          <w:lang w:val="en-IE"/>
        </w:rPr>
        <w:t>50</w:t>
      </w:r>
      <w:r w:rsidR="00EF254F" w:rsidRPr="0069362A">
        <w:rPr>
          <w:sz w:val="20"/>
          <w:szCs w:val="20"/>
          <w:lang w:val="en-IE"/>
        </w:rPr>
        <w:t xml:space="preserve"> (mg/kg) by the average volume of dried venom available to a species. Measurement routes of LD</w:t>
      </w:r>
      <w:r w:rsidR="00EF254F" w:rsidRPr="0069362A">
        <w:rPr>
          <w:sz w:val="20"/>
          <w:szCs w:val="20"/>
          <w:vertAlign w:val="subscript"/>
          <w:lang w:val="en-IE"/>
        </w:rPr>
        <w:t>50</w:t>
      </w:r>
      <w:r w:rsidR="00EF254F" w:rsidRPr="0069362A">
        <w:rPr>
          <w:sz w:val="20"/>
          <w:szCs w:val="20"/>
          <w:lang w:val="en-IE"/>
        </w:rPr>
        <w:t xml:space="preserve"> are shown for IP (light blue), IM (dark blue), IV (red) and SC (orange). Spec</w:t>
      </w:r>
      <w:r w:rsidR="009C28C2" w:rsidRPr="0069362A">
        <w:rPr>
          <w:sz w:val="20"/>
          <w:szCs w:val="20"/>
          <w:lang w:val="en-IE"/>
        </w:rPr>
        <w:t>ies form left to right are</w:t>
      </w:r>
      <w:r w:rsidR="009C28C2" w:rsidRPr="0069362A">
        <w:rPr>
          <w:sz w:val="20"/>
          <w:szCs w:val="20"/>
        </w:rPr>
        <w:t xml:space="preserve"> </w:t>
      </w:r>
      <w:r w:rsidR="0069362A" w:rsidRPr="005B016A">
        <w:rPr>
          <w:i/>
          <w:sz w:val="20"/>
          <w:szCs w:val="20"/>
          <w:lang w:val="en-IE"/>
        </w:rPr>
        <w:t xml:space="preserve">Thamnophis </w:t>
      </w:r>
      <w:proofErr w:type="spellStart"/>
      <w:r w:rsidR="009C28C2" w:rsidRPr="005B016A">
        <w:rPr>
          <w:i/>
          <w:sz w:val="20"/>
          <w:szCs w:val="20"/>
          <w:lang w:val="en-IE"/>
        </w:rPr>
        <w:t>elegans</w:t>
      </w:r>
      <w:proofErr w:type="spellEnd"/>
      <w:r w:rsidR="009C28C2" w:rsidRPr="005B016A">
        <w:rPr>
          <w:i/>
          <w:sz w:val="20"/>
          <w:szCs w:val="20"/>
          <w:lang w:val="en-IE"/>
        </w:rPr>
        <w:t xml:space="preserve">, </w:t>
      </w:r>
      <w:proofErr w:type="spellStart"/>
      <w:r w:rsidR="0069362A" w:rsidRPr="005B016A">
        <w:rPr>
          <w:i/>
          <w:sz w:val="20"/>
          <w:szCs w:val="20"/>
          <w:lang w:val="en-IE"/>
        </w:rPr>
        <w:t>Emydocephalus</w:t>
      </w:r>
      <w:proofErr w:type="spellEnd"/>
      <w:r w:rsidR="0069362A" w:rsidRPr="005B016A">
        <w:rPr>
          <w:i/>
          <w:sz w:val="20"/>
          <w:szCs w:val="20"/>
          <w:lang w:val="en-IE"/>
        </w:rPr>
        <w:t xml:space="preserve"> </w:t>
      </w:r>
      <w:proofErr w:type="spellStart"/>
      <w:r w:rsidR="009C28C2" w:rsidRPr="005B016A">
        <w:rPr>
          <w:i/>
          <w:sz w:val="20"/>
          <w:szCs w:val="20"/>
          <w:lang w:val="en-IE"/>
        </w:rPr>
        <w:t>annulatus</w:t>
      </w:r>
      <w:proofErr w:type="spellEnd"/>
      <w:r w:rsidR="009C28C2" w:rsidRPr="005B016A">
        <w:rPr>
          <w:i/>
          <w:sz w:val="20"/>
          <w:szCs w:val="20"/>
          <w:lang w:val="en-IE"/>
        </w:rPr>
        <w:t xml:space="preserve">, </w:t>
      </w:r>
      <w:proofErr w:type="spellStart"/>
      <w:r w:rsidR="0069362A" w:rsidRPr="005B016A">
        <w:rPr>
          <w:i/>
          <w:sz w:val="20"/>
          <w:szCs w:val="20"/>
          <w:lang w:val="en-IE"/>
        </w:rPr>
        <w:t>Causus</w:t>
      </w:r>
      <w:proofErr w:type="spellEnd"/>
      <w:r w:rsidR="0069362A" w:rsidRPr="005B016A">
        <w:rPr>
          <w:i/>
          <w:sz w:val="20"/>
          <w:szCs w:val="20"/>
          <w:lang w:val="en-IE"/>
        </w:rPr>
        <w:t xml:space="preserve"> </w:t>
      </w:r>
      <w:proofErr w:type="spellStart"/>
      <w:r w:rsidR="009C28C2" w:rsidRPr="005B016A">
        <w:rPr>
          <w:i/>
          <w:sz w:val="20"/>
          <w:szCs w:val="20"/>
          <w:lang w:val="en-IE"/>
        </w:rPr>
        <w:t>rhombeatus</w:t>
      </w:r>
      <w:proofErr w:type="spellEnd"/>
      <w:r w:rsidR="009C28C2" w:rsidRPr="00796631">
        <w:rPr>
          <w:i/>
          <w:color w:val="000000" w:themeColor="text1"/>
          <w:sz w:val="20"/>
          <w:szCs w:val="20"/>
          <w:lang w:val="en-IE"/>
        </w:rPr>
        <w:t xml:space="preserve">, </w:t>
      </w:r>
      <w:proofErr w:type="spellStart"/>
      <w:r w:rsidR="0069362A" w:rsidRPr="00796631">
        <w:rPr>
          <w:rFonts w:cs="Monaco"/>
          <w:i/>
          <w:color w:val="000000" w:themeColor="text1"/>
          <w:sz w:val="20"/>
          <w:szCs w:val="20"/>
        </w:rPr>
        <w:t>Atractaspis</w:t>
      </w:r>
      <w:proofErr w:type="spellEnd"/>
      <w:r w:rsidR="0069362A" w:rsidRPr="00796631">
        <w:rPr>
          <w:rFonts w:cs="Monaco"/>
          <w:i/>
          <w:color w:val="000000" w:themeColor="text1"/>
          <w:sz w:val="20"/>
          <w:szCs w:val="20"/>
        </w:rPr>
        <w:t xml:space="preserve"> </w:t>
      </w:r>
      <w:proofErr w:type="spellStart"/>
      <w:r w:rsidR="009C28C2" w:rsidRPr="00796631">
        <w:rPr>
          <w:rFonts w:cs="Monaco"/>
          <w:i/>
          <w:color w:val="000000" w:themeColor="text1"/>
          <w:sz w:val="20"/>
          <w:szCs w:val="20"/>
        </w:rPr>
        <w:t>bibronii</w:t>
      </w:r>
      <w:proofErr w:type="spellEnd"/>
      <w:r w:rsidR="009C28C2" w:rsidRPr="00796631">
        <w:rPr>
          <w:rFonts w:cs="Monaco"/>
          <w:i/>
          <w:color w:val="000000" w:themeColor="text1"/>
          <w:sz w:val="20"/>
          <w:szCs w:val="20"/>
        </w:rPr>
        <w:t xml:space="preserve">, </w:t>
      </w:r>
      <w:proofErr w:type="spellStart"/>
      <w:r w:rsidR="0069362A" w:rsidRPr="00796631">
        <w:rPr>
          <w:rFonts w:cs="Monaco"/>
          <w:i/>
          <w:color w:val="000000" w:themeColor="text1"/>
          <w:sz w:val="20"/>
          <w:szCs w:val="20"/>
        </w:rPr>
        <w:t>Hydrophis</w:t>
      </w:r>
      <w:proofErr w:type="spellEnd"/>
      <w:r w:rsidR="0069362A" w:rsidRPr="00796631">
        <w:rPr>
          <w:rFonts w:cs="Monaco"/>
          <w:i/>
          <w:color w:val="000000" w:themeColor="text1"/>
          <w:sz w:val="20"/>
          <w:szCs w:val="20"/>
        </w:rPr>
        <w:t xml:space="preserve"> </w:t>
      </w:r>
      <w:proofErr w:type="spellStart"/>
      <w:r w:rsidR="009C28C2" w:rsidRPr="00796631">
        <w:rPr>
          <w:rFonts w:cs="Monaco"/>
          <w:i/>
          <w:color w:val="000000" w:themeColor="text1"/>
          <w:sz w:val="20"/>
          <w:szCs w:val="20"/>
        </w:rPr>
        <w:t>elegans</w:t>
      </w:r>
      <w:proofErr w:type="spellEnd"/>
      <w:r w:rsidR="009C28C2" w:rsidRPr="00796631">
        <w:rPr>
          <w:rFonts w:cs="Monaco"/>
          <w:i/>
          <w:color w:val="000000" w:themeColor="text1"/>
          <w:sz w:val="20"/>
          <w:szCs w:val="20"/>
        </w:rPr>
        <w:t xml:space="preserve">, </w:t>
      </w:r>
      <w:proofErr w:type="spellStart"/>
      <w:r w:rsidR="0069362A" w:rsidRPr="00796631">
        <w:rPr>
          <w:rFonts w:cs="Monaco"/>
          <w:i/>
          <w:color w:val="000000" w:themeColor="text1"/>
          <w:sz w:val="20"/>
          <w:szCs w:val="20"/>
        </w:rPr>
        <w:t>Agkistrodon</w:t>
      </w:r>
      <w:proofErr w:type="spellEnd"/>
      <w:r w:rsidR="0069362A" w:rsidRPr="00796631">
        <w:rPr>
          <w:rFonts w:cs="Monaco"/>
          <w:i/>
          <w:color w:val="000000" w:themeColor="text1"/>
          <w:sz w:val="20"/>
          <w:szCs w:val="20"/>
        </w:rPr>
        <w:t xml:space="preserve"> </w:t>
      </w:r>
      <w:proofErr w:type="spellStart"/>
      <w:r w:rsidR="009C28C2" w:rsidRPr="00796631">
        <w:rPr>
          <w:rFonts w:cs="Monaco"/>
          <w:i/>
          <w:color w:val="000000" w:themeColor="text1"/>
          <w:sz w:val="20"/>
          <w:szCs w:val="20"/>
        </w:rPr>
        <w:t>piscivorus</w:t>
      </w:r>
      <w:proofErr w:type="spellEnd"/>
      <w:r w:rsidR="009C28C2" w:rsidRPr="00796631">
        <w:rPr>
          <w:i/>
          <w:color w:val="000000" w:themeColor="text1"/>
          <w:sz w:val="20"/>
          <w:szCs w:val="20"/>
          <w:lang w:val="en-IE"/>
        </w:rPr>
        <w:t xml:space="preserve">, </w:t>
      </w:r>
      <w:proofErr w:type="spellStart"/>
      <w:r w:rsidR="0069362A" w:rsidRPr="00796631">
        <w:rPr>
          <w:i/>
          <w:color w:val="000000" w:themeColor="text1"/>
          <w:sz w:val="20"/>
          <w:szCs w:val="20"/>
          <w:lang w:val="en-IE"/>
        </w:rPr>
        <w:t>Ophiophagus</w:t>
      </w:r>
      <w:proofErr w:type="spellEnd"/>
      <w:r w:rsidR="0069362A" w:rsidRPr="00796631">
        <w:rPr>
          <w:i/>
          <w:color w:val="000000" w:themeColor="text1"/>
          <w:sz w:val="20"/>
          <w:szCs w:val="20"/>
          <w:lang w:val="en-IE"/>
        </w:rPr>
        <w:t xml:space="preserve"> </w:t>
      </w:r>
      <w:proofErr w:type="spellStart"/>
      <w:r w:rsidR="009C28C2" w:rsidRPr="00796631">
        <w:rPr>
          <w:i/>
          <w:color w:val="000000" w:themeColor="text1"/>
          <w:sz w:val="20"/>
          <w:szCs w:val="20"/>
          <w:lang w:val="en-IE"/>
        </w:rPr>
        <w:t>hannah</w:t>
      </w:r>
      <w:proofErr w:type="spellEnd"/>
      <w:r w:rsidR="009C28C2" w:rsidRPr="00796631">
        <w:rPr>
          <w:i/>
          <w:color w:val="000000" w:themeColor="text1"/>
          <w:sz w:val="20"/>
          <w:szCs w:val="20"/>
          <w:lang w:val="en-IE"/>
        </w:rPr>
        <w:t xml:space="preserve">, </w:t>
      </w:r>
      <w:proofErr w:type="spellStart"/>
      <w:r w:rsidR="0069362A" w:rsidRPr="00796631">
        <w:rPr>
          <w:i/>
          <w:color w:val="000000" w:themeColor="text1"/>
          <w:sz w:val="20"/>
          <w:szCs w:val="20"/>
          <w:lang w:val="en-IE"/>
        </w:rPr>
        <w:t>Daboia</w:t>
      </w:r>
      <w:proofErr w:type="spellEnd"/>
      <w:r w:rsidR="0069362A" w:rsidRPr="00796631">
        <w:rPr>
          <w:i/>
          <w:color w:val="000000" w:themeColor="text1"/>
          <w:sz w:val="20"/>
          <w:szCs w:val="20"/>
          <w:lang w:val="en-IE"/>
        </w:rPr>
        <w:t xml:space="preserve"> </w:t>
      </w:r>
      <w:proofErr w:type="spellStart"/>
      <w:r w:rsidR="0069362A" w:rsidRPr="00796631">
        <w:rPr>
          <w:i/>
          <w:color w:val="000000" w:themeColor="text1"/>
          <w:sz w:val="20"/>
          <w:szCs w:val="20"/>
          <w:lang w:val="en-IE"/>
        </w:rPr>
        <w:t>russelii</w:t>
      </w:r>
      <w:proofErr w:type="spellEnd"/>
      <w:r w:rsidR="0069362A" w:rsidRPr="00796631">
        <w:rPr>
          <w:i/>
          <w:color w:val="000000" w:themeColor="text1"/>
          <w:sz w:val="20"/>
          <w:szCs w:val="20"/>
          <w:lang w:val="en-IE"/>
        </w:rPr>
        <w:t>,</w:t>
      </w:r>
      <w:r w:rsidR="0069362A" w:rsidRPr="00796631">
        <w:rPr>
          <w:i/>
          <w:color w:val="000000" w:themeColor="text1"/>
          <w:sz w:val="20"/>
          <w:szCs w:val="20"/>
        </w:rPr>
        <w:t xml:space="preserve"> </w:t>
      </w:r>
      <w:proofErr w:type="spellStart"/>
      <w:r w:rsidR="0069362A" w:rsidRPr="00796631">
        <w:rPr>
          <w:i/>
          <w:color w:val="000000" w:themeColor="text1"/>
          <w:sz w:val="20"/>
          <w:szCs w:val="20"/>
          <w:lang w:val="en-IE"/>
        </w:rPr>
        <w:t>Bungarus</w:t>
      </w:r>
      <w:proofErr w:type="spellEnd"/>
      <w:r w:rsidR="0069362A" w:rsidRPr="00796631">
        <w:rPr>
          <w:i/>
          <w:color w:val="000000" w:themeColor="text1"/>
          <w:sz w:val="20"/>
          <w:szCs w:val="20"/>
          <w:lang w:val="en-IE"/>
        </w:rPr>
        <w:t xml:space="preserve"> </w:t>
      </w:r>
      <w:proofErr w:type="spellStart"/>
      <w:r w:rsidR="0069362A" w:rsidRPr="00796631">
        <w:rPr>
          <w:i/>
          <w:color w:val="000000" w:themeColor="text1"/>
          <w:sz w:val="20"/>
          <w:szCs w:val="20"/>
          <w:lang w:val="en-IE"/>
        </w:rPr>
        <w:t>multicinctus</w:t>
      </w:r>
      <w:proofErr w:type="spellEnd"/>
      <w:r w:rsidR="0069362A" w:rsidRPr="00796631">
        <w:rPr>
          <w:i/>
          <w:color w:val="000000" w:themeColor="text1"/>
          <w:sz w:val="20"/>
          <w:szCs w:val="20"/>
          <w:lang w:val="en-IE"/>
        </w:rPr>
        <w:t xml:space="preserve">, </w:t>
      </w:r>
      <w:proofErr w:type="spellStart"/>
      <w:r w:rsidR="0069362A" w:rsidRPr="00796631">
        <w:rPr>
          <w:i/>
          <w:color w:val="000000" w:themeColor="text1"/>
          <w:sz w:val="20"/>
          <w:szCs w:val="20"/>
          <w:lang w:val="en-IE"/>
        </w:rPr>
        <w:t>Oxyuranus</w:t>
      </w:r>
      <w:proofErr w:type="spellEnd"/>
      <w:r w:rsidR="0069362A" w:rsidRPr="00796631">
        <w:rPr>
          <w:i/>
          <w:color w:val="000000" w:themeColor="text1"/>
          <w:sz w:val="20"/>
          <w:szCs w:val="20"/>
          <w:lang w:val="en-IE"/>
        </w:rPr>
        <w:t xml:space="preserve"> </w:t>
      </w:r>
      <w:proofErr w:type="spellStart"/>
      <w:r w:rsidR="0069362A" w:rsidRPr="00796631">
        <w:rPr>
          <w:i/>
          <w:color w:val="000000" w:themeColor="text1"/>
          <w:sz w:val="20"/>
          <w:szCs w:val="20"/>
          <w:lang w:val="en-IE"/>
        </w:rPr>
        <w:t>scutellatus</w:t>
      </w:r>
      <w:proofErr w:type="spellEnd"/>
      <w:r w:rsidR="0069362A" w:rsidRPr="0069362A">
        <w:rPr>
          <w:sz w:val="20"/>
          <w:szCs w:val="20"/>
          <w:lang w:val="en-IE"/>
        </w:rPr>
        <w:t>.</w:t>
      </w:r>
    </w:p>
    <w:p w14:paraId="15CB8E7F" w14:textId="77777777" w:rsidR="004F4D94" w:rsidRDefault="004F4D94" w:rsidP="003B5958">
      <w:pPr>
        <w:spacing w:line="360" w:lineRule="auto"/>
      </w:pPr>
    </w:p>
    <w:p w14:paraId="6C448872" w14:textId="77777777" w:rsidR="00EF254F" w:rsidRDefault="00EF254F" w:rsidP="003B5958">
      <w:pPr>
        <w:spacing w:line="360" w:lineRule="auto"/>
      </w:pPr>
    </w:p>
    <w:p w14:paraId="42B6FF06" w14:textId="19609EBB" w:rsidR="00361274" w:rsidRDefault="00F70783" w:rsidP="00D34705">
      <w:pPr>
        <w:spacing w:line="360" w:lineRule="auto"/>
        <w:ind w:firstLine="720"/>
      </w:pPr>
      <w:r>
        <w:t xml:space="preserve">Snake venom is </w:t>
      </w:r>
      <w:r w:rsidR="008B5D3A">
        <w:t xml:space="preserve">likely to be primarily </w:t>
      </w:r>
      <w:r>
        <w:t>a predatory trait</w:t>
      </w:r>
      <w:r w:rsidR="008B5D3A">
        <w:t xml:space="preserve"> </w:t>
      </w:r>
      <w:r w:rsidR="009A28A2">
        <w:fldChar w:fldCharType="begin"/>
      </w:r>
      <w:r w:rsidR="009A28A2">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9A28A2">
        <w:fldChar w:fldCharType="separate"/>
      </w:r>
      <w:r w:rsidR="009A28A2">
        <w:rPr>
          <w:noProof/>
        </w:rPr>
        <w:t>(</w:t>
      </w:r>
      <w:hyperlink w:anchor="_ENREF_1" w:tooltip="Casewell, 2013 #1" w:history="1">
        <w:r w:rsidR="009A7204">
          <w:rPr>
            <w:noProof/>
          </w:rPr>
          <w:t>1</w:t>
        </w:r>
      </w:hyperlink>
      <w:r w:rsidR="009A28A2">
        <w:rPr>
          <w:noProof/>
        </w:rPr>
        <w:t>)</w:t>
      </w:r>
      <w:r w:rsidR="009A28A2">
        <w:fldChar w:fldCharType="end"/>
      </w:r>
      <w:r>
        <w:t>.</w:t>
      </w:r>
      <w:r w:rsidR="008B5D3A">
        <w:t xml:space="preserve"> While venom </w:t>
      </w:r>
      <w:r w:rsidR="009A28A2">
        <w:t xml:space="preserve">may have </w:t>
      </w:r>
      <w:r w:rsidR="008B5D3A">
        <w:t>defensive</w:t>
      </w:r>
      <w:r w:rsidR="00D44136">
        <w:t xml:space="preserve"> </w:t>
      </w:r>
      <w:r w:rsidR="009A7204">
        <w:fldChar w:fldCharType="begin"/>
      </w:r>
      <w:r w:rsidR="009A7204">
        <w:instrText xml:space="preserve"> ADDIN EN.CITE &lt;EndNote&gt;&lt;Cite&gt;&lt;Author&gt;Hossie&lt;/Author&gt;&lt;Year&gt;2013&lt;/Year&gt;&lt;RecNum&gt;201&lt;/RecNum&gt;&lt;DisplayText&gt;(10)&lt;/DisplayText&gt;&lt;record&gt;&lt;rec-number&gt;201&lt;/rec-number&gt;&lt;foreign-keys&gt;&lt;key app="EN" db-id="ax5t9ztwnxe5f8edetnp2tzne0aaff55ftr5" timestamp="1483802613"&gt;201&lt;/key&gt;&lt;/foreign-keys&gt;&lt;ref-type name="Journal Article"&gt;17&lt;/ref-type&gt;&lt;contributors&gt;&lt;authors&gt;&lt;author&gt;Hossie, TJ&lt;/author&gt;&lt;author&gt;Hassall, C&lt;/author&gt;&lt;author&gt;Knee, W&lt;/author&gt;&lt;author&gt;Sherratt, TN&lt;/author&gt;&lt;/authors&gt;&lt;/contributors&gt;&lt;titles&gt;&lt;title&gt;Species with a chemical defence, but not chemical offence, live longer&lt;/title&gt;&lt;secondary-title&gt;Journal of evolutionary biology&lt;/secondary-title&gt;&lt;/titles&gt;&lt;periodical&gt;&lt;full-title&gt;Journal of evolutionary biology&lt;/full-title&gt;&lt;/periodical&gt;&lt;pages&gt;1598-1602&lt;/pages&gt;&lt;volume&gt;26&lt;/volume&gt;&lt;number&gt;7&lt;/number&gt;&lt;dates&gt;&lt;year&gt;2013&lt;/year&gt;&lt;/dates&gt;&lt;isbn&gt;1420-9101&lt;/isbn&gt;&lt;urls&gt;&lt;/urls&gt;&lt;/record&gt;&lt;/Cite&gt;&lt;/EndNote&gt;</w:instrText>
      </w:r>
      <w:r w:rsidR="009A7204">
        <w:fldChar w:fldCharType="separate"/>
      </w:r>
      <w:r w:rsidR="009A7204">
        <w:rPr>
          <w:noProof/>
        </w:rPr>
        <w:t>(</w:t>
      </w:r>
      <w:hyperlink w:anchor="_ENREF_10" w:tooltip="Hossie, 2013 #201" w:history="1">
        <w:r w:rsidR="009A7204">
          <w:rPr>
            <w:noProof/>
          </w:rPr>
          <w:t>10</w:t>
        </w:r>
      </w:hyperlink>
      <w:r w:rsidR="009A7204">
        <w:rPr>
          <w:noProof/>
        </w:rPr>
        <w:t>)</w:t>
      </w:r>
      <w:r w:rsidR="009A7204">
        <w:fldChar w:fldCharType="end"/>
      </w:r>
      <w:r w:rsidR="008B5D3A">
        <w:t xml:space="preserve"> and </w:t>
      </w:r>
      <w:r w:rsidR="00643DD6">
        <w:t>digestiv</w:t>
      </w:r>
      <w:r w:rsidR="009A28A2">
        <w:t>e</w:t>
      </w:r>
      <w:r w:rsidR="00D44136">
        <w:t xml:space="preserve"> (</w:t>
      </w:r>
      <w:r w:rsidR="00D44136" w:rsidRPr="00374CBD">
        <w:rPr>
          <w:color w:val="C00000"/>
        </w:rPr>
        <w:t>ref</w:t>
      </w:r>
      <w:r w:rsidR="00D44136">
        <w:t>)</w:t>
      </w:r>
      <w:r w:rsidR="009A28A2">
        <w:t xml:space="preserve"> functions,</w:t>
      </w:r>
      <w:r w:rsidR="00643DD6">
        <w:t xml:space="preserve"> the atrophy of the venomous </w:t>
      </w:r>
      <w:r w:rsidR="00D67A69">
        <w:t>apparatus in species</w:t>
      </w:r>
      <w:r w:rsidR="00643DD6">
        <w:t xml:space="preserve"> which have sw</w:t>
      </w:r>
      <w:bookmarkStart w:id="4" w:name="_GoBack"/>
      <w:bookmarkEnd w:id="4"/>
      <w:r w:rsidR="00643DD6">
        <w:t>itched to</w:t>
      </w:r>
      <w:r w:rsidR="00B52086">
        <w:t xml:space="preserve"> undefended</w:t>
      </w:r>
      <w:r w:rsidR="00643DD6">
        <w:t xml:space="preserve"> prey</w:t>
      </w:r>
      <w:r w:rsidR="00FB442B">
        <w:t xml:space="preserve">, such as eggs (ref), </w:t>
      </w:r>
      <w:r w:rsidR="00643DD6">
        <w:t>demonstrates</w:t>
      </w:r>
      <w:r w:rsidR="00FB442B">
        <w:t xml:space="preserve"> that venom is primarily selected for its predation functions. </w:t>
      </w:r>
      <w:r w:rsidR="00643DD6">
        <w:t xml:space="preserve">Predatory traits, such as venom, are expected to be heavily influenced by aspects relating to trophic ecology. </w:t>
      </w:r>
      <w:r w:rsidR="005E49C9">
        <w:rPr>
          <w:lang w:val="en-IE"/>
        </w:rPr>
        <w:t>For example, jaw morphology in cichlid fish</w:t>
      </w:r>
      <w:r w:rsidR="00C32AE9">
        <w:rPr>
          <w:lang w:val="en-IE"/>
        </w:rPr>
        <w:t xml:space="preserve"> and beak morphology in birds</w:t>
      </w:r>
      <w:r w:rsidR="005E49C9">
        <w:rPr>
          <w:lang w:val="en-IE"/>
        </w:rPr>
        <w:t xml:space="preserve"> is strongly selected by factors such as prey type </w:t>
      </w:r>
      <w:r w:rsidR="005E49C9">
        <w:rPr>
          <w:lang w:val="en-IE"/>
        </w:rPr>
        <w:fldChar w:fldCharType="begin"/>
      </w:r>
      <w:r w:rsidR="009A7204">
        <w:rPr>
          <w:lang w:val="en-IE"/>
        </w:rPr>
        <w:instrText xml:space="preserve"> ADDIN EN.CITE &lt;EndNote&gt;&lt;Cite&gt;&lt;Author&gt;Albertson&lt;/Author&gt;&lt;Year&gt;1999&lt;/Year&gt;&lt;RecNum&gt;100&lt;/RecNum&gt;&lt;DisplayText&gt;(11)&lt;/DisplayText&gt;&lt;record&gt;&lt;rec-number&gt;100&lt;/rec-number&gt;&lt;foreign-keys&gt;&lt;key app="EN" db-id="ax5t9ztwnxe5f8edetnp2tzne0aaff55ftr5" timestamp="1467301822"&gt;100&lt;/key&gt;&lt;/foreign-keys&gt;&lt;ref-type name="Journal Article"&gt;17&lt;/ref-type&gt;&lt;contributors&gt;&lt;authors&gt;&lt;author&gt;Albertson, R Craig&lt;/author&gt;&lt;author&gt;Markert, JA&lt;/author&gt;&lt;author&gt;Danley, PD&lt;/author&gt;&lt;author&gt;Kocher, TD&lt;/author&gt;&lt;/authors&gt;&lt;/contributors&gt;&lt;titles&gt;&lt;title&gt;Phylogeny of a rapidly evolving clade: the cichlid fishes of Lake Malawi, East Africa&lt;/title&gt;&lt;secondary-title&gt;Proceedings of the National Academy of Sciences&lt;/secondary-title&gt;&lt;/titles&gt;&lt;periodical&gt;&lt;full-title&gt;Proceedings of the National Academy of Sciences&lt;/full-title&gt;&lt;/periodical&gt;&lt;pages&gt;5107-5110&lt;/pages&gt;&lt;volume&gt;96&lt;/volume&gt;&lt;number&gt;9&lt;/number&gt;&lt;dates&gt;&lt;year&gt;1999&lt;/year&gt;&lt;/dates&gt;&lt;isbn&gt;0027-8424&lt;/isbn&gt;&lt;urls&gt;&lt;/urls&gt;&lt;/record&gt;&lt;/Cite&gt;&lt;/EndNote&gt;</w:instrText>
      </w:r>
      <w:r w:rsidR="005E49C9">
        <w:rPr>
          <w:lang w:val="en-IE"/>
        </w:rPr>
        <w:fldChar w:fldCharType="separate"/>
      </w:r>
      <w:r w:rsidR="009A7204">
        <w:rPr>
          <w:noProof/>
          <w:lang w:val="en-IE"/>
        </w:rPr>
        <w:t>(</w:t>
      </w:r>
      <w:hyperlink w:anchor="_ENREF_11" w:tooltip="Albertson, 1999 #100" w:history="1">
        <w:r w:rsidR="009A7204">
          <w:rPr>
            <w:noProof/>
            <w:lang w:val="en-IE"/>
          </w:rPr>
          <w:t>11</w:t>
        </w:r>
      </w:hyperlink>
      <w:r w:rsidR="009A7204">
        <w:rPr>
          <w:noProof/>
          <w:lang w:val="en-IE"/>
        </w:rPr>
        <w:t>)</w:t>
      </w:r>
      <w:r w:rsidR="005E49C9">
        <w:rPr>
          <w:lang w:val="en-IE"/>
        </w:rPr>
        <w:fldChar w:fldCharType="end"/>
      </w:r>
      <w:r w:rsidR="00C32AE9">
        <w:rPr>
          <w:lang w:val="en-IE"/>
        </w:rPr>
        <w:t>(Gavin Thomas paper).</w:t>
      </w:r>
      <w:r w:rsidR="00643DD6">
        <w:t xml:space="preserve"> Apart from prey type, </w:t>
      </w:r>
      <w:r w:rsidR="005B211F">
        <w:t xml:space="preserve">other </w:t>
      </w:r>
      <w:r w:rsidR="00643DD6">
        <w:t xml:space="preserve">factors </w:t>
      </w:r>
      <w:r w:rsidR="005B211F">
        <w:t xml:space="preserve">related to </w:t>
      </w:r>
      <w:r w:rsidR="00A96D6F">
        <w:t xml:space="preserve">search </w:t>
      </w:r>
      <w:r w:rsidR="00A96D6F">
        <w:rPr>
          <w:lang w:val="en-IE"/>
        </w:rPr>
        <w:t xml:space="preserve">and encounter rates </w:t>
      </w:r>
      <w:r w:rsidR="00A96D6F">
        <w:rPr>
          <w:lang w:val="en-IE"/>
        </w:rPr>
        <w:fldChar w:fldCharType="begin">
          <w:fldData xml:space="preserve">PEVuZE5vdGU+PENpdGU+PEF1dGhvcj5Eb21lbmljaTwvQXV0aG9yPjxZZWFyPjIwMDE8L1llYXI+
PFJlY051bT4xMDc8L1JlY051bT48RGlzcGxheVRleHQ+KDEyLTE0KTwvRGlzcGxheVRleHQ+PHJl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9A7204">
        <w:rPr>
          <w:lang w:val="en-IE"/>
        </w:rPr>
        <w:instrText xml:space="preserve"> ADDIN EN.CITE </w:instrText>
      </w:r>
      <w:r w:rsidR="009A7204">
        <w:rPr>
          <w:lang w:val="en-IE"/>
        </w:rPr>
        <w:fldChar w:fldCharType="begin">
          <w:fldData xml:space="preserve">PEVuZE5vdGU+PENpdGU+PEF1dGhvcj5Eb21lbmljaTwvQXV0aG9yPjxZZWFyPjIwMDE8L1llYXI+
PFJlY051bT4xMDc8L1JlY051bT48RGlzcGxheVRleHQ+KDEyLTE0KTwvRGlzcGxheVRleHQ+PHJl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9A7204">
        <w:rPr>
          <w:lang w:val="en-IE"/>
        </w:rPr>
        <w:instrText xml:space="preserve"> ADDIN EN.CITE.DATA </w:instrText>
      </w:r>
      <w:r w:rsidR="009A7204">
        <w:rPr>
          <w:lang w:val="en-IE"/>
        </w:rPr>
      </w:r>
      <w:r w:rsidR="009A7204">
        <w:rPr>
          <w:lang w:val="en-IE"/>
        </w:rPr>
        <w:fldChar w:fldCharType="end"/>
      </w:r>
      <w:r w:rsidR="00A96D6F">
        <w:rPr>
          <w:lang w:val="en-IE"/>
        </w:rPr>
        <w:fldChar w:fldCharType="separate"/>
      </w:r>
      <w:r w:rsidR="009A7204">
        <w:rPr>
          <w:noProof/>
          <w:lang w:val="en-IE"/>
        </w:rPr>
        <w:t>(</w:t>
      </w:r>
      <w:hyperlink w:anchor="_ENREF_12" w:tooltip="Domenici, 2001 #107" w:history="1">
        <w:r w:rsidR="009A7204">
          <w:rPr>
            <w:noProof/>
            <w:lang w:val="en-IE"/>
          </w:rPr>
          <w:t>12-14</w:t>
        </w:r>
      </w:hyperlink>
      <w:r w:rsidR="009A7204">
        <w:rPr>
          <w:noProof/>
          <w:lang w:val="en-IE"/>
        </w:rPr>
        <w:t>)</w:t>
      </w:r>
      <w:r w:rsidR="00A96D6F">
        <w:rPr>
          <w:lang w:val="en-IE"/>
        </w:rPr>
        <w:fldChar w:fldCharType="end"/>
      </w:r>
      <w:r w:rsidR="00A96D6F">
        <w:rPr>
          <w:lang w:val="en-IE"/>
        </w:rPr>
        <w:t>; the ability to</w:t>
      </w:r>
      <w:r w:rsidR="005B211F">
        <w:rPr>
          <w:lang w:val="en-IE"/>
        </w:rPr>
        <w:t xml:space="preserve"> spot,</w:t>
      </w:r>
      <w:r w:rsidR="00A96D6F">
        <w:rPr>
          <w:lang w:val="en-IE"/>
        </w:rPr>
        <w:t xml:space="preserve"> track</w:t>
      </w:r>
      <w:r w:rsidR="005B211F">
        <w:rPr>
          <w:lang w:val="en-IE"/>
        </w:rPr>
        <w:t xml:space="preserve"> and capture</w:t>
      </w:r>
      <w:r w:rsidR="00A96D6F">
        <w:rPr>
          <w:lang w:val="en-IE"/>
        </w:rPr>
        <w:t xml:space="preserve"> prey </w:t>
      </w:r>
      <w:r w:rsidR="00A96D6F">
        <w:rPr>
          <w:lang w:val="en-IE"/>
        </w:rPr>
        <w:fldChar w:fldCharType="begin"/>
      </w:r>
      <w:r w:rsidR="009A7204">
        <w:rPr>
          <w:lang w:val="en-IE"/>
        </w:rPr>
        <w:instrText xml:space="preserve"> ADDIN EN.CITE &lt;EndNote&gt;&lt;Cite&gt;&lt;Author&gt;Healy&lt;/Author&gt;&lt;Year&gt;2013&lt;/Year&gt;&lt;RecNum&gt;92&lt;/RecNum&gt;&lt;DisplayText&gt;(15, 16)&lt;/DisplayText&gt;&lt;record&gt;&lt;rec-number&gt;92&lt;/rec-number&gt;&lt;foreign-keys&gt;&lt;key app="EN" db-id="ax5t9ztwnxe5f8edetnp2tzne0aaff55ftr5" timestamp="1467284982"&gt;92&lt;/key&gt;&lt;/foreign-keys&gt;&lt;ref-type name="Journal Article"&gt;17&lt;/ref-type&gt;&lt;contributors&gt;&lt;authors&gt;&lt;author&gt;Healy, Kevin&lt;/author&gt;&lt;author&gt;McNally, Luke&lt;/author&gt;&lt;author&gt;Ruxton, Graeme D&lt;/author&gt;&lt;author&gt;Cooper, Natalie&lt;/author&gt;&lt;author&gt;Jackson, Andrew L&lt;/author&gt;&lt;/authors&gt;&lt;/contributors&gt;&lt;titles&gt;&lt;title&gt;Metabolic rate and body size are linked with perception of temporal information&lt;/title&gt;&lt;secondary-title&gt;Animal behaviour&lt;/secondary-title&gt;&lt;/titles&gt;&lt;periodical&gt;&lt;full-title&gt;Animal Behaviour&lt;/full-title&gt;&lt;/periodical&gt;&lt;pages&gt;685-696&lt;/pages&gt;&lt;volume&gt;86&lt;/volume&gt;&lt;number&gt;4&lt;/number&gt;&lt;dates&gt;&lt;year&gt;2013&lt;/year&gt;&lt;/dates&gt;&lt;isbn&gt;0003-3472&lt;/isbn&gt;&lt;urls&gt;&lt;/urls&gt;&lt;/record&gt;&lt;/Cite&gt;&lt;Cite&gt;&lt;Author&gt;Kiltie&lt;/Author&gt;&lt;Year&gt;2000&lt;/Year&gt;&lt;RecNum&gt;97&lt;/RecNum&gt;&lt;record&gt;&lt;rec-number&gt;97&lt;/rec-number&gt;&lt;foreign-keys&gt;&lt;key app="EN" db-id="ax5t9ztwnxe5f8edetnp2tzne0aaff55ftr5" timestamp="1467293349"&gt;97&lt;/key&gt;&lt;/foreign-keys&gt;&lt;ref-type name="Journal Article"&gt;17&lt;/ref-type&gt;&lt;contributors&gt;&lt;authors&gt;&lt;author&gt;Kiltie, RA&lt;/author&gt;&lt;/authors&gt;&lt;/contributors&gt;&lt;titles&gt;&lt;title&gt;Scaling of visual acuity with body size in mammals and birds&lt;/title&gt;&lt;secondary-title&gt;Functional Ecology&lt;/secondary-title&gt;&lt;/titles&gt;&lt;periodical&gt;&lt;full-title&gt;Functional Ecology&lt;/full-title&gt;&lt;/periodical&gt;&lt;pages&gt;226-234&lt;/pages&gt;&lt;volume&gt;14&lt;/volume&gt;&lt;number&gt;2&lt;/number&gt;&lt;dates&gt;&lt;year&gt;2000&lt;/year&gt;&lt;/dates&gt;&lt;isbn&gt;1365-2435&lt;/isbn&gt;&lt;urls&gt;&lt;/urls&gt;&lt;/record&gt;&lt;/Cite&gt;&lt;/EndNote&gt;</w:instrText>
      </w:r>
      <w:r w:rsidR="00A96D6F">
        <w:rPr>
          <w:lang w:val="en-IE"/>
        </w:rPr>
        <w:fldChar w:fldCharType="separate"/>
      </w:r>
      <w:r w:rsidR="009A7204">
        <w:rPr>
          <w:noProof/>
          <w:lang w:val="en-IE"/>
        </w:rPr>
        <w:t>(</w:t>
      </w:r>
      <w:hyperlink w:anchor="_ENREF_15" w:tooltip="Healy, 2013 #92" w:history="1">
        <w:r w:rsidR="009A7204">
          <w:rPr>
            <w:noProof/>
            <w:lang w:val="en-IE"/>
          </w:rPr>
          <w:t>15</w:t>
        </w:r>
      </w:hyperlink>
      <w:r w:rsidR="009A7204">
        <w:rPr>
          <w:noProof/>
          <w:lang w:val="en-IE"/>
        </w:rPr>
        <w:t xml:space="preserve">, </w:t>
      </w:r>
      <w:hyperlink w:anchor="_ENREF_16" w:tooltip="Kiltie, 2000 #97" w:history="1">
        <w:r w:rsidR="009A7204">
          <w:rPr>
            <w:noProof/>
            <w:lang w:val="en-IE"/>
          </w:rPr>
          <w:t>16</w:t>
        </w:r>
      </w:hyperlink>
      <w:r w:rsidR="009A7204">
        <w:rPr>
          <w:noProof/>
          <w:lang w:val="en-IE"/>
        </w:rPr>
        <w:t>)</w:t>
      </w:r>
      <w:r w:rsidR="00A96D6F">
        <w:rPr>
          <w:lang w:val="en-IE"/>
        </w:rPr>
        <w:fldChar w:fldCharType="end"/>
      </w:r>
      <w:r w:rsidR="00A96D6F">
        <w:rPr>
          <w:lang w:val="en-IE"/>
        </w:rPr>
        <w:t xml:space="preserve">; and ingestion rates </w:t>
      </w:r>
      <w:r w:rsidR="00A96D6F">
        <w:rPr>
          <w:lang w:val="en-IE"/>
        </w:rPr>
        <w:fldChar w:fldCharType="begin"/>
      </w:r>
      <w:r w:rsidR="009A7204">
        <w:rPr>
          <w:lang w:val="en-IE"/>
        </w:rPr>
        <w:instrText xml:space="preserve"> ADDIN EN.CITE &lt;EndNote&gt;&lt;Cite&gt;&lt;Author&gt;Carbone&lt;/Author&gt;&lt;Year&gt;2014&lt;/Year&gt;&lt;RecNum&gt;93&lt;/RecNum&gt;&lt;DisplayText&gt;(14, 17)&lt;/DisplayText&gt;&lt;record&gt;&lt;rec-number&gt;93&lt;/rec-number&gt;&lt;foreign-keys&gt;&lt;key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Kane&lt;/Author&gt;&lt;Year&gt;2016&lt;/Year&gt;&lt;RecNum&gt;94&lt;/RecNum&gt;&lt;record&gt;&lt;rec-number&gt;94&lt;/rec-number&gt;&lt;foreign-keys&gt;&lt;key app="EN" db-id="ax5t9ztwnxe5f8edetnp2tzne0aaff55ftr5" timestamp="1467285303"&gt;94&lt;/key&gt;&lt;/foreign-keys&gt;&lt;ref-type name="Journal Article"&gt;17&lt;/ref-type&gt;&lt;contributors&gt;&lt;authors&gt;&lt;author&gt;Kane, Adam&lt;/author&gt;&lt;author&gt;Healy, Kevin&lt;/author&gt;&lt;author&gt;Ruxton, Graeme D&lt;/author&gt;&lt;author&gt;Jackson, Andrew L&lt;/author&gt;&lt;author&gt;Woods, H Arthur&lt;/author&gt;&lt;author&gt;Winn, Alice A&lt;/author&gt;&lt;/authors&gt;&lt;/contributors&gt;&lt;titles&gt;&lt;title&gt;Body Size as a Driver of Scavenging in Theropod Dinosaurs&lt;/title&gt;&lt;secondary-title&gt;The American Naturalist&lt;/secondary-title&gt;&lt;/titles&gt;&lt;periodical&gt;&lt;full-title&gt;The American Naturalist&lt;/full-title&gt;&lt;/periodical&gt;&lt;pages&gt;706-716&lt;/pages&gt;&lt;volume&gt;187&lt;/volume&gt;&lt;number&gt;6&lt;/number&gt;&lt;dates&gt;&lt;year&gt;2016&lt;/year&gt;&lt;/dates&gt;&lt;isbn&gt;0003-0147&lt;/isbn&gt;&lt;urls&gt;&lt;/urls&gt;&lt;/record&gt;&lt;/Cite&gt;&lt;/EndNote&gt;</w:instrText>
      </w:r>
      <w:r w:rsidR="00A96D6F">
        <w:rPr>
          <w:lang w:val="en-IE"/>
        </w:rPr>
        <w:fldChar w:fldCharType="separate"/>
      </w:r>
      <w:r w:rsidR="009A7204">
        <w:rPr>
          <w:noProof/>
          <w:lang w:val="en-IE"/>
        </w:rPr>
        <w:t>(</w:t>
      </w:r>
      <w:hyperlink w:anchor="_ENREF_14" w:tooltip="Kane, 2016 #94" w:history="1">
        <w:r w:rsidR="009A7204">
          <w:rPr>
            <w:noProof/>
            <w:lang w:val="en-IE"/>
          </w:rPr>
          <w:t>14</w:t>
        </w:r>
      </w:hyperlink>
      <w:r w:rsidR="009A7204">
        <w:rPr>
          <w:noProof/>
          <w:lang w:val="en-IE"/>
        </w:rPr>
        <w:t xml:space="preserve">, </w:t>
      </w:r>
      <w:hyperlink w:anchor="_ENREF_17" w:tooltip="Carbone, 2014 #93" w:history="1">
        <w:r w:rsidR="009A7204">
          <w:rPr>
            <w:noProof/>
            <w:lang w:val="en-IE"/>
          </w:rPr>
          <w:t>17</w:t>
        </w:r>
      </w:hyperlink>
      <w:r w:rsidR="009A7204">
        <w:rPr>
          <w:noProof/>
          <w:lang w:val="en-IE"/>
        </w:rPr>
        <w:t>)</w:t>
      </w:r>
      <w:r w:rsidR="00A96D6F">
        <w:rPr>
          <w:lang w:val="en-IE"/>
        </w:rPr>
        <w:fldChar w:fldCharType="end"/>
      </w:r>
      <w:r w:rsidR="00A96D6F">
        <w:rPr>
          <w:lang w:val="en-IE"/>
        </w:rPr>
        <w:t xml:space="preserve"> are also likely to influence the </w:t>
      </w:r>
      <w:r w:rsidR="005B211F">
        <w:rPr>
          <w:lang w:val="en-IE"/>
        </w:rPr>
        <w:t>predatory traits</w:t>
      </w:r>
      <w:r w:rsidR="00A96D6F" w:rsidRPr="005266A2">
        <w:rPr>
          <w:lang w:val="en-IE"/>
        </w:rPr>
        <w:t>.</w:t>
      </w:r>
      <w:r w:rsidR="00C32AE9">
        <w:rPr>
          <w:lang w:val="en-IE"/>
        </w:rPr>
        <w:t xml:space="preserve"> </w:t>
      </w:r>
      <w:r w:rsidR="00643DD6">
        <w:t>However, while</w:t>
      </w:r>
      <w:r w:rsidR="00C32AE9">
        <w:t xml:space="preserve"> such</w:t>
      </w:r>
      <w:r w:rsidR="00AF4D93">
        <w:t xml:space="preserve"> </w:t>
      </w:r>
      <w:r w:rsidR="00AF4D93">
        <w:lastRenderedPageBreak/>
        <w:t>potential</w:t>
      </w:r>
      <w:r w:rsidR="00C32AE9">
        <w:t xml:space="preserve"> </w:t>
      </w:r>
      <w:r w:rsidR="00AF4D93">
        <w:t>drivers</w:t>
      </w:r>
      <w:r w:rsidR="00C32AE9">
        <w:t xml:space="preserve"> can be linked to</w:t>
      </w:r>
      <w:r w:rsidR="00643DD6">
        <w:t xml:space="preserve"> </w:t>
      </w:r>
      <w:r w:rsidR="0030749B">
        <w:t>the</w:t>
      </w:r>
      <w:r w:rsidR="00C32AE9">
        <w:t xml:space="preserve"> morphological</w:t>
      </w:r>
      <w:r w:rsidR="0030749B">
        <w:t xml:space="preserve"> disparity of </w:t>
      </w:r>
      <w:r w:rsidR="00C32AE9">
        <w:t>traits</w:t>
      </w:r>
      <w:r w:rsidR="00AF4D93">
        <w:t>,</w:t>
      </w:r>
      <w:r w:rsidR="00C32AE9">
        <w:t xml:space="preserve"> such as jaws</w:t>
      </w:r>
      <w:r w:rsidR="00AF4D93">
        <w:t>,</w:t>
      </w:r>
      <w:r w:rsidR="00C32AE9">
        <w:t xml:space="preserve"> </w:t>
      </w:r>
      <w:r w:rsidR="0030749B">
        <w:t>it is difficult</w:t>
      </w:r>
      <w:r w:rsidR="00C32AE9">
        <w:t xml:space="preserve"> to </w:t>
      </w:r>
      <w:r w:rsidR="00361274">
        <w:t>link such disparity</w:t>
      </w:r>
      <w:r w:rsidR="00FB442B">
        <w:t xml:space="preserve"> more directly</w:t>
      </w:r>
      <w:r w:rsidR="00361274">
        <w:t xml:space="preserve"> to</w:t>
      </w:r>
      <w:r w:rsidR="0030749B">
        <w:t xml:space="preserve"> </w:t>
      </w:r>
      <w:r w:rsidR="00361274">
        <w:t xml:space="preserve">the predatory ability of </w:t>
      </w:r>
      <w:r w:rsidR="00FB442B">
        <w:t>these</w:t>
      </w:r>
      <w:r w:rsidR="00361274">
        <w:t xml:space="preserve"> trait</w:t>
      </w:r>
      <w:r w:rsidR="00FB442B">
        <w:t>s</w:t>
      </w:r>
      <w:r w:rsidR="0030749B">
        <w:t>.</w:t>
      </w:r>
      <w:r w:rsidR="00FB442B">
        <w:t xml:space="preserve"> For example, morphological changes in jaw morphology may not necessarily map directly to changes in feeding abilities.</w:t>
      </w:r>
      <w:r w:rsidR="0030749B">
        <w:t xml:space="preserve"> Snake venom however offers a system were the ability of a species to subdue prey can be quantified</w:t>
      </w:r>
      <w:r w:rsidR="00C32AE9">
        <w:t xml:space="preserve"> directly</w:t>
      </w:r>
      <w:r w:rsidR="0030749B">
        <w:t xml:space="preserve"> by measuring both </w:t>
      </w:r>
      <w:r w:rsidR="00361274">
        <w:t>venoms</w:t>
      </w:r>
      <w:r w:rsidR="00882E9B">
        <w:t xml:space="preserve"> potency, such as </w:t>
      </w:r>
      <w:r w:rsidR="00C32AE9">
        <w:t>the median lethal dose</w:t>
      </w:r>
      <w:r w:rsidR="00882E9B">
        <w:t xml:space="preserve"> </w:t>
      </w:r>
      <w:r w:rsidR="00C32AE9">
        <w:t>(</w:t>
      </w:r>
      <w:r w:rsidR="00882E9B">
        <w:t>LD</w:t>
      </w:r>
      <w:r w:rsidR="00882E9B" w:rsidRPr="00FB442B">
        <w:rPr>
          <w:vertAlign w:val="subscript"/>
        </w:rPr>
        <w:t>50</w:t>
      </w:r>
      <w:r w:rsidR="00C32AE9">
        <w:t>),</w:t>
      </w:r>
      <w:r w:rsidR="00882E9B">
        <w:t xml:space="preserve"> and the quantity of venom available. </w:t>
      </w:r>
      <w:r w:rsidR="00FB442B">
        <w:t xml:space="preserve">This direct measure </w:t>
      </w:r>
      <w:r w:rsidR="00520D5C">
        <w:t>of</w:t>
      </w:r>
      <w:r w:rsidR="00A5017B">
        <w:t xml:space="preserve"> venoms</w:t>
      </w:r>
      <w:r w:rsidR="00520D5C">
        <w:t xml:space="preserve"> predatory ability </w:t>
      </w:r>
      <w:r w:rsidR="00FB442B">
        <w:t>opens</w:t>
      </w:r>
      <w:r w:rsidR="00D21893">
        <w:t xml:space="preserve"> up</w:t>
      </w:r>
      <w:r w:rsidR="00520D5C">
        <w:t xml:space="preserve"> the </w:t>
      </w:r>
      <w:r w:rsidR="00A5017B">
        <w:t xml:space="preserve">possibility of </w:t>
      </w:r>
      <w:r w:rsidR="00520D5C">
        <w:t>conduct</w:t>
      </w:r>
      <w:r w:rsidR="00A5017B">
        <w:t>ing</w:t>
      </w:r>
      <w:r w:rsidR="00FB442B">
        <w:t xml:space="preserve"> large </w:t>
      </w:r>
      <w:r w:rsidR="00882E9B">
        <w:t xml:space="preserve">comparative </w:t>
      </w:r>
      <w:r w:rsidR="00520D5C">
        <w:t>analysis</w:t>
      </w:r>
      <w:r w:rsidR="00882E9B">
        <w:t xml:space="preserve"> </w:t>
      </w:r>
      <w:r w:rsidR="00520D5C">
        <w:t xml:space="preserve">of </w:t>
      </w:r>
      <w:r w:rsidR="00A5017B">
        <w:t xml:space="preserve">a </w:t>
      </w:r>
      <w:r w:rsidR="00520D5C">
        <w:t>predatory trait</w:t>
      </w:r>
      <w:r w:rsidR="00A5017B">
        <w:t>, allowing</w:t>
      </w:r>
      <w:r w:rsidR="00520D5C">
        <w:t xml:space="preserve"> patterns </w:t>
      </w:r>
      <w:r w:rsidR="00A5017B">
        <w:t>predicted</w:t>
      </w:r>
      <w:r w:rsidR="003118FF">
        <w:t xml:space="preserve"> from predator-prey dynamics and macro-ecological constraints </w:t>
      </w:r>
      <w:r w:rsidR="00A5017B">
        <w:t>to be tested</w:t>
      </w:r>
      <w:r w:rsidR="003118FF">
        <w:t xml:space="preserve">. However, to allow such comparability between </w:t>
      </w:r>
      <w:r w:rsidR="00A5017B">
        <w:t>species venoms, the choice of species to measure its potency against needs to be accounted for</w:t>
      </w:r>
      <w:r w:rsidR="003118FF">
        <w:t>.</w:t>
      </w:r>
    </w:p>
    <w:p w14:paraId="6942708A" w14:textId="77777777" w:rsidR="003118FF" w:rsidRDefault="003118FF" w:rsidP="003B5958">
      <w:pPr>
        <w:spacing w:line="360" w:lineRule="auto"/>
      </w:pPr>
    </w:p>
    <w:p w14:paraId="411FD327" w14:textId="7D4C0ADD" w:rsidR="00882E9B" w:rsidRDefault="00EC0489" w:rsidP="00E91DBC">
      <w:pPr>
        <w:spacing w:line="360" w:lineRule="auto"/>
        <w:ind w:firstLine="720"/>
        <w:pPrChange w:id="5" w:author="Kevin Healy" w:date="2017-02-13T22:49:00Z">
          <w:pPr>
            <w:spacing w:line="360" w:lineRule="auto"/>
          </w:pPr>
        </w:pPrChange>
      </w:pPr>
      <w:r>
        <w:t>The lethality of a given species</w:t>
      </w:r>
      <w:r w:rsidR="00A5017B">
        <w:t xml:space="preserve"> venom</w:t>
      </w:r>
      <w:r>
        <w:t xml:space="preserve"> depend</w:t>
      </w:r>
      <w:r w:rsidR="00A5017B">
        <w:t>s</w:t>
      </w:r>
      <w:r>
        <w:t xml:space="preserve"> on</w:t>
      </w:r>
      <w:r w:rsidR="00A5017B">
        <w:t xml:space="preserve"> several aspects of</w:t>
      </w:r>
      <w:r>
        <w:t xml:space="preserve"> how it was measured, such as whether it was introduced subcutaneously (SC), intravenously (IV) or other route (ref). However, the importance of the identity of the prey used to measure venom potency has been a long standing debate in the field (ref).</w:t>
      </w:r>
      <w:r w:rsidR="00C87AF5">
        <w:t xml:space="preserve"> From a</w:t>
      </w:r>
      <w:r>
        <w:t xml:space="preserve"> trophic ecological and </w:t>
      </w:r>
      <w:r w:rsidR="00C87AF5">
        <w:t>evolutionary</w:t>
      </w:r>
      <w:r>
        <w:t xml:space="preserve"> </w:t>
      </w:r>
      <w:r w:rsidR="00C87AF5">
        <w:t>perspective,</w:t>
      </w:r>
      <w:r>
        <w:t xml:space="preserve"> it would be expected that snake venom would be selected </w:t>
      </w:r>
      <w:r w:rsidR="00C87AF5">
        <w:t>to have</w:t>
      </w:r>
      <w:r>
        <w:t xml:space="preserve"> </w:t>
      </w:r>
      <w:r w:rsidR="00C87AF5">
        <w:t>higher</w:t>
      </w:r>
      <w:r>
        <w:t xml:space="preserve"> potencies</w:t>
      </w:r>
      <w:r w:rsidR="00C87AF5">
        <w:t xml:space="preserve"> towards common target species, such as those found within its diet. Such pre</w:t>
      </w:r>
      <w:r w:rsidR="00A5017B">
        <w:t>y</w:t>
      </w:r>
      <w:r w:rsidR="00C87AF5">
        <w:t>-specific venoms would result in bias towards snake species which target mammal prey as mice are typically used to measure within laboratory settings</w:t>
      </w:r>
      <w:r w:rsidR="00B0400E">
        <w:t xml:space="preserve"> (ref)</w:t>
      </w:r>
      <w:r w:rsidR="00C87AF5">
        <w:t xml:space="preserve">. However, while such </w:t>
      </w:r>
      <w:r w:rsidR="00C87AF5">
        <w:rPr>
          <w:lang w:val="en-IE"/>
        </w:rPr>
        <w:t>prey-specific venoms have been demonstrated in</w:t>
      </w:r>
      <w:r w:rsidR="00C87AF5" w:rsidRPr="00CF7D1F">
        <w:rPr>
          <w:lang w:val="en-IE"/>
        </w:rPr>
        <w:t xml:space="preserve"> </w:t>
      </w:r>
      <w:r w:rsidR="00C87AF5" w:rsidRPr="00CF7D1F">
        <w:t xml:space="preserve">Malayan </w:t>
      </w:r>
      <w:proofErr w:type="spellStart"/>
      <w:r w:rsidR="00C87AF5" w:rsidRPr="00CF7D1F">
        <w:t>pitviper</w:t>
      </w:r>
      <w:r w:rsidR="00C87AF5">
        <w:t>s</w:t>
      </w:r>
      <w:proofErr w:type="spellEnd"/>
      <w:r w:rsidR="00C87AF5">
        <w:t xml:space="preserve"> </w:t>
      </w:r>
      <w:r w:rsidR="00C87AF5">
        <w:fldChar w:fldCharType="begin"/>
      </w:r>
      <w:r w:rsidR="00631BE1">
        <w:instrText xml:space="preserve"> ADDIN EN.CITE &lt;EndNote&gt;&lt;Cite&gt;&lt;Author&gt;Daltry&lt;/Author&gt;&lt;Year&gt;1996&lt;/Year&gt;&lt;RecNum&gt;8&lt;/RecNum&gt;&lt;DisplayText&gt;(6)&lt;/DisplayText&gt;&lt;record&gt;&lt;rec-number&gt;8&lt;/rec-number&gt;&lt;foreign-keys&gt;&lt;key app="EN" db-id="ax5t9ztwnxe5f8edetnp2tzne0aaff55ftr5" timestamp="1457290375"&gt;8&lt;/key&gt;&lt;/foreign-keys&gt;&lt;ref-type name="Journal Article"&gt;17&lt;/ref-type&gt;&lt;contributors&gt;&lt;authors&gt;&lt;author&gt;Daltry, Jennifer C&lt;/author&gt;&lt;author&gt;Wuester, Wolfgang&lt;/author&gt;&lt;author&gt;Thorpe, Roger S&lt;/author&gt;&lt;/authors&gt;&lt;/contributors&gt;&lt;titles&gt;&lt;title&gt;Diet and snake venom evolution&lt;/title&gt;&lt;secondary-title&gt;Nature&lt;/secondary-title&gt;&lt;/titles&gt;&lt;periodical&gt;&lt;full-title&gt;Nature&lt;/full-title&gt;&lt;/periodical&gt;&lt;pages&gt;537-540&lt;/pages&gt;&lt;volume&gt;379&lt;/volume&gt;&lt;number&gt;6565&lt;/number&gt;&lt;dates&gt;&lt;year&gt;1996&lt;/year&gt;&lt;/dates&gt;&lt;isbn&gt;0028-0836&lt;/isbn&gt;&lt;urls&gt;&lt;/urls&gt;&lt;/record&gt;&lt;/Cite&gt;&lt;Cite&gt;&lt;Author&gt;Daltry&lt;/Author&gt;&lt;Year&gt;1996&lt;/Year&gt;&lt;RecNum&gt;8&lt;/RecNum&gt;&lt;record&gt;&lt;rec-number&gt;8&lt;/rec-number&gt;&lt;foreign-keys&gt;&lt;key app="EN" db-id="ax5t9ztwnxe5f8edetnp2tzne0aaff55ftr5" timestamp="1457290375"&gt;8&lt;/key&gt;&lt;/foreign-keys&gt;&lt;ref-type name="Journal Article"&gt;17&lt;/ref-type&gt;&lt;contributors&gt;&lt;authors&gt;&lt;author&gt;Daltry, Jennifer C&lt;/author&gt;&lt;author&gt;Wuester, Wolfgang&lt;/author&gt;&lt;author&gt;Thorpe, Roger S&lt;/author&gt;&lt;/authors&gt;&lt;/contributors&gt;&lt;titles&gt;&lt;title&gt;Diet and snake venom evolution&lt;/title&gt;&lt;secondary-title&gt;Nature&lt;/secondary-title&gt;&lt;/titles&gt;&lt;periodical&gt;&lt;full-title&gt;Nature&lt;/full-title&gt;&lt;/periodical&gt;&lt;pages&gt;537-540&lt;/pages&gt;&lt;volume&gt;379&lt;/volume&gt;&lt;number&gt;6565&lt;/number&gt;&lt;dates&gt;&lt;year&gt;1996&lt;/year&gt;&lt;/dates&gt;&lt;isbn&gt;0028-0836&lt;/isbn&gt;&lt;urls&gt;&lt;/urls&gt;&lt;/record&gt;&lt;/Cite&gt;&lt;/EndNote&gt;</w:instrText>
      </w:r>
      <w:r w:rsidR="00C87AF5">
        <w:fldChar w:fldCharType="separate"/>
      </w:r>
      <w:r w:rsidR="00631BE1">
        <w:rPr>
          <w:noProof/>
        </w:rPr>
        <w:t>(</w:t>
      </w:r>
      <w:r w:rsidR="009A7204">
        <w:rPr>
          <w:noProof/>
        </w:rPr>
        <w:fldChar w:fldCharType="begin"/>
      </w:r>
      <w:r w:rsidR="009A7204">
        <w:rPr>
          <w:noProof/>
        </w:rPr>
        <w:instrText xml:space="preserve"> HYPERLINK \l "_ENREF_6" \o "Daltry, 1996 #8" </w:instrText>
      </w:r>
      <w:r w:rsidR="009A7204">
        <w:rPr>
          <w:noProof/>
        </w:rPr>
      </w:r>
      <w:r w:rsidR="009A7204">
        <w:rPr>
          <w:noProof/>
        </w:rPr>
        <w:fldChar w:fldCharType="separate"/>
      </w:r>
      <w:r w:rsidR="009A7204">
        <w:rPr>
          <w:noProof/>
        </w:rPr>
        <w:t>6</w:t>
      </w:r>
      <w:r w:rsidR="009A7204">
        <w:rPr>
          <w:noProof/>
        </w:rPr>
        <w:fldChar w:fldCharType="end"/>
      </w:r>
      <w:r w:rsidR="00631BE1">
        <w:rPr>
          <w:noProof/>
        </w:rPr>
        <w:t>)</w:t>
      </w:r>
      <w:r w:rsidR="00C87AF5">
        <w:fldChar w:fldCharType="end"/>
      </w:r>
      <w:r w:rsidR="00C87AF5" w:rsidRPr="00CF7D1F">
        <w:t xml:space="preserve">, coral snakes </w:t>
      </w:r>
      <w:r w:rsidR="00C87AF5" w:rsidRPr="00CF7D1F">
        <w:fldChar w:fldCharType="begin"/>
      </w:r>
      <w:r w:rsidR="00631BE1">
        <w:instrText xml:space="preserve"> ADDIN EN.CITE &lt;EndNote&gt;&lt;Cite&gt;&lt;Author&gt;da Silva&lt;/Author&gt;&lt;Year&gt;2001&lt;/Year&gt;&lt;RecNum&gt;7&lt;/RecNum&gt;&lt;DisplayText&gt;(5)&lt;/DisplayText&gt;&lt;record&gt;&lt;rec-number&gt;7&lt;/rec-number&gt;&lt;foreign-keys&gt;&lt;key app="EN" db-id="ax5t9ztwnxe5f8edetnp2tzne0aaff55ftr5" timestamp="1457288882"&gt;7&lt;/key&gt;&lt;/foreign-keys&gt;&lt;ref-type name="Journal Article"&gt;17&lt;/ref-type&gt;&lt;contributors&gt;&lt;authors&gt;&lt;author&gt;da Silva, Nelson Jorge&lt;/author&gt;&lt;author&gt;Aird, Steven D&lt;/author&gt;&lt;/authors&gt;&lt;/contributors&gt;&lt;titles&gt;&lt;title&gt;Prey specificity, comparative lethality and compositional differences of coral snake venoms&lt;/title&gt;&lt;secondary-title&gt;Comparative Biochemistry and Physiology Part C: Toxicology &amp;amp; Pharmacology&lt;/secondary-title&gt;&lt;/titles&gt;&lt;periodical&gt;&lt;full-title&gt;Comparative Biochemistry and Physiology Part C: Toxicology &amp;amp; Pharmacology&lt;/full-title&gt;&lt;/periodical&gt;&lt;pages&gt;425-456&lt;/pages&gt;&lt;volume&gt;128&lt;/volume&gt;&lt;number&gt;3&lt;/number&gt;&lt;dates&gt;&lt;year&gt;2001&lt;/year&gt;&lt;/dates&gt;&lt;isbn&gt;1532-0456&lt;/isbn&gt;&lt;urls&gt;&lt;/urls&gt;&lt;/record&gt;&lt;/Cite&gt;&lt;/EndNote&gt;</w:instrText>
      </w:r>
      <w:r w:rsidR="00C87AF5" w:rsidRPr="00CF7D1F">
        <w:fldChar w:fldCharType="separate"/>
      </w:r>
      <w:r w:rsidR="00631BE1">
        <w:rPr>
          <w:noProof/>
        </w:rPr>
        <w:t>(</w:t>
      </w:r>
      <w:r w:rsidR="009A7204">
        <w:rPr>
          <w:noProof/>
        </w:rPr>
        <w:fldChar w:fldCharType="begin"/>
      </w:r>
      <w:r w:rsidR="009A7204">
        <w:rPr>
          <w:noProof/>
        </w:rPr>
        <w:instrText xml:space="preserve"> HYPERLINK \l "_ENREF_5" \o "da Silva, 2001 #7" </w:instrText>
      </w:r>
      <w:r w:rsidR="009A7204">
        <w:rPr>
          <w:noProof/>
        </w:rPr>
      </w:r>
      <w:r w:rsidR="009A7204">
        <w:rPr>
          <w:noProof/>
        </w:rPr>
        <w:fldChar w:fldCharType="separate"/>
      </w:r>
      <w:r w:rsidR="009A7204">
        <w:rPr>
          <w:noProof/>
        </w:rPr>
        <w:t>5</w:t>
      </w:r>
      <w:r w:rsidR="009A7204">
        <w:rPr>
          <w:noProof/>
        </w:rPr>
        <w:fldChar w:fldCharType="end"/>
      </w:r>
      <w:r w:rsidR="00631BE1">
        <w:rPr>
          <w:noProof/>
        </w:rPr>
        <w:t>)</w:t>
      </w:r>
      <w:r w:rsidR="00C87AF5" w:rsidRPr="00CF7D1F">
        <w:fldChar w:fldCharType="end"/>
      </w:r>
      <w:r w:rsidR="00C87AF5">
        <w:t>,</w:t>
      </w:r>
      <w:r w:rsidR="00C87AF5" w:rsidRPr="00CF7D1F">
        <w:t xml:space="preserve"> the viper genus </w:t>
      </w:r>
      <w:proofErr w:type="spellStart"/>
      <w:r w:rsidR="00C87AF5" w:rsidRPr="00CF7D1F">
        <w:rPr>
          <w:i/>
        </w:rPr>
        <w:t>Echis</w:t>
      </w:r>
      <w:proofErr w:type="spellEnd"/>
      <w:r w:rsidR="00C87AF5" w:rsidRPr="00CF7D1F">
        <w:t xml:space="preserve"> </w:t>
      </w:r>
      <w:r w:rsidR="00C87AF5" w:rsidRPr="00CF7D1F">
        <w:fldChar w:fldCharType="begin"/>
      </w:r>
      <w:r w:rsidR="00631BE1">
        <w:instrText xml:space="preserve"> ADDIN EN.CITE &lt;EndNote&gt;&lt;Cite&gt;&lt;Author&gt;Barlow&lt;/Author&gt;&lt;Year&gt;2009&lt;/Year&gt;&lt;RecNum&gt;2&lt;/RecNum&gt;&lt;DisplayText&gt;(4)&lt;/DisplayText&gt;&lt;record&gt;&lt;rec-number&gt;2&lt;/rec-number&gt;&lt;foreign-keys&gt;&lt;key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C87AF5" w:rsidRPr="00CF7D1F">
        <w:fldChar w:fldCharType="separate"/>
      </w:r>
      <w:r w:rsidR="00631BE1">
        <w:rPr>
          <w:noProof/>
        </w:rPr>
        <w:t>(</w:t>
      </w:r>
      <w:r w:rsidR="009A7204">
        <w:rPr>
          <w:noProof/>
        </w:rPr>
        <w:fldChar w:fldCharType="begin"/>
      </w:r>
      <w:r w:rsidR="009A7204">
        <w:rPr>
          <w:noProof/>
        </w:rPr>
        <w:instrText xml:space="preserve"> HYPERLINK \l "_ENREF_4" \o "Barlow, 2009 #2" </w:instrText>
      </w:r>
      <w:r w:rsidR="009A7204">
        <w:rPr>
          <w:noProof/>
        </w:rPr>
      </w:r>
      <w:r w:rsidR="009A7204">
        <w:rPr>
          <w:noProof/>
        </w:rPr>
        <w:fldChar w:fldCharType="separate"/>
      </w:r>
      <w:r w:rsidR="009A7204">
        <w:rPr>
          <w:noProof/>
        </w:rPr>
        <w:t>4</w:t>
      </w:r>
      <w:r w:rsidR="009A7204">
        <w:rPr>
          <w:noProof/>
        </w:rPr>
        <w:fldChar w:fldCharType="end"/>
      </w:r>
      <w:r w:rsidR="00631BE1">
        <w:rPr>
          <w:noProof/>
        </w:rPr>
        <w:t>)</w:t>
      </w:r>
      <w:r w:rsidR="00C87AF5" w:rsidRPr="00CF7D1F">
        <w:fldChar w:fldCharType="end"/>
      </w:r>
      <w:r w:rsidR="00C87AF5">
        <w:t>,</w:t>
      </w:r>
      <w:r w:rsidR="00C87AF5" w:rsidRPr="00CF7D1F">
        <w:t xml:space="preserve"> saw</w:t>
      </w:r>
      <w:r w:rsidR="00C87AF5">
        <w:t>-</w:t>
      </w:r>
      <w:r w:rsidR="00C87AF5" w:rsidRPr="00CF7D1F">
        <w:t xml:space="preserve">scaled vipers </w:t>
      </w:r>
      <w:r w:rsidR="00C87AF5" w:rsidRPr="00CF7D1F">
        <w:fldChar w:fldCharType="begin"/>
      </w:r>
      <w:r w:rsidR="009A7204">
        <w:instrText xml:space="preserve"> ADDIN EN.CITE &lt;EndNote&gt;&lt;Cite&gt;&lt;Author&gt;Richards&lt;/Author&gt;&lt;Year&gt;2012&lt;/Year&gt;&lt;RecNum&gt;12&lt;/RecNum&gt;&lt;DisplayText&gt;(18)&lt;/DisplayText&gt;&lt;record&gt;&lt;rec-number&gt;12&lt;/rec-number&gt;&lt;foreign-keys&gt;&lt;key app="EN" db-id="ax5t9ztwnxe5f8edetnp2tzne0aaff55ftr5" timestamp="1457304590"&gt;12&lt;/key&gt;&lt;/foreign-keys&gt;&lt;ref-type name="Journal Article"&gt;17&lt;/ref-type&gt;&lt;contributors&gt;&lt;authors&gt;&lt;author&gt;Richards, DP&lt;/author&gt;&lt;author&gt;Barlow, A&lt;/author&gt;&lt;author&gt;Wüster, Wolfgang&lt;/author&gt;&lt;/authors&gt;&lt;/contributors&gt;&lt;titles&gt;&lt;title&gt;Venom lethality and diet: differential responses of natural prey and model organisms to the venom of the saw-scaled vipers (Echis)&lt;/title&gt;&lt;secondary-title&gt;Toxicon&lt;/secondary-title&gt;&lt;/titles&gt;&lt;periodical&gt;&lt;full-title&gt;Toxicon&lt;/full-title&gt;&lt;/periodical&gt;&lt;pages&gt;110-116&lt;/pages&gt;&lt;volume&gt;59&lt;/volume&gt;&lt;number&gt;1&lt;/number&gt;&lt;dates&gt;&lt;year&gt;2012&lt;/year&gt;&lt;/dates&gt;&lt;isbn&gt;0041-0101&lt;/isbn&gt;&lt;urls&gt;&lt;/urls&gt;&lt;/record&gt;&lt;/Cite&gt;&lt;/EndNote&gt;</w:instrText>
      </w:r>
      <w:r w:rsidR="00C87AF5" w:rsidRPr="00CF7D1F">
        <w:fldChar w:fldCharType="separate"/>
      </w:r>
      <w:r w:rsidR="009A7204">
        <w:rPr>
          <w:noProof/>
        </w:rPr>
        <w:t>(</w:t>
      </w:r>
      <w:r w:rsidR="009A7204">
        <w:rPr>
          <w:noProof/>
        </w:rPr>
        <w:fldChar w:fldCharType="begin"/>
      </w:r>
      <w:r w:rsidR="009A7204">
        <w:rPr>
          <w:noProof/>
        </w:rPr>
        <w:instrText xml:space="preserve"> HYPERLINK \l "_ENREF_18" \o "Richards, 2012 #12" </w:instrText>
      </w:r>
      <w:r w:rsidR="009A7204">
        <w:rPr>
          <w:noProof/>
        </w:rPr>
      </w:r>
      <w:r w:rsidR="009A7204">
        <w:rPr>
          <w:noProof/>
        </w:rPr>
        <w:fldChar w:fldCharType="separate"/>
      </w:r>
      <w:r w:rsidR="009A7204">
        <w:rPr>
          <w:noProof/>
        </w:rPr>
        <w:t>18</w:t>
      </w:r>
      <w:r w:rsidR="009A7204">
        <w:rPr>
          <w:noProof/>
        </w:rPr>
        <w:fldChar w:fldCharType="end"/>
      </w:r>
      <w:r w:rsidR="009A7204">
        <w:rPr>
          <w:noProof/>
        </w:rPr>
        <w:t>)</w:t>
      </w:r>
      <w:r w:rsidR="00C87AF5" w:rsidRPr="00CF7D1F">
        <w:fldChar w:fldCharType="end"/>
      </w:r>
      <w:r w:rsidR="00C87AF5">
        <w:t xml:space="preserve"> and insect eating </w:t>
      </w:r>
      <w:r w:rsidR="00C87AF5">
        <w:rPr>
          <w:i/>
        </w:rPr>
        <w:t xml:space="preserve">Pelias </w:t>
      </w:r>
      <w:r w:rsidR="00C87AF5">
        <w:t xml:space="preserve">vipers </w:t>
      </w:r>
      <w:r w:rsidR="00C87AF5">
        <w:fldChar w:fldCharType="begin"/>
      </w:r>
      <w:r w:rsidR="00B96137">
        <w:instrText xml:space="preserve"> ADDIN EN.CITE &lt;EndNote&gt;&lt;Cite&gt;&lt;Author&gt;Starkov&lt;/Author&gt;&lt;Year&gt;2007&lt;/Year&gt;&lt;RecNum&gt;116&lt;/RecNum&gt;&lt;DisplayText&gt;(7)&lt;/DisplayText&gt;&lt;record&gt;&lt;rec-number&gt;116&lt;/rec-number&gt;&lt;foreign-keys&gt;&lt;key app="EN" db-id="ax5t9ztwnxe5f8edetnp2tzne0aaff55ftr5" timestamp="1469459417"&gt;116&lt;/key&gt;&lt;/foreign-keys&gt;&lt;ref-type name="Journal Article"&gt;17&lt;/ref-type&gt;&lt;contributors&gt;&lt;authors&gt;&lt;author&gt;Starkov, Vladislav G&lt;/author&gt;&lt;author&gt;Osipov, Alexey V&lt;/author&gt;&lt;author&gt;Utkin, Yuri N&lt;/author&gt;&lt;/authors&gt;&lt;/contributors&gt;&lt;titles&gt;&lt;title&gt;Toxicity of venoms from vipers of Pelias group to crickets Gryllus assimilis and its relation to snake entomophagy&lt;/title&gt;&lt;secondary-title&gt;Toxicon&lt;/secondary-title&gt;&lt;/titles&gt;&lt;periodical&gt;&lt;full-title&gt;Toxicon&lt;/full-title&gt;&lt;/periodical&gt;&lt;pages&gt;995-1001&lt;/pages&gt;&lt;volume&gt;49&lt;/volume&gt;&lt;number&gt;7&lt;/number&gt;&lt;dates&gt;&lt;year&gt;2007&lt;/year&gt;&lt;/dates&gt;&lt;isbn&gt;0041-0101&lt;/isbn&gt;&lt;urls&gt;&lt;/urls&gt;&lt;/record&gt;&lt;/Cite&gt;&lt;/EndNote&gt;</w:instrText>
      </w:r>
      <w:r w:rsidR="00C87AF5">
        <w:fldChar w:fldCharType="separate"/>
      </w:r>
      <w:r w:rsidR="00B96137">
        <w:rPr>
          <w:noProof/>
        </w:rPr>
        <w:t>(</w:t>
      </w:r>
      <w:r w:rsidR="009A7204">
        <w:rPr>
          <w:noProof/>
        </w:rPr>
        <w:fldChar w:fldCharType="begin"/>
      </w:r>
      <w:r w:rsidR="009A7204">
        <w:rPr>
          <w:noProof/>
        </w:rPr>
        <w:instrText xml:space="preserve"> HYPERLINK \l "_ENREF_7" \o "Starkov, 2007 #116" </w:instrText>
      </w:r>
      <w:r w:rsidR="009A7204">
        <w:rPr>
          <w:noProof/>
        </w:rPr>
      </w:r>
      <w:r w:rsidR="009A7204">
        <w:rPr>
          <w:noProof/>
        </w:rPr>
        <w:fldChar w:fldCharType="separate"/>
      </w:r>
      <w:r w:rsidR="009A7204">
        <w:rPr>
          <w:noProof/>
        </w:rPr>
        <w:t>7</w:t>
      </w:r>
      <w:r w:rsidR="009A7204">
        <w:rPr>
          <w:noProof/>
        </w:rPr>
        <w:fldChar w:fldCharType="end"/>
      </w:r>
      <w:r w:rsidR="00B96137">
        <w:rPr>
          <w:noProof/>
        </w:rPr>
        <w:t>)</w:t>
      </w:r>
      <w:r w:rsidR="00C87AF5">
        <w:fldChar w:fldCharType="end"/>
      </w:r>
      <w:r w:rsidR="00C87AF5">
        <w:t xml:space="preserve">, other cases have found either no relationship between prey and venom </w:t>
      </w:r>
      <w:r w:rsidR="006C58C6">
        <w:t>lethality</w:t>
      </w:r>
      <w:r w:rsidR="00C87AF5">
        <w:t xml:space="preserve"> () or a reverse case were common prey items have </w:t>
      </w:r>
      <w:r w:rsidR="006C58C6">
        <w:t>seemly</w:t>
      </w:r>
      <w:r w:rsidR="00C87AF5">
        <w:t xml:space="preserve"> </w:t>
      </w:r>
      <w:r w:rsidR="006C58C6">
        <w:t>evolved</w:t>
      </w:r>
      <w:r w:rsidR="00C87AF5">
        <w:t xml:space="preserve"> resistance towards their predators venoms, such as in the case of xx. Here we use a measure of </w:t>
      </w:r>
      <w:r w:rsidR="006C58C6">
        <w:t>the evolutionary distanc</w:t>
      </w:r>
      <w:r w:rsidR="00B0400E">
        <w:t>e between the prey groups found within a snake species diet and the animal model used to measure its LD</w:t>
      </w:r>
      <w:r w:rsidR="00B0400E" w:rsidRPr="00796631">
        <w:rPr>
          <w:vertAlign w:val="subscript"/>
        </w:rPr>
        <w:t>50</w:t>
      </w:r>
      <w:r w:rsidR="00B0400E">
        <w:t xml:space="preserve"> to account for these potential predator-prey dynamics. This</w:t>
      </w:r>
      <w:r w:rsidR="00AA641B">
        <w:t xml:space="preserve"> measure of evolutionary distance between test and intended target species </w:t>
      </w:r>
      <w:r w:rsidR="00B0400E">
        <w:t xml:space="preserve">will not only allow for </w:t>
      </w:r>
      <w:r w:rsidR="00AA641B">
        <w:t>comparison across venomous snakes but also acts as a test of expected predator prey dynamics (Figure 2).</w:t>
      </w:r>
    </w:p>
    <w:p w14:paraId="276F16A6" w14:textId="4B9455A6" w:rsidR="00C87AF5" w:rsidRDefault="00C87AF5" w:rsidP="003B5958">
      <w:pPr>
        <w:spacing w:line="360" w:lineRule="auto"/>
      </w:pPr>
    </w:p>
    <w:p w14:paraId="21018060" w14:textId="05D3CE2E" w:rsidR="00AA641B" w:rsidRDefault="00C87AF5" w:rsidP="00E91DBC">
      <w:pPr>
        <w:spacing w:line="360" w:lineRule="auto"/>
        <w:ind w:firstLine="720"/>
        <w:pPrChange w:id="6" w:author="Kevin Healy" w:date="2017-02-13T22:49:00Z">
          <w:pPr>
            <w:spacing w:line="360" w:lineRule="auto"/>
          </w:pPr>
        </w:pPrChange>
      </w:pPr>
      <w:r>
        <w:lastRenderedPageBreak/>
        <w:t xml:space="preserve">One </w:t>
      </w:r>
      <w:r w:rsidR="006C58C6">
        <w:t>suggestion to</w:t>
      </w:r>
      <w:r>
        <w:t xml:space="preserve"> </w:t>
      </w:r>
      <w:r w:rsidR="006C58C6">
        <w:t>account</w:t>
      </w:r>
      <w:r>
        <w:t xml:space="preserve"> for the idiosyncratic pattern of prey </w:t>
      </w:r>
      <w:r w:rsidR="006C58C6">
        <w:t xml:space="preserve">specific venoms is the overkill hypothesis (ref). This hypothesis posits that venom </w:t>
      </w:r>
      <w:r w:rsidR="00796631">
        <w:t xml:space="preserve">typically </w:t>
      </w:r>
      <w:r w:rsidR="006C58C6">
        <w:t>evolve</w:t>
      </w:r>
      <w:r w:rsidR="00796631">
        <w:t>s</w:t>
      </w:r>
      <w:r w:rsidR="006C58C6">
        <w:t xml:space="preserve"> </w:t>
      </w:r>
      <w:r w:rsidR="00796631">
        <w:t xml:space="preserve">levels of </w:t>
      </w:r>
      <w:r w:rsidR="00FB3AB3">
        <w:t>lethality</w:t>
      </w:r>
      <w:r w:rsidR="006C58C6">
        <w:t xml:space="preserve"> so far in excess of </w:t>
      </w:r>
      <w:r w:rsidR="00796631">
        <w:t xml:space="preserve">trophic </w:t>
      </w:r>
      <w:r w:rsidR="00FB3AB3">
        <w:t>requirements</w:t>
      </w:r>
      <w:r w:rsidR="006C58C6">
        <w:t xml:space="preserve"> that potential pr</w:t>
      </w:r>
      <w:r w:rsidR="00FB3AB3">
        <w:t xml:space="preserve">edator-prey dynamics only play a minor role in further evolution (fig2). </w:t>
      </w:r>
      <w:commentRangeStart w:id="7"/>
      <w:r w:rsidR="00FB3AB3">
        <w:t>While many species</w:t>
      </w:r>
      <w:r w:rsidR="00AA641B">
        <w:t xml:space="preserve"> display</w:t>
      </w:r>
      <w:r w:rsidR="00FB3AB3">
        <w:t xml:space="preserve"> </w:t>
      </w:r>
      <w:r w:rsidR="00796631">
        <w:t>the</w:t>
      </w:r>
      <w:r w:rsidR="00FB3AB3">
        <w:t xml:space="preserve"> extreme lethality’s,</w:t>
      </w:r>
      <w:r w:rsidR="00796631">
        <w:t xml:space="preserve"> required to support this hypothesis</w:t>
      </w:r>
      <w:r w:rsidR="00FB3AB3">
        <w:t xml:space="preserve"> many</w:t>
      </w:r>
      <w:r w:rsidR="00AA641B">
        <w:t xml:space="preserve"> </w:t>
      </w:r>
      <w:r w:rsidR="00FB3AB3">
        <w:t xml:space="preserve">have either </w:t>
      </w:r>
      <w:r w:rsidR="00AA641B">
        <w:t xml:space="preserve">intermediate </w:t>
      </w:r>
      <w:r w:rsidR="00FB3AB3">
        <w:t>or mildly toxic venoms</w:t>
      </w:r>
      <w:r w:rsidR="00AA641B">
        <w:t xml:space="preserve"> </w:t>
      </w:r>
      <w:commentRangeEnd w:id="7"/>
      <w:r w:rsidR="004C5CE9">
        <w:rPr>
          <w:rStyle w:val="CommentReference"/>
        </w:rPr>
        <w:commentReference w:id="7"/>
      </w:r>
      <w:r w:rsidR="00AA641B">
        <w:t>(figure 1)</w:t>
      </w:r>
      <w:r w:rsidR="00FB3AB3">
        <w:t xml:space="preserve">. </w:t>
      </w:r>
      <w:r w:rsidR="004C5CE9">
        <w:t>Furthermore</w:t>
      </w:r>
      <w:r w:rsidR="00FB3AB3">
        <w:t>, if</w:t>
      </w:r>
      <w:r w:rsidR="004C5CE9">
        <w:t xml:space="preserve"> venom evolution follows</w:t>
      </w:r>
      <w:r w:rsidR="00FB3AB3">
        <w:t xml:space="preserve"> the overkill hypothesis</w:t>
      </w:r>
      <w:r w:rsidR="004C5CE9">
        <w:t xml:space="preserve"> in</w:t>
      </w:r>
      <w:r w:rsidR="00FB3AB3">
        <w:t xml:space="preserve"> </w:t>
      </w:r>
      <w:r w:rsidR="00796631">
        <w:t>general</w:t>
      </w:r>
      <w:r w:rsidR="00FB3AB3">
        <w:t xml:space="preserve"> pattern it would be expected that prey identity</w:t>
      </w:r>
      <w:r w:rsidR="004C5CE9">
        <w:t>, and hence the test models,</w:t>
      </w:r>
      <w:r w:rsidR="00FB3AB3">
        <w:t xml:space="preserve"> would have no </w:t>
      </w:r>
      <w:r w:rsidR="00AA641B">
        <w:t>effect</w:t>
      </w:r>
      <w:r w:rsidR="00FB3AB3">
        <w:t xml:space="preserve"> on measures</w:t>
      </w:r>
      <w:r w:rsidR="004C5CE9">
        <w:t xml:space="preserve"> of potency</w:t>
      </w:r>
      <w:r w:rsidR="00FB3AB3">
        <w:t xml:space="preserve"> such as LD</w:t>
      </w:r>
      <w:r w:rsidR="00FB3AB3" w:rsidRPr="00796631">
        <w:rPr>
          <w:vertAlign w:val="subscript"/>
        </w:rPr>
        <w:t>50</w:t>
      </w:r>
      <w:r w:rsidR="00AA641B">
        <w:t xml:space="preserve"> (Figure 2). </w:t>
      </w:r>
      <w:r w:rsidR="004C5CE9">
        <w:t>Conversely,</w:t>
      </w:r>
      <w:r w:rsidR="00AA641B">
        <w:t xml:space="preserve"> </w:t>
      </w:r>
      <w:r w:rsidR="004C5CE9">
        <w:t xml:space="preserve">if </w:t>
      </w:r>
      <w:r w:rsidR="00FB3AB3">
        <w:t xml:space="preserve">predatory-prey </w:t>
      </w:r>
      <w:r w:rsidR="00AA641B">
        <w:t>dynamics</w:t>
      </w:r>
      <w:r w:rsidR="004C5CE9">
        <w:t xml:space="preserve"> are an important driver of venom evolution venom potencies would be predicted to be higher </w:t>
      </w:r>
      <w:r w:rsidR="000420AC">
        <w:t>in</w:t>
      </w:r>
      <w:r w:rsidR="00AA641B">
        <w:t xml:space="preserve"> species evolutionary close to their typical prey</w:t>
      </w:r>
      <w:r w:rsidR="000420AC">
        <w:t>,</w:t>
      </w:r>
      <w:r w:rsidR="004C5CE9">
        <w:t xml:space="preserve"> or lower </w:t>
      </w:r>
      <w:r w:rsidR="000420AC">
        <w:t xml:space="preserve">in a scenario were </w:t>
      </w:r>
      <w:r w:rsidR="004C5CE9">
        <w:t xml:space="preserve">the development of </w:t>
      </w:r>
      <w:r w:rsidR="000420AC">
        <w:t xml:space="preserve">prey immunity was the predominate selecting force </w:t>
      </w:r>
      <w:r w:rsidR="00AA641B">
        <w:t>(Figure 2)</w:t>
      </w:r>
      <w:r w:rsidR="000420AC">
        <w:t xml:space="preserve">. </w:t>
      </w:r>
    </w:p>
    <w:p w14:paraId="2A975A99" w14:textId="77777777" w:rsidR="005C7BF7" w:rsidRDefault="005C7BF7" w:rsidP="00467601">
      <w:pPr>
        <w:spacing w:line="360" w:lineRule="auto"/>
      </w:pPr>
    </w:p>
    <w:p w14:paraId="2215E479" w14:textId="39B38A56" w:rsidR="00286E66" w:rsidRDefault="00EE01E3" w:rsidP="00EE01E3">
      <w:pPr>
        <w:spacing w:line="360" w:lineRule="auto"/>
        <w:ind w:firstLine="720"/>
        <w:jc w:val="center"/>
        <w:rPr>
          <w:lang w:val="en-IE"/>
        </w:rPr>
      </w:pPr>
      <w:r>
        <w:rPr>
          <w:noProof/>
        </w:rPr>
        <w:drawing>
          <wp:inline distT="0" distB="0" distL="0" distR="0" wp14:anchorId="360304F9" wp14:editId="46348B42">
            <wp:extent cx="5727700" cy="4178300"/>
            <wp:effectExtent l="0" t="0" r="12700" b="12700"/>
            <wp:docPr id="2" name="Picture 2" descr="Summary%20Figure%201_18_Jan_20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mary%20Figure%201_18_Jan_2017.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4178300"/>
                    </a:xfrm>
                    <a:prstGeom prst="rect">
                      <a:avLst/>
                    </a:prstGeom>
                    <a:noFill/>
                    <a:ln>
                      <a:noFill/>
                    </a:ln>
                  </pic:spPr>
                </pic:pic>
              </a:graphicData>
            </a:graphic>
          </wp:inline>
        </w:drawing>
      </w:r>
    </w:p>
    <w:p w14:paraId="2FD174E5" w14:textId="15C4093A" w:rsidR="00426ABB" w:rsidRPr="00EE01E3" w:rsidRDefault="00EE01E3" w:rsidP="00426ABB">
      <w:pPr>
        <w:spacing w:line="360" w:lineRule="auto"/>
        <w:ind w:firstLine="720"/>
        <w:rPr>
          <w:sz w:val="20"/>
          <w:szCs w:val="20"/>
          <w:lang w:val="en-IE"/>
        </w:rPr>
      </w:pPr>
      <w:r w:rsidRPr="00EE01E3">
        <w:rPr>
          <w:sz w:val="20"/>
          <w:szCs w:val="20"/>
          <w:lang w:val="en-IE"/>
        </w:rPr>
        <w:t>Figure 1. Summary of hypothesis relating to potential drivers of snake venom evolution.</w:t>
      </w:r>
    </w:p>
    <w:p w14:paraId="5C7D3B32" w14:textId="54A50B85" w:rsidR="00E91DBC" w:rsidRDefault="00E91DBC" w:rsidP="00E91DBC">
      <w:pPr>
        <w:spacing w:line="360" w:lineRule="auto"/>
        <w:rPr>
          <w:ins w:id="8" w:author="Kevin Healy" w:date="2017-02-13T22:49:00Z"/>
        </w:rPr>
      </w:pPr>
    </w:p>
    <w:p w14:paraId="450EC143" w14:textId="49C35018" w:rsidR="009751BF" w:rsidRPr="000E7B97" w:rsidRDefault="00E91DBC" w:rsidP="00E91DBC">
      <w:pPr>
        <w:spacing w:line="360" w:lineRule="auto"/>
      </w:pPr>
      <w:ins w:id="9" w:author="Kevin Healy" w:date="2017-02-13T22:51:00Z">
        <w:r>
          <w:tab/>
          <w:t xml:space="preserve">As the </w:t>
        </w:r>
      </w:ins>
      <w:ins w:id="10" w:author="Kevin Healy" w:date="2017-02-13T22:52:00Z">
        <w:r>
          <w:t>ability</w:t>
        </w:r>
      </w:ins>
      <w:ins w:id="11" w:author="Kevin Healy" w:date="2017-02-13T22:51:00Z">
        <w:r>
          <w:t xml:space="preserve"> to incapacitate prey is also determined by the amount of venom </w:t>
        </w:r>
      </w:ins>
      <w:ins w:id="12" w:author="Kevin Healy" w:date="2017-02-13T22:52:00Z">
        <w:r>
          <w:t>a</w:t>
        </w:r>
      </w:ins>
      <w:ins w:id="13" w:author="Kevin Healy" w:date="2017-02-13T22:53:00Z">
        <w:r>
          <w:t>vailable</w:t>
        </w:r>
      </w:ins>
      <w:ins w:id="14" w:author="Kevin Healy" w:date="2017-02-13T22:51:00Z">
        <w:r>
          <w:t xml:space="preserve"> it would also be predicted</w:t>
        </w:r>
      </w:ins>
      <w:ins w:id="15" w:author="Kevin Healy" w:date="2017-02-13T22:53:00Z">
        <w:r>
          <w:t xml:space="preserve"> that venom volume would</w:t>
        </w:r>
      </w:ins>
      <w:ins w:id="16" w:author="Kevin Healy" w:date="2017-02-13T22:51:00Z">
        <w:r>
          <w:t xml:space="preserve"> be under </w:t>
        </w:r>
      </w:ins>
      <w:ins w:id="17" w:author="Kevin Healy" w:date="2017-02-13T22:52:00Z">
        <w:r>
          <w:t xml:space="preserve">similar selective </w:t>
        </w:r>
        <w:r>
          <w:lastRenderedPageBreak/>
          <w:t>pressures. In particular,</w:t>
        </w:r>
      </w:ins>
      <w:ins w:id="18" w:author="Kevin Healy" w:date="2017-02-13T22:58:00Z">
        <w:r w:rsidR="007B1164">
          <w:t xml:space="preserve"> as</w:t>
        </w:r>
      </w:ins>
      <w:ins w:id="19" w:author="Kevin Healy" w:date="2017-02-13T22:52:00Z">
        <w:r>
          <w:t xml:space="preserve"> </w:t>
        </w:r>
      </w:ins>
      <w:del w:id="20" w:author="Kevin Healy" w:date="2017-02-13T22:52:00Z">
        <w:r w:rsidR="00AC0DD3" w:rsidDel="00E91DBC">
          <w:delText>A</w:delText>
        </w:r>
      </w:del>
      <w:del w:id="21" w:author="Kevin Healy" w:date="2017-02-13T22:53:00Z">
        <w:r w:rsidR="00AC0DD3" w:rsidDel="00E91DBC">
          <w:delText xml:space="preserve">s </w:delText>
        </w:r>
      </w:del>
      <w:r w:rsidR="00EA5C3E">
        <w:t>venom</w:t>
      </w:r>
      <w:r w:rsidR="000E7B97">
        <w:t xml:space="preserve"> </w:t>
      </w:r>
      <w:r w:rsidR="00AD60BB">
        <w:t>production</w:t>
      </w:r>
      <w:r w:rsidR="006A7C8F">
        <w:t xml:space="preserve"> </w:t>
      </w:r>
      <w:r w:rsidR="00AC0DD3">
        <w:t>incur</w:t>
      </w:r>
      <w:r w:rsidR="00046675">
        <w:t>s a</w:t>
      </w:r>
      <w:r w:rsidR="007B1164">
        <w:t xml:space="preserve">n energetic </w:t>
      </w:r>
      <w:del w:id="22" w:author="Kevin Healy" w:date="2017-02-13T22:57:00Z">
        <w:r w:rsidR="000E7B97" w:rsidDel="007B1164">
          <w:delText xml:space="preserve"> metabolic </w:delText>
        </w:r>
      </w:del>
      <w:r w:rsidR="000E7B97">
        <w:t>cost</w:t>
      </w:r>
      <w:r w:rsidR="00AC0DD3">
        <w:t xml:space="preserve"> </w:t>
      </w:r>
      <w:r w:rsidR="00AC0DD3">
        <w:fldChar w:fldCharType="begin"/>
      </w:r>
      <w:r w:rsidR="009A7204">
        <w:instrText xml:space="preserve"> ADDIN EN.CITE &lt;EndNote&gt;&lt;Cite&gt;&lt;Author&gt;McCue&lt;/Author&gt;&lt;Year&gt;2006&lt;/Year&gt;&lt;RecNum&gt;10&lt;/RecNum&gt;&lt;DisplayText&gt;(19)&lt;/DisplayText&gt;&lt;record&gt;&lt;rec-number&gt;10&lt;/rec-number&gt;&lt;foreign-keys&gt;&lt;key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instrText>
      </w:r>
      <w:r w:rsidR="00AC0DD3">
        <w:fldChar w:fldCharType="separate"/>
      </w:r>
      <w:r w:rsidR="009A7204">
        <w:rPr>
          <w:noProof/>
        </w:rPr>
        <w:t>(</w:t>
      </w:r>
      <w:hyperlink w:anchor="_ENREF_19" w:tooltip="McCue, 2006 #10" w:history="1">
        <w:r w:rsidR="009A7204">
          <w:rPr>
            <w:noProof/>
          </w:rPr>
          <w:t>19</w:t>
        </w:r>
      </w:hyperlink>
      <w:r w:rsidR="009A7204">
        <w:rPr>
          <w:noProof/>
        </w:rPr>
        <w:t>)</w:t>
      </w:r>
      <w:r w:rsidR="00AC0DD3">
        <w:fldChar w:fldCharType="end"/>
      </w:r>
      <w:r w:rsidR="00E84AE9">
        <w:t xml:space="preserve"> (</w:t>
      </w:r>
      <w:r w:rsidR="00046675">
        <w:t>although t</w:t>
      </w:r>
      <w:r w:rsidR="00A24A84">
        <w:t xml:space="preserve">he level of this cost </w:t>
      </w:r>
      <w:r w:rsidR="00046675">
        <w:t xml:space="preserve">is debated </w:t>
      </w:r>
      <w:r w:rsidR="00046675">
        <w:fldChar w:fldCharType="begin"/>
      </w:r>
      <w:r w:rsidR="009A7204">
        <w:instrText xml:space="preserve"> ADDIN EN.CITE &lt;EndNote&gt;&lt;Cite&gt;&lt;Author&gt;Pintor&lt;/Author&gt;&lt;Year&gt;2010&lt;/Year&gt;&lt;RecNum&gt;27&lt;/RecNum&gt;&lt;DisplayText&gt;(20)&lt;/DisplayText&gt;&lt;record&gt;&lt;rec-number&gt;27&lt;/rec-number&gt;&lt;foreign-keys&gt;&lt;key app="EN" db-id="ax5t9ztwnxe5f8edetnp2tzne0aaff55ftr5" timestamp="1457368259"&gt;27&lt;/key&gt;&lt;/foreign-keys&gt;&lt;ref-type name="Journal Article"&gt;17&lt;/ref-type&gt;&lt;contributors&gt;&lt;authors&gt;&lt;author&gt;Pintor, Anna FV&lt;/author&gt;&lt;author&gt;Krockenberger, Andrew K&lt;/author&gt;&lt;author&gt;Seymour, Jamie E&lt;/author&gt;&lt;/authors&gt;&lt;/contributors&gt;&lt;titles&gt;&lt;title&gt;Costs of venom production in the common death adder (Acanthophis antarcticus)&lt;/title&gt;&lt;secondary-title&gt;Toxicon&lt;/secondary-title&gt;&lt;/titles&gt;&lt;periodical&gt;&lt;full-title&gt;Toxicon&lt;/full-title&gt;&lt;/periodical&gt;&lt;pages&gt;1035-1042&lt;/pages&gt;&lt;volume&gt;56&lt;/volume&gt;&lt;number&gt;6&lt;/number&gt;&lt;dates&gt;&lt;year&gt;2010&lt;/year&gt;&lt;/dates&gt;&lt;isbn&gt;0041-0101&lt;/isbn&gt;&lt;urls&gt;&lt;/urls&gt;&lt;/record&gt;&lt;/Cite&gt;&lt;/EndNote&gt;</w:instrText>
      </w:r>
      <w:r w:rsidR="00046675">
        <w:fldChar w:fldCharType="separate"/>
      </w:r>
      <w:r w:rsidR="009A7204">
        <w:rPr>
          <w:noProof/>
        </w:rPr>
        <w:t>(</w:t>
      </w:r>
      <w:hyperlink w:anchor="_ENREF_20" w:tooltip="Pintor, 2010 #27" w:history="1">
        <w:r w:rsidR="009A7204">
          <w:rPr>
            <w:noProof/>
          </w:rPr>
          <w:t>20</w:t>
        </w:r>
      </w:hyperlink>
      <w:r w:rsidR="009A7204">
        <w:rPr>
          <w:noProof/>
        </w:rPr>
        <w:t>)</w:t>
      </w:r>
      <w:r w:rsidR="00046675">
        <w:fldChar w:fldCharType="end"/>
      </w:r>
      <w:r w:rsidR="00E84AE9">
        <w:t>)</w:t>
      </w:r>
      <w:r w:rsidR="000E7B97">
        <w:t xml:space="preserve"> and requires storage</w:t>
      </w:r>
      <w:r w:rsidR="00046675">
        <w:t>,</w:t>
      </w:r>
      <w:r w:rsidR="000E7B97">
        <w:t xml:space="preserve"> the volume of venom a snake species can produce is likely to be linked</w:t>
      </w:r>
      <w:ins w:id="23" w:author="Kevin Healy" w:date="2017-02-13T22:54:00Z">
        <w:r>
          <w:t xml:space="preserve"> to</w:t>
        </w:r>
      </w:ins>
      <w:ins w:id="24" w:author="Kevin Healy" w:date="2017-02-13T22:55:00Z">
        <w:r>
          <w:t xml:space="preserve"> prey size and </w:t>
        </w:r>
      </w:ins>
      <w:ins w:id="25" w:author="Kevin Healy" w:date="2017-02-13T22:58:00Z">
        <w:r w:rsidR="007B1164">
          <w:t>metabolic rate (ref)</w:t>
        </w:r>
      </w:ins>
      <w:ins w:id="26" w:author="Kevin Healy" w:date="2017-02-13T23:01:00Z">
        <w:r w:rsidR="007B1164">
          <w:t xml:space="preserve">. Both prey size and metabolic rate are </w:t>
        </w:r>
      </w:ins>
      <w:ins w:id="27" w:author="Kevin Healy" w:date="2017-02-13T23:00:00Z">
        <w:r w:rsidR="007B1164">
          <w:t>strongly determined by body size (ref)</w:t>
        </w:r>
      </w:ins>
      <w:del w:id="28" w:author="Kevin Healy" w:date="2017-02-13T23:01:00Z">
        <w:r w:rsidR="000E7B97" w:rsidDel="007B1164">
          <w:delText xml:space="preserve"> </w:delText>
        </w:r>
        <w:r w:rsidR="00B11E9A" w:rsidDel="007B1164">
          <w:delText xml:space="preserve">strongly </w:delText>
        </w:r>
        <w:r w:rsidR="000E7B97" w:rsidDel="007B1164">
          <w:delText>to</w:delText>
        </w:r>
        <w:r w:rsidR="00B11E9A" w:rsidDel="007B1164">
          <w:delText xml:space="preserve"> body size</w:delText>
        </w:r>
      </w:del>
      <w:del w:id="29" w:author="Kevin Healy" w:date="2017-02-13T22:54:00Z">
        <w:r w:rsidR="00B11E9A" w:rsidDel="00E91DBC">
          <w:delText xml:space="preserve"> as</w:delText>
        </w:r>
        <w:r w:rsidR="000E7B97" w:rsidDel="00E91DBC">
          <w:delText xml:space="preserve"> o</w:delText>
        </w:r>
        <w:r w:rsidR="005266A2" w:rsidDel="00E91DBC">
          <w:delText>ne of the strongest determinants of trophic ecology</w:delText>
        </w:r>
      </w:del>
      <w:r w:rsidR="00E7439E">
        <w:t>.</w:t>
      </w:r>
      <w:ins w:id="30" w:author="Kevin Healy" w:date="2017-02-13T23:02:00Z">
        <w:r w:rsidR="007B1164">
          <w:t xml:space="preserve"> In terms of prey size, in general</w:t>
        </w:r>
      </w:ins>
      <w:r w:rsidR="00535369">
        <w:t xml:space="preserve"> </w:t>
      </w:r>
      <w:del w:id="31" w:author="Kevin Healy" w:date="2017-02-13T23:02:00Z">
        <w:r w:rsidR="009751BF" w:rsidDel="007B1164">
          <w:delText xml:space="preserve">In general, </w:delText>
        </w:r>
      </w:del>
      <w:r w:rsidR="009751BF">
        <w:t>larger predators eat larger prey</w:t>
      </w:r>
      <w:r w:rsidR="009751BF" w:rsidRPr="009751BF">
        <w:t xml:space="preserve"> </w:t>
      </w:r>
      <w:r w:rsidR="009751BF">
        <w:fldChar w:fldCharType="begin"/>
      </w:r>
      <w:r w:rsidR="009A7204">
        <w:instrText xml:space="preserve"> ADDIN EN.CITE &lt;EndNote&gt;&lt;Cite&gt;&lt;Author&gt;Carbone&lt;/Author&gt;&lt;Year&gt;2014&lt;/Year&gt;&lt;RecNum&gt;93&lt;/RecNum&gt;&lt;DisplayText&gt;(17)&lt;/DisplayText&gt;&lt;record&gt;&lt;rec-number&gt;93&lt;/rec-number&gt;&lt;foreign-keys&gt;&lt;key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9751BF">
        <w:fldChar w:fldCharType="separate"/>
      </w:r>
      <w:r w:rsidR="009A7204">
        <w:rPr>
          <w:noProof/>
        </w:rPr>
        <w:t>(</w:t>
      </w:r>
      <w:hyperlink w:anchor="_ENREF_17" w:tooltip="Carbone, 2014 #93" w:history="1">
        <w:r w:rsidR="009A7204">
          <w:rPr>
            <w:noProof/>
          </w:rPr>
          <w:t>17</w:t>
        </w:r>
      </w:hyperlink>
      <w:r w:rsidR="009A7204">
        <w:rPr>
          <w:noProof/>
        </w:rPr>
        <w:t>)</w:t>
      </w:r>
      <w:r w:rsidR="009751BF">
        <w:fldChar w:fldCharType="end"/>
      </w:r>
      <w:r w:rsidR="009751BF">
        <w:t xml:space="preserve">. </w:t>
      </w:r>
      <w:del w:id="32" w:author="Kevin Healy" w:date="2017-02-13T23:02:00Z">
        <w:r w:rsidR="004058B3" w:rsidDel="007B1164">
          <w:delText xml:space="preserve">If venom is under selection for its ability to kill prey </w:delText>
        </w:r>
      </w:del>
      <w:ins w:id="33" w:author="Kevin Healy" w:date="2017-02-13T23:02:00Z">
        <w:r w:rsidR="007B1164">
          <w:t>I</w:t>
        </w:r>
      </w:ins>
      <w:del w:id="34" w:author="Kevin Healy" w:date="2017-02-13T23:02:00Z">
        <w:r w:rsidR="004058B3" w:rsidDel="007B1164">
          <w:delText>i</w:delText>
        </w:r>
      </w:del>
      <w:r w:rsidR="004058B3">
        <w:t>t would</w:t>
      </w:r>
      <w:ins w:id="35" w:author="Kevin Healy" w:date="2017-02-13T23:03:00Z">
        <w:r w:rsidR="007B1164">
          <w:t xml:space="preserve"> hence</w:t>
        </w:r>
      </w:ins>
      <w:r w:rsidR="004058B3">
        <w:t xml:space="preserve"> be expected that larger snake species would need to produce larger quantities of venom to keep pace with the subsequent increase in prey size</w:t>
      </w:r>
      <w:ins w:id="36" w:author="Kevin Healy" w:date="2017-02-13T23:03:00Z">
        <w:r w:rsidR="00F06B13">
          <w:t xml:space="preserve">. </w:t>
        </w:r>
      </w:ins>
      <w:del w:id="37" w:author="Kevin Healy" w:date="2017-02-13T23:03:00Z">
        <w:r w:rsidR="004058B3" w:rsidDel="007B1164">
          <w:delText>.</w:delText>
        </w:r>
      </w:del>
      <w:del w:id="38" w:author="Kevin Healy" w:date="2017-02-13T23:07:00Z">
        <w:r w:rsidR="004058B3" w:rsidDel="00F06B13">
          <w:delText xml:space="preserve"> </w:delText>
        </w:r>
        <w:r w:rsidR="00D26E0D" w:rsidDel="00F06B13">
          <w:delText>T</w:delText>
        </w:r>
        <w:r w:rsidR="004058B3" w:rsidDel="00F06B13">
          <w:delText xml:space="preserve">he </w:delText>
        </w:r>
      </w:del>
      <w:ins w:id="39" w:author="Kevin Healy" w:date="2017-02-13T23:07:00Z">
        <w:r w:rsidR="00F06B13">
          <w:t>M</w:t>
        </w:r>
      </w:ins>
      <w:del w:id="40" w:author="Kevin Healy" w:date="2017-02-13T23:07:00Z">
        <w:r w:rsidR="004058B3" w:rsidDel="00F06B13">
          <w:delText>m</w:delText>
        </w:r>
      </w:del>
      <w:r w:rsidR="004058B3">
        <w:t>etering of venom in response to prey size seen in several species</w:t>
      </w:r>
      <w:r w:rsidR="004058B3" w:rsidDel="004058B3">
        <w:t xml:space="preserve"> </w:t>
      </w:r>
      <w:r w:rsidR="009751BF">
        <w:fldChar w:fldCharType="begin"/>
      </w:r>
      <w:r w:rsidR="009A7204">
        <w:instrText xml:space="preserve"> ADDIN EN.CITE &lt;EndNote&gt;&lt;Cite&gt;&lt;Author&gt;Hayes&lt;/Author&gt;&lt;Year&gt;1995&lt;/Year&gt;&lt;RecNum&gt;28&lt;/RecNum&gt;&lt;DisplayText&gt;(21, 22)&lt;/DisplayText&gt;&lt;record&gt;&lt;rec-number&gt;28&lt;/rec-number&gt;&lt;foreign-keys&gt;&lt;key app="EN" db-id="ax5t9ztwnxe5f8edetnp2tzne0aaff55ftr5" timestamp="1457368338"&gt;28&lt;/key&gt;&lt;/foreign-keys&gt;&lt;ref-type name="Journal Article"&gt;17&lt;/ref-type&gt;&lt;contributors&gt;&lt;authors&gt;&lt;author&gt;Hayes, William K&lt;/author&gt;&lt;/authors&gt;&lt;/contributors&gt;&lt;titles&gt;&lt;title&gt;Venom metering by juvenile prairie rattlesnakes, Crotalus v. viridis: effects of prey size and experience&lt;/title&gt;&lt;secondary-title&gt;Animal Behaviour&lt;/secondary-title&gt;&lt;/titles&gt;&lt;periodical&gt;&lt;full-title&gt;Animal Behaviour&lt;/full-title&gt;&lt;/periodical&gt;&lt;pages&gt;33-40&lt;/pages&gt;&lt;volume&gt;50&lt;/volume&gt;&lt;number&gt;1&lt;/number&gt;&lt;dates&gt;&lt;year&gt;1995&lt;/year&gt;&lt;/dates&gt;&lt;isbn&gt;0003-3472&lt;/isbn&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9751BF">
        <w:fldChar w:fldCharType="separate"/>
      </w:r>
      <w:r w:rsidR="009A7204">
        <w:rPr>
          <w:noProof/>
        </w:rPr>
        <w:t>(</w:t>
      </w:r>
      <w:hyperlink w:anchor="_ENREF_21" w:tooltip="Hayes, 1995 #28" w:history="1">
        <w:r w:rsidR="009A7204">
          <w:rPr>
            <w:noProof/>
          </w:rPr>
          <w:t>21</w:t>
        </w:r>
      </w:hyperlink>
      <w:r w:rsidR="009A7204">
        <w:rPr>
          <w:noProof/>
        </w:rPr>
        <w:t xml:space="preserve">, </w:t>
      </w:r>
      <w:hyperlink w:anchor="_ENREF_22" w:tooltip="Hayes, 2002 #9" w:history="1">
        <w:r w:rsidR="009A7204">
          <w:rPr>
            <w:noProof/>
          </w:rPr>
          <w:t>22</w:t>
        </w:r>
      </w:hyperlink>
      <w:r w:rsidR="009A7204">
        <w:rPr>
          <w:noProof/>
        </w:rPr>
        <w:t>)</w:t>
      </w:r>
      <w:r w:rsidR="009751BF">
        <w:fldChar w:fldCharType="end"/>
      </w:r>
      <w:r w:rsidR="00D26E0D">
        <w:t xml:space="preserve"> </w:t>
      </w:r>
      <w:del w:id="41" w:author="Kevin Healy" w:date="2017-02-13T23:08:00Z">
        <w:r w:rsidR="00D26E0D" w:rsidDel="00F06B13">
          <w:delText xml:space="preserve">represents </w:delText>
        </w:r>
      </w:del>
      <w:ins w:id="42" w:author="Kevin Healy" w:date="2017-02-13T23:08:00Z">
        <w:r w:rsidR="00F06B13">
          <w:t xml:space="preserve">supports the presence of such </w:t>
        </w:r>
      </w:ins>
      <w:ins w:id="43" w:author="Kevin Healy" w:date="2017-02-13T23:09:00Z">
        <w:r w:rsidR="00F06B13">
          <w:t xml:space="preserve">selection on venom </w:t>
        </w:r>
        <w:proofErr w:type="spellStart"/>
        <w:r w:rsidR="00F06B13">
          <w:t>quantaty</w:t>
        </w:r>
      </w:ins>
      <w:proofErr w:type="spellEnd"/>
      <w:del w:id="44" w:author="Kevin Healy" w:date="2017-02-13T23:08:00Z">
        <w:r w:rsidR="00D26E0D" w:rsidDel="00F06B13">
          <w:delText>an</w:delText>
        </w:r>
        <w:r w:rsidR="00B11E9A" w:rsidDel="00F06B13">
          <w:delText xml:space="preserve">ecdotal evidence </w:delText>
        </w:r>
        <w:r w:rsidR="00D26E0D" w:rsidDel="00F06B13">
          <w:delText>of this</w:delText>
        </w:r>
        <w:r w:rsidR="00B11E9A" w:rsidDel="00F06B13">
          <w:delText xml:space="preserve"> tradeoff</w:delText>
        </w:r>
      </w:del>
      <w:r w:rsidR="009751BF">
        <w:t xml:space="preserve">. However, while bigger snakes are known to have larger amounts of venom in general </w:t>
      </w:r>
      <w:r w:rsidR="009751BF">
        <w:fldChar w:fldCharType="begin"/>
      </w:r>
      <w:r w:rsidR="009A7204">
        <w:instrText xml:space="preserve"> ADDIN EN.CITE &lt;EndNote&gt;&lt;Cite&gt;&lt;Author&gt;Chippaux&lt;/Author&gt;&lt;Year&gt;1991&lt;/Year&gt;&lt;RecNum&gt;5&lt;/RecNum&gt;&lt;DisplayText&gt;(23)&lt;/DisplayText&gt;&lt;record&gt;&lt;rec-number&gt;5&lt;/rec-number&gt;&lt;foreign-keys&gt;&lt;key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9751BF">
        <w:fldChar w:fldCharType="separate"/>
      </w:r>
      <w:r w:rsidR="009A7204">
        <w:rPr>
          <w:noProof/>
        </w:rPr>
        <w:t>(</w:t>
      </w:r>
      <w:hyperlink w:anchor="_ENREF_23" w:tooltip="Chippaux, 1991 #5" w:history="1">
        <w:r w:rsidR="009A7204">
          <w:rPr>
            <w:noProof/>
          </w:rPr>
          <w:t>23</w:t>
        </w:r>
      </w:hyperlink>
      <w:r w:rsidR="009A7204">
        <w:rPr>
          <w:noProof/>
        </w:rPr>
        <w:t>)</w:t>
      </w:r>
      <w:r w:rsidR="009751BF">
        <w:fldChar w:fldCharType="end"/>
      </w:r>
      <w:r w:rsidR="009751BF">
        <w:t xml:space="preserve"> </w:t>
      </w:r>
      <w:r w:rsidR="00B52257">
        <w:t xml:space="preserve">it is not known whether venom </w:t>
      </w:r>
      <w:r w:rsidR="00D6784F">
        <w:t>yield</w:t>
      </w:r>
      <w:r w:rsidR="00B52257">
        <w:t xml:space="preserve"> scales interspecifically</w:t>
      </w:r>
      <w:r w:rsidR="00D6784F">
        <w:t xml:space="preserve"> according</w:t>
      </w:r>
      <w:r w:rsidR="00B52257">
        <w:t xml:space="preserve"> to any general pattern</w:t>
      </w:r>
      <w:r w:rsidR="009751BF">
        <w:t xml:space="preserve">. </w:t>
      </w:r>
      <w:r w:rsidR="00E15A59">
        <w:t xml:space="preserve">One prediction is that </w:t>
      </w:r>
      <w:r w:rsidR="00445032">
        <w:t xml:space="preserve">venom </w:t>
      </w:r>
      <w:r w:rsidR="00D6784F">
        <w:t>yield</w:t>
      </w:r>
      <w:r w:rsidR="00445032">
        <w:t xml:space="preserve"> increase</w:t>
      </w:r>
      <w:r w:rsidR="00E15A59">
        <w:t>s</w:t>
      </w:r>
      <w:r w:rsidR="00445032">
        <w:t xml:space="preserve"> with</w:t>
      </w:r>
      <w:r w:rsidR="00E15A59">
        <w:t xml:space="preserve"> snake</w:t>
      </w:r>
      <w:r w:rsidR="00445032">
        <w:t xml:space="preserve"> body s</w:t>
      </w:r>
      <w:r w:rsidR="00E15A59">
        <w:t>ize with an exponent relating to the</w:t>
      </w:r>
      <w:r w:rsidR="00482FA0">
        <w:t>ir</w:t>
      </w:r>
      <w:r w:rsidR="00E15A59">
        <w:t xml:space="preserve"> predator</w:t>
      </w:r>
      <w:r w:rsidR="00482FA0">
        <w:t>-</w:t>
      </w:r>
      <w:r w:rsidR="00E15A59">
        <w:t xml:space="preserve">prey </w:t>
      </w:r>
      <w:r w:rsidR="007D0C64">
        <w:t>body size scaling</w:t>
      </w:r>
      <w:r w:rsidR="00A30B5D">
        <w:t xml:space="preserve"> as described by</w:t>
      </w:r>
      <w:r w:rsidR="009751BF">
        <w:t xml:space="preserve"> </w:t>
      </w:r>
      <w:r w:rsidR="00A30B5D">
        <w:t>(</w:t>
      </w:r>
      <w:r w:rsidR="009751BF">
        <w:t>equation 1</w:t>
      </w:r>
      <w:r w:rsidR="00A30B5D">
        <w:t>)</w:t>
      </w:r>
      <w:r w:rsidR="009751BF">
        <w:t>;</w:t>
      </w:r>
    </w:p>
    <w:p w14:paraId="621901A0" w14:textId="77777777" w:rsidR="009751BF" w:rsidRPr="00523C36" w:rsidRDefault="00796631" w:rsidP="009751BF">
      <w:pPr>
        <w:spacing w:line="36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prey</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9751BF">
        <w:t xml:space="preserve"> </w:t>
      </w:r>
    </w:p>
    <w:p w14:paraId="30C18CF0" w14:textId="11FC1C99" w:rsidR="00725A8B" w:rsidRPr="00031018" w:rsidRDefault="009751BF" w:rsidP="00335B4A">
      <w:pPr>
        <w:spacing w:line="360" w:lineRule="auto"/>
      </w:pPr>
      <w:commentRangeStart w:id="45"/>
      <w:commentRangeStart w:id="46"/>
      <w:r>
        <w:t>W</w:t>
      </w:r>
      <w:r w:rsidR="00B11E9A">
        <w:t>h</w:t>
      </w:r>
      <w:r>
        <w:t>ere</w:t>
      </w:r>
      <w:r w:rsidR="00B52257">
        <w:t xml:space="preserve"> for snakes</w:t>
      </w:r>
      <w:r>
        <w:t xml:space="preserve"> the scaling exponent </w:t>
      </w:r>
      <w:r w:rsidRPr="00046675">
        <w:rPr>
          <w:i/>
        </w:rPr>
        <w:t>a</w:t>
      </w:r>
      <w:r>
        <w:t xml:space="preserve"> is </w:t>
      </w:r>
      <w:r w:rsidRPr="001E64EB">
        <w:rPr>
          <w:color w:val="000000" w:themeColor="text1"/>
        </w:rPr>
        <w:t>approximately 0.88</w:t>
      </w:r>
      <w:r w:rsidR="004058B3">
        <w:rPr>
          <w:color w:val="000000" w:themeColor="text1"/>
        </w:rPr>
        <w:t xml:space="preserve"> </w:t>
      </w:r>
      <w:r w:rsidR="004058B3">
        <w:fldChar w:fldCharType="begin"/>
      </w:r>
      <w:r w:rsidR="009A7204">
        <w:instrText xml:space="preserve"> ADDIN EN.CITE &lt;EndNote&gt;&lt;Cite&gt;&lt;Author&gt;Carbone&lt;/Author&gt;&lt;Year&gt;2014&lt;/Year&gt;&lt;RecNum&gt;93&lt;/RecNum&gt;&lt;DisplayText&gt;(17)&lt;/DisplayText&gt;&lt;record&gt;&lt;rec-number&gt;93&lt;/rec-number&gt;&lt;foreign-keys&gt;&lt;key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4058B3">
        <w:fldChar w:fldCharType="separate"/>
      </w:r>
      <w:r w:rsidR="009A7204">
        <w:rPr>
          <w:noProof/>
        </w:rPr>
        <w:t>(</w:t>
      </w:r>
      <w:hyperlink w:anchor="_ENREF_17" w:tooltip="Carbone, 2014 #93" w:history="1">
        <w:r w:rsidR="009A7204">
          <w:rPr>
            <w:noProof/>
          </w:rPr>
          <w:t>17</w:t>
        </w:r>
      </w:hyperlink>
      <w:r w:rsidR="009A7204">
        <w:rPr>
          <w:noProof/>
        </w:rPr>
        <w:t>)</w:t>
      </w:r>
      <w:r w:rsidR="004058B3">
        <w:fldChar w:fldCharType="end"/>
      </w:r>
      <w:commentRangeEnd w:id="45"/>
      <w:r w:rsidR="007C1661">
        <w:rPr>
          <w:rStyle w:val="CommentReference"/>
        </w:rPr>
        <w:commentReference w:id="45"/>
      </w:r>
      <w:commentRangeEnd w:id="46"/>
      <w:r w:rsidR="001C18A4">
        <w:rPr>
          <w:rStyle w:val="CommentReference"/>
        </w:rPr>
        <w:commentReference w:id="46"/>
      </w:r>
      <w:r>
        <w:t xml:space="preserve">. </w:t>
      </w:r>
      <w:r w:rsidR="006B743A">
        <w:t xml:space="preserve">However, venom </w:t>
      </w:r>
      <w:r w:rsidR="00D6784F">
        <w:t>yield</w:t>
      </w:r>
      <w:r w:rsidR="006B743A">
        <w:t xml:space="preserve"> would not be expected to scale according to this exponent as the effects of </w:t>
      </w:r>
      <w:r w:rsidR="006B743A" w:rsidRPr="006B743A">
        <w:t>toxicological</w:t>
      </w:r>
      <w:r w:rsidR="006B743A" w:rsidRPr="006B743A" w:rsidDel="006B743A">
        <w:t xml:space="preserve"> </w:t>
      </w:r>
      <w:r w:rsidR="006B743A">
        <w:t xml:space="preserve">agents also follows an </w:t>
      </w:r>
      <w:proofErr w:type="spellStart"/>
      <w:r w:rsidR="006B743A">
        <w:t>allometric</w:t>
      </w:r>
      <w:proofErr w:type="spellEnd"/>
      <w:r w:rsidR="006B743A">
        <w:t xml:space="preserve"> relationship </w:t>
      </w:r>
      <w:r w:rsidR="006B743A">
        <w:fldChar w:fldCharType="begin"/>
      </w:r>
      <w:r w:rsidR="009A7204">
        <w:instrText xml:space="preserve"> ADDIN EN.CITE &lt;EndNote&gt;&lt;Cite&gt;&lt;Author&gt;Nestorov&lt;/Author&gt;&lt;Year&gt;2003&lt;/Year&gt;&lt;RecNum&gt;101&lt;/RecNum&gt;&lt;DisplayText&gt;(24)&lt;/DisplayText&gt;&lt;record&gt;&lt;rec-number&gt;101&lt;/rec-number&gt;&lt;foreign-keys&gt;&lt;key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6B743A">
        <w:fldChar w:fldCharType="separate"/>
      </w:r>
      <w:r w:rsidR="009A7204">
        <w:rPr>
          <w:noProof/>
        </w:rPr>
        <w:t>(</w:t>
      </w:r>
      <w:hyperlink w:anchor="_ENREF_24" w:tooltip="Nestorov, 2003 #101" w:history="1">
        <w:r w:rsidR="009A7204">
          <w:rPr>
            <w:noProof/>
          </w:rPr>
          <w:t>24</w:t>
        </w:r>
      </w:hyperlink>
      <w:r w:rsidR="009A7204">
        <w:rPr>
          <w:noProof/>
        </w:rPr>
        <w:t>)</w:t>
      </w:r>
      <w:r w:rsidR="006B743A">
        <w:fldChar w:fldCharType="end"/>
      </w:r>
      <w:r w:rsidR="006B743A">
        <w:t xml:space="preserve"> w</w:t>
      </w:r>
      <w:r w:rsidR="0023568A">
        <w:t>h</w:t>
      </w:r>
      <w:r w:rsidR="006B743A">
        <w:t>ere the amount of venom required (</w:t>
      </w:r>
      <w:r w:rsidR="006B743A" w:rsidRPr="002C7E1A">
        <w:rPr>
          <w:i/>
        </w:rPr>
        <w:t>V</w:t>
      </w:r>
      <w:r w:rsidR="006B743A">
        <w:t>)  to induce the same incapacitating effect on a prey of mass (</w:t>
      </w:r>
      <w:proofErr w:type="spellStart"/>
      <w:r w:rsidR="006B743A" w:rsidRPr="00AD60BB">
        <w:rPr>
          <w:i/>
        </w:rPr>
        <w:t>M</w:t>
      </w:r>
      <w:r w:rsidR="006B743A">
        <w:rPr>
          <w:i/>
          <w:vertAlign w:val="subscript"/>
        </w:rPr>
        <w:t>prey</w:t>
      </w:r>
      <w:proofErr w:type="spellEnd"/>
      <w:r w:rsidR="006B743A">
        <w:t>) would</w:t>
      </w:r>
      <w:r w:rsidR="00B52257">
        <w:t xml:space="preserve"> be expected to</w:t>
      </w:r>
      <w:r w:rsidR="006B743A">
        <w:t xml:space="preserve"> follow (equation 2);</w:t>
      </w:r>
    </w:p>
    <w:p w14:paraId="5B61F45E" w14:textId="1E65AD2A" w:rsidR="00725A8B" w:rsidRDefault="004426D3"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prey</m:t>
                  </m:r>
                </m:sub>
              </m:sSub>
            </m:e>
            <m:sup>
              <m:r>
                <w:rPr>
                  <w:rFonts w:ascii="Cambria Math" w:hAnsi="Cambria Math"/>
                </w:rPr>
                <m:t>b</m:t>
              </m:r>
            </m:sup>
          </m:sSup>
        </m:oMath>
      </m:oMathPara>
    </w:p>
    <w:p w14:paraId="2C883AEF" w14:textId="4707226E" w:rsidR="00E15A59" w:rsidRPr="00725A8B" w:rsidRDefault="002C7E1A" w:rsidP="00887523">
      <w:pPr>
        <w:spacing w:line="360" w:lineRule="auto"/>
        <w:rPr>
          <w:rFonts w:eastAsiaTheme="minorEastAsia"/>
        </w:rPr>
      </w:pPr>
      <w:r>
        <w:t>w</w:t>
      </w:r>
      <w:r w:rsidR="0023568A">
        <w:t>h</w:t>
      </w:r>
      <w:r w:rsidR="00E15A59">
        <w:t>ere</w:t>
      </w:r>
      <w:r>
        <w:t xml:space="preserve"> </w:t>
      </w:r>
      <w:r w:rsidR="00B11EC0">
        <w:rPr>
          <w:i/>
        </w:rPr>
        <w:t>b</w:t>
      </w:r>
      <w:r w:rsidR="00E15A59">
        <w:t xml:space="preserve"> is the scaling coefficient</w:t>
      </w:r>
      <w:r w:rsidR="007C1661">
        <w:t>, commonly estimated as 0.75,</w:t>
      </w:r>
      <w:r w:rsidR="00E15A59">
        <w:t xml:space="preserve"> of venoms</w:t>
      </w:r>
      <w:r w:rsidR="0023568A">
        <w:t>’</w:t>
      </w:r>
      <w:r w:rsidR="00E15A59">
        <w:t xml:space="preserve"> toxicological effects</w:t>
      </w:r>
      <w:r w:rsidR="002144EF">
        <w:t xml:space="preserve"> </w:t>
      </w:r>
      <w:r w:rsidR="002144EF">
        <w:fldChar w:fldCharType="begin"/>
      </w:r>
      <w:r w:rsidR="009A7204">
        <w:instrText xml:space="preserve"> ADDIN EN.CITE &lt;EndNote&gt;&lt;Cite&gt;&lt;Author&gt;Nestorov&lt;/Author&gt;&lt;Year&gt;2003&lt;/Year&gt;&lt;RecNum&gt;101&lt;/RecNum&gt;&lt;DisplayText&gt;(24)&lt;/DisplayText&gt;&lt;record&gt;&lt;rec-number&gt;101&lt;/rec-number&gt;&lt;foreign-keys&gt;&lt;key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fldChar w:fldCharType="separate"/>
      </w:r>
      <w:r w:rsidR="009A7204">
        <w:rPr>
          <w:noProof/>
        </w:rPr>
        <w:t>(</w:t>
      </w:r>
      <w:hyperlink w:anchor="_ENREF_24" w:tooltip="Nestorov, 2003 #101" w:history="1">
        <w:r w:rsidR="009A7204">
          <w:rPr>
            <w:noProof/>
          </w:rPr>
          <w:t>24</w:t>
        </w:r>
      </w:hyperlink>
      <w:r w:rsidR="009A7204">
        <w:rPr>
          <w:noProof/>
        </w:rPr>
        <w:t>)</w:t>
      </w:r>
      <w:r w:rsidR="002144EF">
        <w:fldChar w:fldCharType="end"/>
      </w:r>
      <w:r w:rsidR="00E15A59">
        <w:t>.</w:t>
      </w:r>
      <w:r w:rsidR="004F2E54">
        <w:t xml:space="preserve"> </w:t>
      </w:r>
      <w:r w:rsidR="006B743A">
        <w:t xml:space="preserve">Hence to calculate the expected </w:t>
      </w:r>
      <w:proofErr w:type="spellStart"/>
      <w:r w:rsidR="006B743A">
        <w:t>allometry</w:t>
      </w:r>
      <w:proofErr w:type="spellEnd"/>
      <w:r w:rsidR="006B743A">
        <w:t xml:space="preserve"> </w:t>
      </w:r>
      <w:r w:rsidR="00EE59FD">
        <w:t xml:space="preserve">of venom </w:t>
      </w:r>
      <w:r w:rsidR="00D6784F">
        <w:t>yield</w:t>
      </w:r>
      <w:r w:rsidR="00EE59FD">
        <w:t xml:space="preserve"> with snake body mass in a case w</w:t>
      </w:r>
      <w:r w:rsidR="0023568A">
        <w:t>h</w:t>
      </w:r>
      <w:r w:rsidR="00EE59FD">
        <w:t xml:space="preserve">ere </w:t>
      </w:r>
      <w:r w:rsidR="00D6784F">
        <w:t xml:space="preserve">yield </w:t>
      </w:r>
      <w:r w:rsidR="00EE59FD">
        <w:t xml:space="preserve">increases at a rate to match predator-prey size scaling after accounting for scaling of </w:t>
      </w:r>
      <w:r w:rsidR="00EE59FD" w:rsidRPr="006B743A">
        <w:t>toxicological</w:t>
      </w:r>
      <w:r w:rsidR="00EE59FD" w:rsidRPr="006B743A" w:rsidDel="006B743A">
        <w:t xml:space="preserve"> </w:t>
      </w:r>
      <w:r w:rsidR="00EE59FD">
        <w:t xml:space="preserve">effects we substitute </w:t>
      </w:r>
      <m:oMath>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EE59FD">
        <w:rPr>
          <w:rFonts w:eastAsiaTheme="minorEastAsia"/>
        </w:rPr>
        <w:t xml:space="preserve"> from equation 1 </w:t>
      </w:r>
      <w:r w:rsidR="00B52257">
        <w:rPr>
          <w:rFonts w:eastAsiaTheme="minorEastAsia"/>
        </w:rPr>
        <w:t xml:space="preserve">for </w:t>
      </w:r>
      <m:oMath>
        <m:sSub>
          <m:sSubPr>
            <m:ctrlPr>
              <w:rPr>
                <w:rFonts w:ascii="Cambria Math" w:hAnsi="Cambria Math"/>
                <w:i/>
              </w:rPr>
            </m:ctrlPr>
          </m:sSubPr>
          <m:e>
            <m:r>
              <w:rPr>
                <w:rFonts w:ascii="Cambria Math" w:hAnsi="Cambria Math"/>
              </w:rPr>
              <m:t>M</m:t>
            </m:r>
          </m:e>
          <m:sub>
            <m:r>
              <w:rPr>
                <w:rFonts w:ascii="Cambria Math" w:hAnsi="Cambria Math"/>
              </w:rPr>
              <m:t>prey</m:t>
            </m:r>
          </m:sub>
        </m:sSub>
      </m:oMath>
      <w:r w:rsidR="00B52257">
        <w:rPr>
          <w:rFonts w:eastAsiaTheme="minorEastAsia"/>
        </w:rPr>
        <w:t xml:space="preserve"> </w:t>
      </w:r>
      <w:r w:rsidR="00887523">
        <w:rPr>
          <w:rFonts w:eastAsiaTheme="minorEastAsia"/>
        </w:rPr>
        <w:t xml:space="preserve">to get </w:t>
      </w:r>
      <w:r w:rsidR="00234535">
        <w:t>(equation 3)</w:t>
      </w:r>
      <w:r w:rsidR="00F8130F">
        <w:t>;</w:t>
      </w:r>
      <m:oMath>
        <m:r>
          <m:rPr>
            <m:sty m:val="p"/>
          </m:rPr>
          <w:rPr>
            <w:rFonts w:ascii="Cambria Math" w:eastAsiaTheme="minorEastAsia" w:hAnsi="Cambria Math"/>
          </w:rPr>
          <m:t xml:space="preserve"> </m:t>
        </m:r>
      </m:oMath>
    </w:p>
    <w:p w14:paraId="62435522" w14:textId="1B000147" w:rsidR="00725A8B" w:rsidRDefault="00725A8B"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ab</m:t>
              </m:r>
            </m:sup>
          </m:sSup>
        </m:oMath>
      </m:oMathPara>
    </w:p>
    <w:p w14:paraId="0CDB4CD7" w14:textId="48133612" w:rsidR="0023568A" w:rsidRDefault="0013466C" w:rsidP="005266A2">
      <w:pPr>
        <w:spacing w:line="360" w:lineRule="auto"/>
        <w:rPr>
          <w:rFonts w:eastAsiaTheme="minorEastAsia"/>
        </w:rPr>
      </w:pPr>
      <w:r>
        <w:rPr>
          <w:rFonts w:eastAsiaTheme="minorEastAsia"/>
        </w:rPr>
        <w:t>If we take the commonly used value</w:t>
      </w:r>
      <w:r w:rsidR="002C7E1A">
        <w:rPr>
          <w:rFonts w:eastAsiaTheme="minorEastAsia"/>
        </w:rPr>
        <w:t xml:space="preserve"> of 0.75</w:t>
      </w:r>
      <w:r>
        <w:rPr>
          <w:rFonts w:eastAsiaTheme="minorEastAsia"/>
        </w:rPr>
        <w:t xml:space="preserve"> for the</w:t>
      </w:r>
      <w:r w:rsidR="002144EF">
        <w:rPr>
          <w:rFonts w:eastAsiaTheme="minorEastAsia"/>
        </w:rPr>
        <w:t xml:space="preserve"> interspecific</w:t>
      </w:r>
      <w:r>
        <w:rPr>
          <w:rFonts w:eastAsiaTheme="minorEastAsia"/>
        </w:rPr>
        <w:t xml:space="preserve"> scaling of drug dosages</w:t>
      </w:r>
      <w:r w:rsidR="002144EF">
        <w:rPr>
          <w:rFonts w:eastAsiaTheme="minorEastAsia"/>
        </w:rPr>
        <w:t xml:space="preserve"> </w:t>
      </w:r>
      <w:r w:rsidR="002144EF">
        <w:rPr>
          <w:rFonts w:eastAsiaTheme="minorEastAsia"/>
        </w:rPr>
        <w:fldChar w:fldCharType="begin"/>
      </w:r>
      <w:r w:rsidR="009A7204">
        <w:rPr>
          <w:rFonts w:eastAsiaTheme="minorEastAsia"/>
        </w:rPr>
        <w:instrText xml:space="preserve"> ADDIN EN.CITE &lt;EndNote&gt;&lt;Cite&gt;&lt;Author&gt;Nestorov&lt;/Author&gt;&lt;Year&gt;2003&lt;/Year&gt;&lt;RecNum&gt;101&lt;/RecNum&gt;&lt;DisplayText&gt;(24)&lt;/DisplayText&gt;&lt;record&gt;&lt;rec-number&gt;101&lt;/rec-number&gt;&lt;foreign-keys&gt;&lt;key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rPr>
          <w:rFonts w:eastAsiaTheme="minorEastAsia"/>
        </w:rPr>
        <w:fldChar w:fldCharType="separate"/>
      </w:r>
      <w:r w:rsidR="009A7204">
        <w:rPr>
          <w:rFonts w:eastAsiaTheme="minorEastAsia"/>
          <w:noProof/>
        </w:rPr>
        <w:t>(</w:t>
      </w:r>
      <w:hyperlink w:anchor="_ENREF_24" w:tooltip="Nestorov, 2003 #101" w:history="1">
        <w:r w:rsidR="009A7204">
          <w:rPr>
            <w:rFonts w:eastAsiaTheme="minorEastAsia"/>
            <w:noProof/>
          </w:rPr>
          <w:t>24</w:t>
        </w:r>
      </w:hyperlink>
      <w:r w:rsidR="009A7204">
        <w:rPr>
          <w:rFonts w:eastAsiaTheme="minorEastAsia"/>
          <w:noProof/>
        </w:rPr>
        <w:t>)</w:t>
      </w:r>
      <w:r w:rsidR="002144EF">
        <w:rPr>
          <w:rFonts w:eastAsiaTheme="minorEastAsia"/>
        </w:rPr>
        <w:fldChar w:fldCharType="end"/>
      </w:r>
      <w:r>
        <w:rPr>
          <w:rFonts w:eastAsiaTheme="minorEastAsia"/>
        </w:rPr>
        <w:t xml:space="preserve"> for </w:t>
      </w:r>
      <w:r w:rsidRPr="0013466C">
        <w:rPr>
          <w:rFonts w:eastAsiaTheme="minorEastAsia"/>
          <w:i/>
        </w:rPr>
        <w:t>b</w:t>
      </w:r>
      <w:r>
        <w:rPr>
          <w:rFonts w:eastAsiaTheme="minorEastAsia"/>
        </w:rPr>
        <w:t xml:space="preserve"> and</w:t>
      </w:r>
      <w:r w:rsidR="002C7E1A">
        <w:rPr>
          <w:rFonts w:eastAsiaTheme="minorEastAsia"/>
        </w:rPr>
        <w:t xml:space="preserve"> the value of </w:t>
      </w:r>
      <w:commentRangeStart w:id="47"/>
      <w:r w:rsidR="002C7E1A">
        <w:rPr>
          <w:rFonts w:eastAsiaTheme="minorEastAsia"/>
        </w:rPr>
        <w:t>0.68 for</w:t>
      </w:r>
      <w:r>
        <w:rPr>
          <w:rFonts w:eastAsiaTheme="minorEastAsia"/>
        </w:rPr>
        <w:t xml:space="preserve"> </w:t>
      </w:r>
      <w:r>
        <w:rPr>
          <w:rFonts w:eastAsiaTheme="minorEastAsia"/>
          <w:i/>
        </w:rPr>
        <w:t>a</w:t>
      </w:r>
      <w:r w:rsidR="002C7E1A">
        <w:rPr>
          <w:rFonts w:eastAsiaTheme="minorEastAsia"/>
        </w:rPr>
        <w:t xml:space="preserve"> from the scaling predator-prey mass relationship for </w:t>
      </w:r>
      <w:r>
        <w:rPr>
          <w:rFonts w:eastAsiaTheme="minorEastAsia"/>
        </w:rPr>
        <w:t xml:space="preserve">snakes </w:t>
      </w:r>
      <w:r w:rsidR="002144EF">
        <w:rPr>
          <w:rFonts w:eastAsiaTheme="minorEastAsia"/>
        </w:rPr>
        <w:fldChar w:fldCharType="begin"/>
      </w:r>
      <w:r w:rsidR="009A7204">
        <w:rPr>
          <w:rFonts w:eastAsiaTheme="minorEastAsia"/>
        </w:rPr>
        <w:instrText xml:space="preserve"> ADDIN EN.CITE &lt;EndNote&gt;&lt;Cite&gt;&lt;Author&gt;Carbone&lt;/Author&gt;&lt;Year&gt;2014&lt;/Year&gt;&lt;RecNum&gt;93&lt;/RecNum&gt;&lt;DisplayText&gt;(17)&lt;/DisplayText&gt;&lt;record&gt;&lt;rec-number&gt;93&lt;/rec-number&gt;&lt;foreign-keys&gt;&lt;key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2144EF">
        <w:rPr>
          <w:rFonts w:eastAsiaTheme="minorEastAsia"/>
        </w:rPr>
        <w:fldChar w:fldCharType="separate"/>
      </w:r>
      <w:r w:rsidR="009A7204">
        <w:rPr>
          <w:rFonts w:eastAsiaTheme="minorEastAsia"/>
          <w:noProof/>
        </w:rPr>
        <w:t>(</w:t>
      </w:r>
      <w:hyperlink w:anchor="_ENREF_17" w:tooltip="Carbone, 2014 #93" w:history="1">
        <w:r w:rsidR="009A7204">
          <w:rPr>
            <w:rFonts w:eastAsiaTheme="minorEastAsia"/>
            <w:noProof/>
          </w:rPr>
          <w:t>17</w:t>
        </w:r>
      </w:hyperlink>
      <w:r w:rsidR="009A7204">
        <w:rPr>
          <w:rFonts w:eastAsiaTheme="minorEastAsia"/>
          <w:noProof/>
        </w:rPr>
        <w:t>)</w:t>
      </w:r>
      <w:r w:rsidR="002144EF">
        <w:rPr>
          <w:rFonts w:eastAsiaTheme="minorEastAsia"/>
        </w:rPr>
        <w:fldChar w:fldCharType="end"/>
      </w:r>
      <w:r w:rsidR="002144EF">
        <w:rPr>
          <w:rFonts w:eastAsiaTheme="minorEastAsia"/>
        </w:rPr>
        <w:t xml:space="preserve"> </w:t>
      </w:r>
      <w:commentRangeEnd w:id="47"/>
      <w:r w:rsidR="0023568A">
        <w:rPr>
          <w:rStyle w:val="CommentReference"/>
        </w:rPr>
        <w:commentReference w:id="47"/>
      </w:r>
      <w:r>
        <w:rPr>
          <w:rFonts w:eastAsiaTheme="minorEastAsia"/>
        </w:rPr>
        <w:t>we would expect a scaling exponent of approximately 0.51 between snake venom</w:t>
      </w:r>
      <w:r w:rsidR="004C5322">
        <w:rPr>
          <w:rFonts w:eastAsiaTheme="minorEastAsia"/>
        </w:rPr>
        <w:t xml:space="preserve"> </w:t>
      </w:r>
      <w:r w:rsidR="00D6784F">
        <w:rPr>
          <w:rFonts w:eastAsiaTheme="minorEastAsia"/>
        </w:rPr>
        <w:t>yield</w:t>
      </w:r>
      <w:r>
        <w:rPr>
          <w:rFonts w:eastAsiaTheme="minorEastAsia"/>
        </w:rPr>
        <w:t xml:space="preserve"> and</w:t>
      </w:r>
      <w:r w:rsidR="00B304BB">
        <w:rPr>
          <w:rFonts w:eastAsiaTheme="minorEastAsia"/>
        </w:rPr>
        <w:t xml:space="preserve"> </w:t>
      </w:r>
      <w:r>
        <w:rPr>
          <w:rFonts w:eastAsiaTheme="minorEastAsia"/>
        </w:rPr>
        <w:t>snake mass.</w:t>
      </w:r>
    </w:p>
    <w:p w14:paraId="3536E854" w14:textId="346E59B2" w:rsidR="008452B2" w:rsidRPr="008452B2" w:rsidRDefault="004C5322" w:rsidP="005266A2">
      <w:pPr>
        <w:spacing w:line="360" w:lineRule="auto"/>
        <w:rPr>
          <w:rFonts w:eastAsiaTheme="minorEastAsia"/>
        </w:rPr>
      </w:pPr>
      <w:r>
        <w:rPr>
          <w:rFonts w:eastAsiaTheme="minorEastAsia"/>
        </w:rPr>
        <w:t xml:space="preserve">Other predictions include </w:t>
      </w:r>
      <w:r w:rsidR="00CB5C18">
        <w:rPr>
          <w:rFonts w:eastAsiaTheme="minorEastAsia"/>
        </w:rPr>
        <w:t>the overkill hypothesis</w:t>
      </w:r>
      <w:r>
        <w:rPr>
          <w:rFonts w:eastAsiaTheme="minorEastAsia"/>
        </w:rPr>
        <w:t xml:space="preserve"> which predicts</w:t>
      </w:r>
      <w:r w:rsidR="000E7B97">
        <w:rPr>
          <w:rFonts w:eastAsiaTheme="minorEastAsia"/>
        </w:rPr>
        <w:t xml:space="preserve"> </w:t>
      </w:r>
      <w:r w:rsidR="00CB5C18">
        <w:rPr>
          <w:rFonts w:eastAsiaTheme="minorEastAsia"/>
        </w:rPr>
        <w:t xml:space="preserve">no </w:t>
      </w:r>
      <w:r w:rsidR="00B4784A">
        <w:rPr>
          <w:rFonts w:eastAsiaTheme="minorEastAsia"/>
        </w:rPr>
        <w:t>relationship</w:t>
      </w:r>
      <w:r>
        <w:rPr>
          <w:rFonts w:eastAsiaTheme="minorEastAsia"/>
        </w:rPr>
        <w:t xml:space="preserve"> between venom </w:t>
      </w:r>
      <w:r w:rsidR="00EB0B24">
        <w:rPr>
          <w:rFonts w:eastAsiaTheme="minorEastAsia"/>
        </w:rPr>
        <w:t>yield</w:t>
      </w:r>
      <w:r w:rsidR="00B4784A">
        <w:rPr>
          <w:rFonts w:eastAsiaTheme="minorEastAsia"/>
        </w:rPr>
        <w:t xml:space="preserve"> </w:t>
      </w:r>
      <w:r>
        <w:rPr>
          <w:rFonts w:eastAsiaTheme="minorEastAsia"/>
        </w:rPr>
        <w:t xml:space="preserve">and </w:t>
      </w:r>
      <w:r w:rsidR="00B4784A">
        <w:rPr>
          <w:rFonts w:eastAsiaTheme="minorEastAsia"/>
        </w:rPr>
        <w:t>prey size</w:t>
      </w:r>
      <w:r w:rsidR="0023568A">
        <w:rPr>
          <w:rFonts w:eastAsiaTheme="minorEastAsia"/>
        </w:rPr>
        <w:t xml:space="preserve"> (a with a scaling exponent of 0)</w:t>
      </w:r>
      <w:r w:rsidR="00B4784A">
        <w:rPr>
          <w:rFonts w:eastAsiaTheme="minorEastAsia"/>
        </w:rPr>
        <w:t xml:space="preserve">, </w:t>
      </w:r>
      <w:r w:rsidR="002144EF">
        <w:rPr>
          <w:rFonts w:eastAsiaTheme="minorEastAsia"/>
        </w:rPr>
        <w:t>or</w:t>
      </w:r>
      <w:r w:rsidR="00CB5C18">
        <w:rPr>
          <w:rFonts w:eastAsiaTheme="minorEastAsia"/>
        </w:rPr>
        <w:t xml:space="preserve"> alternatively</w:t>
      </w:r>
      <w:r w:rsidR="00B4784A">
        <w:rPr>
          <w:rFonts w:eastAsiaTheme="minorEastAsia"/>
        </w:rPr>
        <w:t xml:space="preserve"> venom </w:t>
      </w:r>
      <w:r w:rsidR="00EB0B24">
        <w:rPr>
          <w:rFonts w:eastAsiaTheme="minorEastAsia"/>
        </w:rPr>
        <w:t>yield</w:t>
      </w:r>
      <w:r w:rsidR="002144EF">
        <w:rPr>
          <w:rFonts w:eastAsiaTheme="minorEastAsia"/>
        </w:rPr>
        <w:t xml:space="preserve"> may </w:t>
      </w:r>
      <w:r w:rsidR="002144EF">
        <w:rPr>
          <w:rFonts w:eastAsiaTheme="minorEastAsia"/>
        </w:rPr>
        <w:lastRenderedPageBreak/>
        <w:t>scale according to constraints</w:t>
      </w:r>
      <w:r w:rsidR="00B4784A">
        <w:rPr>
          <w:rFonts w:eastAsiaTheme="minorEastAsia"/>
        </w:rPr>
        <w:t xml:space="preserve"> </w:t>
      </w:r>
      <w:r w:rsidR="002144EF">
        <w:rPr>
          <w:rFonts w:eastAsiaTheme="minorEastAsia"/>
        </w:rPr>
        <w:t>such as metabolic costs</w:t>
      </w:r>
      <w:r w:rsidR="00B304BB">
        <w:rPr>
          <w:rFonts w:eastAsiaTheme="minorEastAsia"/>
        </w:rPr>
        <w:t>, w</w:t>
      </w:r>
      <w:r w:rsidR="0023568A">
        <w:rPr>
          <w:rFonts w:eastAsiaTheme="minorEastAsia"/>
        </w:rPr>
        <w:t>h</w:t>
      </w:r>
      <w:r w:rsidR="00B304BB">
        <w:rPr>
          <w:rFonts w:eastAsiaTheme="minorEastAsia"/>
        </w:rPr>
        <w:t>ere a scaling of 0.75 would be expected</w:t>
      </w:r>
      <w:r w:rsidR="002144EF">
        <w:rPr>
          <w:rFonts w:eastAsiaTheme="minorEastAsia"/>
        </w:rPr>
        <w:t xml:space="preserve"> </w:t>
      </w:r>
      <w:r w:rsidR="002144EF">
        <w:rPr>
          <w:rFonts w:eastAsiaTheme="minorEastAsia"/>
        </w:rPr>
        <w:fldChar w:fldCharType="begin"/>
      </w:r>
      <w:r w:rsidR="009A7204">
        <w:rPr>
          <w:rFonts w:eastAsiaTheme="minorEastAsia"/>
        </w:rPr>
        <w:instrText xml:space="preserve"> ADDIN EN.CITE &lt;EndNote&gt;&lt;Cite&gt;&lt;Author&gt;Isaac&lt;/Author&gt;&lt;Year&gt;2010&lt;/Year&gt;&lt;RecNum&gt;102&lt;/RecNum&gt;&lt;DisplayText&gt;(25)&lt;/DisplayText&gt;&lt;record&gt;&lt;rec-number&gt;102&lt;/rec-number&gt;&lt;foreign-keys&gt;&lt;key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2144EF">
        <w:rPr>
          <w:rFonts w:eastAsiaTheme="minorEastAsia"/>
        </w:rPr>
        <w:fldChar w:fldCharType="separate"/>
      </w:r>
      <w:r w:rsidR="009A7204">
        <w:rPr>
          <w:rFonts w:eastAsiaTheme="minorEastAsia"/>
          <w:noProof/>
        </w:rPr>
        <w:t>(</w:t>
      </w:r>
      <w:hyperlink w:anchor="_ENREF_25" w:tooltip="Isaac, 2010 #102" w:history="1">
        <w:r w:rsidR="009A7204">
          <w:rPr>
            <w:rFonts w:eastAsiaTheme="minorEastAsia"/>
            <w:noProof/>
          </w:rPr>
          <w:t>25</w:t>
        </w:r>
      </w:hyperlink>
      <w:r w:rsidR="009A7204">
        <w:rPr>
          <w:rFonts w:eastAsiaTheme="minorEastAsia"/>
          <w:noProof/>
        </w:rPr>
        <w:t>)</w:t>
      </w:r>
      <w:r w:rsidR="002144EF">
        <w:rPr>
          <w:rFonts w:eastAsiaTheme="minorEastAsia"/>
        </w:rPr>
        <w:fldChar w:fldCharType="end"/>
      </w:r>
      <w:r w:rsidR="00B4784A">
        <w:rPr>
          <w:rFonts w:eastAsiaTheme="minorEastAsia"/>
        </w:rPr>
        <w:t xml:space="preserve">. At the other extreme </w:t>
      </w:r>
      <w:commentRangeStart w:id="48"/>
      <w:r w:rsidR="00B4784A">
        <w:rPr>
          <w:rFonts w:eastAsiaTheme="minorEastAsia"/>
        </w:rPr>
        <w:t>super</w:t>
      </w:r>
      <w:r w:rsidR="0023568A">
        <w:rPr>
          <w:rFonts w:eastAsiaTheme="minorEastAsia"/>
        </w:rPr>
        <w:t>-</w:t>
      </w:r>
      <w:r w:rsidR="00B4784A">
        <w:rPr>
          <w:rFonts w:eastAsiaTheme="minorEastAsia"/>
        </w:rPr>
        <w:t xml:space="preserve">linear </w:t>
      </w:r>
      <w:commentRangeEnd w:id="48"/>
      <w:r w:rsidR="0023568A">
        <w:rPr>
          <w:rStyle w:val="CommentReference"/>
        </w:rPr>
        <w:commentReference w:id="48"/>
      </w:r>
      <w:proofErr w:type="spellStart"/>
      <w:r w:rsidR="00B4784A">
        <w:rPr>
          <w:rFonts w:eastAsiaTheme="minorEastAsia"/>
        </w:rPr>
        <w:t>allometries</w:t>
      </w:r>
      <w:proofErr w:type="spellEnd"/>
      <w:r w:rsidR="0023568A">
        <w:rPr>
          <w:rFonts w:eastAsiaTheme="minorEastAsia"/>
        </w:rPr>
        <w:t xml:space="preserve"> (exponents &gt;1)</w:t>
      </w:r>
      <w:r w:rsidR="00B4784A">
        <w:rPr>
          <w:rFonts w:eastAsiaTheme="minorEastAsia"/>
        </w:rPr>
        <w:t xml:space="preserve"> would suggest patterns associated with</w:t>
      </w:r>
      <w:r w:rsidR="002144EF">
        <w:rPr>
          <w:rFonts w:eastAsiaTheme="minorEastAsia"/>
        </w:rPr>
        <w:t xml:space="preserve"> drivers such as</w:t>
      </w:r>
      <w:r w:rsidR="00B4784A">
        <w:rPr>
          <w:rFonts w:eastAsiaTheme="minorEastAsia"/>
        </w:rPr>
        <w:t xml:space="preserve"> sexual selection, such as</w:t>
      </w:r>
      <w:r w:rsidR="002144EF">
        <w:rPr>
          <w:rFonts w:eastAsiaTheme="minorEastAsia"/>
        </w:rPr>
        <w:t xml:space="preserve"> proposed</w:t>
      </w:r>
      <w:r w:rsidR="00B4784A">
        <w:rPr>
          <w:rFonts w:eastAsiaTheme="minorEastAsia"/>
        </w:rPr>
        <w:t xml:space="preserve"> </w:t>
      </w:r>
      <w:r w:rsidR="000B594C">
        <w:rPr>
          <w:rFonts w:eastAsiaTheme="minorEastAsia"/>
        </w:rPr>
        <w:t>by</w:t>
      </w:r>
      <w:r w:rsidR="00B4784A">
        <w:rPr>
          <w:rFonts w:eastAsiaTheme="minorEastAsia"/>
        </w:rPr>
        <w:t xml:space="preserve"> the </w:t>
      </w:r>
      <w:r w:rsidR="002144EF">
        <w:rPr>
          <w:rFonts w:eastAsiaTheme="minorEastAsia"/>
        </w:rPr>
        <w:t>weapons hypothesis</w:t>
      </w:r>
      <w:r w:rsidR="000B594C">
        <w:rPr>
          <w:rFonts w:eastAsiaTheme="minorEastAsia"/>
        </w:rPr>
        <w:t xml:space="preserve"> </w:t>
      </w:r>
      <w:r w:rsidR="00AC54F2">
        <w:rPr>
          <w:rFonts w:eastAsiaTheme="minorEastAsia"/>
        </w:rPr>
        <w:fldChar w:fldCharType="begin"/>
      </w:r>
      <w:r w:rsidR="009A7204">
        <w:rPr>
          <w:rFonts w:eastAsiaTheme="minorEastAsia"/>
        </w:rPr>
        <w:instrText xml:space="preserve"> ADDIN EN.CITE &lt;EndNote&gt;&lt;Cite&gt;&lt;Author&gt;Kodric-Brown&lt;/Author&gt;&lt;Year&gt;2006&lt;/Year&gt;&lt;RecNum&gt;104&lt;/RecNum&gt;&lt;DisplayText&gt;(26)&lt;/DisplayText&gt;&lt;record&gt;&lt;rec-number&gt;104&lt;/rec-number&gt;&lt;foreign-keys&gt;&lt;key app="EN" db-id="ax5t9ztwnxe5f8edetnp2tzne0aaff55ftr5" timestamp="1467324069"&gt;104&lt;/key&gt;&lt;/foreign-keys&gt;&lt;ref-type name="Journal Article"&gt;17&lt;/ref-type&gt;&lt;contributors&gt;&lt;authors&gt;&lt;author&gt;Kodric-Brown, Astrid&lt;/author&gt;&lt;author&gt;Sibly, Richard M&lt;/author&gt;&lt;author&gt;Brown, James H&lt;/author&gt;&lt;/authors&gt;&lt;/contributors&gt;&lt;titles&gt;&lt;title&gt;The allometry of ornaments and weapons&lt;/title&gt;&lt;secondary-title&gt;Proceedings of the National Academy of Sciences&lt;/secondary-title&gt;&lt;/titles&gt;&lt;periodical&gt;&lt;full-title&gt;Proceedings of the National Academy of Sciences&lt;/full-title&gt;&lt;/periodical&gt;&lt;pages&gt;8733-8738&lt;/pages&gt;&lt;volume&gt;103&lt;/volume&gt;&lt;number&gt;23&lt;/number&gt;&lt;dates&gt;&lt;year&gt;2006&lt;/year&gt;&lt;/dates&gt;&lt;isbn&gt;0027-8424&lt;/isbn&gt;&lt;urls&gt;&lt;/urls&gt;&lt;/record&gt;&lt;/Cite&gt;&lt;/EndNote&gt;</w:instrText>
      </w:r>
      <w:r w:rsidR="00AC54F2">
        <w:rPr>
          <w:rFonts w:eastAsiaTheme="minorEastAsia"/>
        </w:rPr>
        <w:fldChar w:fldCharType="separate"/>
      </w:r>
      <w:r w:rsidR="009A7204">
        <w:rPr>
          <w:rFonts w:eastAsiaTheme="minorEastAsia"/>
          <w:noProof/>
        </w:rPr>
        <w:t>(</w:t>
      </w:r>
      <w:hyperlink w:anchor="_ENREF_26" w:tooltip="Kodric-Brown, 2006 #104" w:history="1">
        <w:r w:rsidR="009A7204">
          <w:rPr>
            <w:rFonts w:eastAsiaTheme="minorEastAsia"/>
            <w:noProof/>
          </w:rPr>
          <w:t>26</w:t>
        </w:r>
      </w:hyperlink>
      <w:r w:rsidR="009A7204">
        <w:rPr>
          <w:rFonts w:eastAsiaTheme="minorEastAsia"/>
          <w:noProof/>
        </w:rPr>
        <w:t>)</w:t>
      </w:r>
      <w:r w:rsidR="00AC54F2">
        <w:rPr>
          <w:rFonts w:eastAsiaTheme="minorEastAsia"/>
        </w:rPr>
        <w:fldChar w:fldCharType="end"/>
      </w:r>
      <w:r w:rsidR="00315A4C">
        <w:rPr>
          <w:rFonts w:eastAsiaTheme="minorEastAsia"/>
        </w:rPr>
        <w:t xml:space="preserve">, or </w:t>
      </w:r>
      <w:r w:rsidR="00DC183A">
        <w:rPr>
          <w:rFonts w:eastAsiaTheme="minorEastAsia"/>
        </w:rPr>
        <w:t>defense</w:t>
      </w:r>
      <w:r w:rsidR="00042AA2">
        <w:rPr>
          <w:rFonts w:eastAsiaTheme="minorEastAsia"/>
        </w:rPr>
        <w:t>s</w:t>
      </w:r>
      <w:r w:rsidR="000B594C">
        <w:rPr>
          <w:rFonts w:eastAsiaTheme="minorEastAsia"/>
        </w:rPr>
        <w:t xml:space="preserve"> requiring increased effectiveness with size, such as seen</w:t>
      </w:r>
      <w:r w:rsidR="00CD6EB5">
        <w:rPr>
          <w:rFonts w:eastAsiaTheme="minorEastAsia"/>
        </w:rPr>
        <w:t xml:space="preserve"> in the</w:t>
      </w:r>
      <w:r w:rsidR="000B594C">
        <w:rPr>
          <w:rFonts w:eastAsiaTheme="minorEastAsia"/>
        </w:rPr>
        <w:t xml:space="preserve"> </w:t>
      </w:r>
      <w:proofErr w:type="spellStart"/>
      <w:r w:rsidR="000B594C">
        <w:rPr>
          <w:rFonts w:eastAsiaTheme="minorEastAsia"/>
        </w:rPr>
        <w:t>allo</w:t>
      </w:r>
      <w:r w:rsidR="00DC183A">
        <w:rPr>
          <w:rFonts w:eastAsiaTheme="minorEastAsia"/>
        </w:rPr>
        <w:t>metry</w:t>
      </w:r>
      <w:proofErr w:type="spellEnd"/>
      <w:r w:rsidR="00CD6EB5">
        <w:rPr>
          <w:rFonts w:eastAsiaTheme="minorEastAsia"/>
        </w:rPr>
        <w:t xml:space="preserve"> of horn growth</w:t>
      </w:r>
      <w:r w:rsidR="00DC183A">
        <w:rPr>
          <w:rFonts w:eastAsiaTheme="minorEastAsia"/>
        </w:rPr>
        <w:t xml:space="preserve"> in</w:t>
      </w:r>
      <w:r w:rsidR="00315A4C">
        <w:rPr>
          <w:rFonts w:eastAsiaTheme="minorEastAsia"/>
        </w:rPr>
        <w:t xml:space="preserve"> horned lizard</w:t>
      </w:r>
      <w:r w:rsidR="00DC183A">
        <w:rPr>
          <w:rFonts w:eastAsiaTheme="minorEastAsia"/>
        </w:rPr>
        <w:t xml:space="preserve">s </w:t>
      </w:r>
      <w:r w:rsidR="00DC183A">
        <w:rPr>
          <w:rFonts w:eastAsiaTheme="minorEastAsia"/>
        </w:rPr>
        <w:fldChar w:fldCharType="begin"/>
      </w:r>
      <w:r w:rsidR="009A7204">
        <w:rPr>
          <w:rFonts w:eastAsiaTheme="minorEastAsia"/>
        </w:rPr>
        <w:instrText xml:space="preserve"> ADDIN EN.CITE &lt;EndNote&gt;&lt;Cite&gt;&lt;Author&gt;Bergmann&lt;/Author&gt;&lt;Year&gt;2012&lt;/Year&gt;&lt;RecNum&gt;103&lt;/RecNum&gt;&lt;DisplayText&gt;(27)&lt;/DisplayText&gt;&lt;record&gt;&lt;rec-number&gt;103&lt;/rec-number&gt;&lt;foreign-keys&gt;&lt;key app="EN" db-id="ax5t9ztwnxe5f8edetnp2tzne0aaff55ftr5" timestamp="1467322533"&gt;103&lt;/key&gt;&lt;/foreign-keys&gt;&lt;ref-type name="Journal Article"&gt;17&lt;/ref-type&gt;&lt;contributors&gt;&lt;authors&gt;&lt;author&gt;Bergmann, Philip J&lt;/author&gt;&lt;author&gt;Berk, Camryn P&lt;/author&gt;&lt;/authors&gt;&lt;/contributors&gt;&lt;titles&gt;&lt;title&gt;The evolution of positive allometry of weaponry in horned lizards (Phrynosoma)&lt;/title&gt;&lt;secondary-title&gt;Evolutionary Biology&lt;/secondary-title&gt;&lt;/titles&gt;&lt;periodical&gt;&lt;full-title&gt;Evolutionary Biology&lt;/full-title&gt;&lt;/periodical&gt;&lt;pages&gt;311-323&lt;/pages&gt;&lt;volume&gt;39&lt;/volume&gt;&lt;number&gt;3&lt;/number&gt;&lt;dates&gt;&lt;year&gt;2012&lt;/year&gt;&lt;/dates&gt;&lt;isbn&gt;0071-3260&lt;/isbn&gt;&lt;urls&gt;&lt;/urls&gt;&lt;/record&gt;&lt;/Cite&gt;&lt;/EndNote&gt;</w:instrText>
      </w:r>
      <w:r w:rsidR="00DC183A">
        <w:rPr>
          <w:rFonts w:eastAsiaTheme="minorEastAsia"/>
        </w:rPr>
        <w:fldChar w:fldCharType="separate"/>
      </w:r>
      <w:r w:rsidR="009A7204">
        <w:rPr>
          <w:rFonts w:eastAsiaTheme="minorEastAsia"/>
          <w:noProof/>
        </w:rPr>
        <w:t>(</w:t>
      </w:r>
      <w:hyperlink w:anchor="_ENREF_27" w:tooltip="Bergmann, 2012 #103" w:history="1">
        <w:r w:rsidR="009A7204">
          <w:rPr>
            <w:rFonts w:eastAsiaTheme="minorEastAsia"/>
            <w:noProof/>
          </w:rPr>
          <w:t>27</w:t>
        </w:r>
      </w:hyperlink>
      <w:r w:rsidR="009A7204">
        <w:rPr>
          <w:rFonts w:eastAsiaTheme="minorEastAsia"/>
          <w:noProof/>
        </w:rPr>
        <w:t>)</w:t>
      </w:r>
      <w:r w:rsidR="00DC183A">
        <w:rPr>
          <w:rFonts w:eastAsiaTheme="minorEastAsia"/>
        </w:rPr>
        <w:fldChar w:fldCharType="end"/>
      </w:r>
      <w:r w:rsidR="00CB5C18">
        <w:rPr>
          <w:rFonts w:eastAsiaTheme="minorEastAsia"/>
        </w:rPr>
        <w:t xml:space="preserve"> (</w:t>
      </w:r>
      <w:r w:rsidR="008450A5">
        <w:rPr>
          <w:rFonts w:eastAsiaTheme="minorEastAsia"/>
        </w:rPr>
        <w:t xml:space="preserve">Figure </w:t>
      </w:r>
      <w:r w:rsidR="00CB5C18">
        <w:rPr>
          <w:rFonts w:eastAsiaTheme="minorEastAsia"/>
        </w:rPr>
        <w:t>1)</w:t>
      </w:r>
      <w:r w:rsidR="00DC183A">
        <w:rPr>
          <w:rFonts w:eastAsiaTheme="minorEastAsia"/>
        </w:rPr>
        <w:t xml:space="preserve">. </w:t>
      </w:r>
    </w:p>
    <w:p w14:paraId="6AA1C6D6" w14:textId="7AA1A96F" w:rsidR="00DD307A" w:rsidRDefault="008452B2" w:rsidP="0072076F">
      <w:pPr>
        <w:spacing w:line="360" w:lineRule="auto"/>
        <w:ind w:firstLine="720"/>
      </w:pPr>
      <w:r w:rsidRPr="008452B2">
        <w:t xml:space="preserve">Finally, an overlooked feature that may also drive </w:t>
      </w:r>
      <w:r w:rsidR="00EB0B24">
        <w:t xml:space="preserve">the evolution of </w:t>
      </w:r>
      <w:r w:rsidR="00EB0B24" w:rsidRPr="008452B2">
        <w:t>both</w:t>
      </w:r>
      <w:r w:rsidR="00EB0B24">
        <w:t xml:space="preserve"> venom quantity</w:t>
      </w:r>
      <w:r w:rsidRPr="008452B2">
        <w:t xml:space="preserve"> and toxicity is habitat</w:t>
      </w:r>
      <w:r w:rsidR="008450A5">
        <w:t xml:space="preserve"> structure</w:t>
      </w:r>
      <w:r w:rsidRPr="008452B2">
        <w:t xml:space="preserve"> </w:t>
      </w:r>
      <w:r w:rsidRPr="008452B2">
        <w:fldChar w:fldCharType="begin"/>
      </w:r>
      <w:r w:rsidR="009A7204">
        <w:instrText xml:space="preserve"> ADDIN EN.CITE &lt;EndNote&gt;&lt;Cite&gt;&lt;Author&gt;Arbuckle&lt;/Author&gt;&lt;Year&gt;2015&lt;/Year&gt;&lt;RecNum&gt;16&lt;/RecNum&gt;&lt;DisplayText&gt;(28)&lt;/DisplayText&gt;&lt;record&gt;&lt;rec-number&gt;16&lt;/rec-number&gt;&lt;foreign-keys&gt;&lt;key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Pr="008452B2">
        <w:fldChar w:fldCharType="separate"/>
      </w:r>
      <w:r w:rsidR="009A7204">
        <w:rPr>
          <w:noProof/>
        </w:rPr>
        <w:t>(</w:t>
      </w:r>
      <w:hyperlink w:anchor="_ENREF_28" w:tooltip="Arbuckle, 2015 #16" w:history="1">
        <w:r w:rsidR="009A7204">
          <w:rPr>
            <w:noProof/>
          </w:rPr>
          <w:t>28</w:t>
        </w:r>
      </w:hyperlink>
      <w:r w:rsidR="009A7204">
        <w:rPr>
          <w:noProof/>
        </w:rPr>
        <w:t>)</w:t>
      </w:r>
      <w:r w:rsidRPr="008452B2">
        <w:fldChar w:fldCharType="end"/>
      </w:r>
      <w:r w:rsidR="00385A98">
        <w:t xml:space="preserve">. </w:t>
      </w:r>
      <w:r w:rsidR="00F46C85">
        <w:t>The structural complexity</w:t>
      </w:r>
      <w:r w:rsidRPr="008452B2">
        <w:t xml:space="preserve"> of </w:t>
      </w:r>
      <w:r w:rsidR="005F2CAA">
        <w:t>a</w:t>
      </w:r>
      <w:r w:rsidRPr="008452B2">
        <w:t xml:space="preserve"> habitat</w:t>
      </w:r>
      <w:r w:rsidR="00F46C85">
        <w:t>, such as whether it's a 2-dimensional terrestrial surface or a complex 3-dimensional forest canopy,</w:t>
      </w:r>
      <w:r w:rsidRPr="008452B2">
        <w:t xml:space="preserve"> can influence</w:t>
      </w:r>
      <w:r w:rsidR="00385A98">
        <w:t xml:space="preserve"> both</w:t>
      </w:r>
      <w:r w:rsidRPr="008452B2">
        <w:t xml:space="preserve"> encounter rates </w:t>
      </w:r>
      <w:r w:rsidRPr="008452B2">
        <w:fldChar w:fldCharType="begin"/>
      </w:r>
      <w:r w:rsidR="009A7204">
        <w:instrText xml:space="preserve"> ADDIN EN.CITE &lt;EndNote&gt;&lt;Cite&gt;&lt;Author&gt;Pawar&lt;/Author&gt;&lt;Year&gt;2012&lt;/Year&gt;&lt;RecNum&gt;17&lt;/RecNum&gt;&lt;DisplayText&gt;(13, 17)&lt;/DisplayText&gt;&lt;record&gt;&lt;rec-number&gt;17&lt;/rec-number&gt;&lt;foreign-keys&gt;&lt;key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Cite&gt;&lt;Author&gt;Carbone&lt;/Author&gt;&lt;Year&gt;2014&lt;/Year&gt;&lt;RecNum&gt;93&lt;/RecNum&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Pr="008452B2">
        <w:fldChar w:fldCharType="separate"/>
      </w:r>
      <w:r w:rsidR="009A7204">
        <w:rPr>
          <w:noProof/>
        </w:rPr>
        <w:t>(</w:t>
      </w:r>
      <w:hyperlink w:anchor="_ENREF_13" w:tooltip="Pawar, 2012 #17" w:history="1">
        <w:r w:rsidR="009A7204">
          <w:rPr>
            <w:noProof/>
          </w:rPr>
          <w:t>13</w:t>
        </w:r>
      </w:hyperlink>
      <w:r w:rsidR="009A7204">
        <w:rPr>
          <w:noProof/>
        </w:rPr>
        <w:t xml:space="preserve">, </w:t>
      </w:r>
      <w:hyperlink w:anchor="_ENREF_17" w:tooltip="Carbone, 2014 #93" w:history="1">
        <w:r w:rsidR="009A7204">
          <w:rPr>
            <w:noProof/>
          </w:rPr>
          <w:t>17</w:t>
        </w:r>
      </w:hyperlink>
      <w:r w:rsidR="009A7204">
        <w:rPr>
          <w:noProof/>
        </w:rPr>
        <w:t>)</w:t>
      </w:r>
      <w:r w:rsidRPr="008452B2">
        <w:fldChar w:fldCharType="end"/>
      </w:r>
      <w:r w:rsidRPr="008452B2">
        <w:t xml:space="preserve"> and</w:t>
      </w:r>
      <w:r w:rsidR="00385A98">
        <w:t xml:space="preserve"> the</w:t>
      </w:r>
      <w:r w:rsidRPr="008452B2">
        <w:t xml:space="preserve"> escape rates</w:t>
      </w:r>
      <w:r w:rsidR="00385A98">
        <w:t xml:space="preserve"> of prey</w:t>
      </w:r>
      <w:r w:rsidR="005F2CAA">
        <w:t>,</w:t>
      </w:r>
      <w:r w:rsidR="00385A98">
        <w:t xml:space="preserve"> with higher dimensional spaces increasing both</w:t>
      </w:r>
      <w:r w:rsidRPr="008452B2">
        <w:t xml:space="preserve"> </w:t>
      </w:r>
      <w:r w:rsidRPr="008452B2">
        <w:fldChar w:fldCharType="begin"/>
      </w:r>
      <w:r w:rsidR="009A7204">
        <w:instrText xml:space="preserve"> ADDIN EN.CITE &lt;EndNote&gt;&lt;Cite&gt;&lt;Author&gt;Heithaus&lt;/Author&gt;&lt;Year&gt;2009&lt;/Year&gt;&lt;RecNum&gt;18&lt;/RecNum&gt;&lt;DisplayText&gt;(29, 30)&lt;/DisplayText&gt;&lt;record&gt;&lt;rec-number&gt;18&lt;/rec-number&gt;&lt;foreign-keys&gt;&lt;key app="EN" db-id="ax5t9ztwnxe5f8edetnp2tzne0aaff55ftr5" timestamp="1457353539"&gt;18&lt;/key&gt;&lt;/foreign-keys&gt;&lt;ref-type name="Journal Article"&gt;17&lt;/ref-type&gt;&lt;contributors&gt;&lt;authors&gt;&lt;author&gt;Heithaus, Michael R&lt;/author&gt;&lt;author&gt;Wirsing, Aaron J&lt;/author&gt;&lt;author&gt;Burkholder, Derek&lt;/author&gt;&lt;author&gt;Thomson, Jordan&lt;/author&gt;&lt;author&gt;Dill, Lawrence M&lt;/author&gt;&lt;/authors&gt;&lt;/contributors&gt;&lt;titles&gt;&lt;title&gt;Towards a predictive framework for predator risk effects: the interaction of landscape features and prey escape tactics&lt;/title&gt;&lt;secondary-title&gt;Journal of Animal Ecology&lt;/secondary-title&gt;&lt;/titles&gt;&lt;periodical&gt;&lt;full-title&gt;Journal of Animal Ecology&lt;/full-title&gt;&lt;/periodical&gt;&lt;pages&gt;556-562&lt;/pages&gt;&lt;volume&gt;78&lt;/volume&gt;&lt;number&gt;3&lt;/number&gt;&lt;dates&gt;&lt;year&gt;2009&lt;/year&gt;&lt;/dates&gt;&lt;isbn&gt;1365-2656&lt;/isbn&gt;&lt;urls&gt;&lt;/urls&gt;&lt;/record&gt;&lt;/Cite&gt;&lt;Cite&gt;&lt;Author&gt;Møller&lt;/Author&gt;&lt;Year&gt;2010&lt;/Year&gt;&lt;RecNum&gt;19&lt;/RecNum&gt;&lt;record&gt;&lt;rec-number&gt;19&lt;/rec-number&gt;&lt;foreign-keys&gt;&lt;key app="EN" db-id="ax5t9ztwnxe5f8edetnp2tzne0aaff55ftr5" timestamp="1457353745"&gt;19&lt;/key&gt;&lt;/foreign-keys&gt;&lt;ref-type name="Journal Article"&gt;17&lt;/ref-type&gt;&lt;contributors&gt;&lt;authors&gt;&lt;author&gt;Møller, AP&lt;/author&gt;&lt;/authors&gt;&lt;/contributors&gt;&lt;titles&gt;&lt;title&gt;Up, up, and away: relative importance of horizontal and vertical escape from predators for survival and senescence&lt;/title&gt;&lt;secondary-title&gt;Journal of evolutionary biology&lt;/secondary-title&gt;&lt;/titles&gt;&lt;periodical&gt;&lt;full-title&gt;Journal of evolutionary biology&lt;/full-title&gt;&lt;/periodical&gt;&lt;pages&gt;1689-1698&lt;/pages&gt;&lt;volume&gt;23&lt;/volume&gt;&lt;number&gt;8&lt;/number&gt;&lt;dates&gt;&lt;year&gt;2010&lt;/year&gt;&lt;/dates&gt;&lt;isbn&gt;1420-9101&lt;/isbn&gt;&lt;urls&gt;&lt;/urls&gt;&lt;/record&gt;&lt;/Cite&gt;&lt;/EndNote&gt;</w:instrText>
      </w:r>
      <w:r w:rsidRPr="008452B2">
        <w:fldChar w:fldCharType="separate"/>
      </w:r>
      <w:r w:rsidR="009A7204">
        <w:rPr>
          <w:noProof/>
        </w:rPr>
        <w:t>(</w:t>
      </w:r>
      <w:hyperlink w:anchor="_ENREF_29" w:tooltip="Heithaus, 2009 #18" w:history="1">
        <w:r w:rsidR="009A7204">
          <w:rPr>
            <w:noProof/>
          </w:rPr>
          <w:t>29</w:t>
        </w:r>
      </w:hyperlink>
      <w:r w:rsidR="009A7204">
        <w:rPr>
          <w:noProof/>
        </w:rPr>
        <w:t xml:space="preserve">, </w:t>
      </w:r>
      <w:hyperlink w:anchor="_ENREF_30" w:tooltip="Møller, 2010 #19" w:history="1">
        <w:r w:rsidR="009A7204">
          <w:rPr>
            <w:noProof/>
          </w:rPr>
          <w:t>30</w:t>
        </w:r>
      </w:hyperlink>
      <w:r w:rsidR="009A7204">
        <w:rPr>
          <w:noProof/>
        </w:rPr>
        <w:t>)</w:t>
      </w:r>
      <w:r w:rsidRPr="008452B2">
        <w:fldChar w:fldCharType="end"/>
      </w:r>
      <w:r w:rsidR="00385A98">
        <w:t>. Hence predators in</w:t>
      </w:r>
      <w:r w:rsidR="005F2CAA">
        <w:t xml:space="preserve"> high dimensional</w:t>
      </w:r>
      <w:r w:rsidR="00385A98">
        <w:t xml:space="preserve"> habitats with</w:t>
      </w:r>
      <w:r w:rsidR="005F2CAA">
        <w:t xml:space="preserve"> associated</w:t>
      </w:r>
      <w:r w:rsidR="00385A98">
        <w:t xml:space="preserve"> </w:t>
      </w:r>
      <w:r w:rsidR="008450A5">
        <w:t xml:space="preserve">increased </w:t>
      </w:r>
      <w:r w:rsidR="00385A98">
        <w:t>escape rate</w:t>
      </w:r>
      <w:r w:rsidR="008450A5">
        <w:t>s</w:t>
      </w:r>
      <w:r w:rsidR="00385A98">
        <w:t xml:space="preserve"> may compensate through</w:t>
      </w:r>
      <w:r w:rsidR="008450A5">
        <w:t xml:space="preserve"> larger </w:t>
      </w:r>
      <w:r w:rsidR="00EB0B24">
        <w:t>yields</w:t>
      </w:r>
      <w:r w:rsidR="008450A5">
        <w:t xml:space="preserve"> of more potent</w:t>
      </w:r>
      <w:r w:rsidR="00385A98">
        <w:t xml:space="preserve"> venom</w:t>
      </w:r>
      <w:r w:rsidR="008450A5">
        <w:t xml:space="preserve"> in order</w:t>
      </w:r>
      <w:r w:rsidR="00385A98">
        <w:t xml:space="preserve"> to increase capture rates. </w:t>
      </w:r>
      <w:r w:rsidRPr="008452B2">
        <w:t xml:space="preserve">For example, strike and release </w:t>
      </w:r>
      <w:r w:rsidR="007B5C0E" w:rsidRPr="008452B2">
        <w:t>behaviors</w:t>
      </w:r>
      <w:r w:rsidRPr="008452B2">
        <w:t xml:space="preserve"> </w:t>
      </w:r>
      <w:r w:rsidR="00CD6EB5">
        <w:t xml:space="preserve">may be less </w:t>
      </w:r>
      <w:r w:rsidRPr="008452B2">
        <w:t>successful in either</w:t>
      </w:r>
      <w:r w:rsidR="00F46C85">
        <w:t xml:space="preserve"> 3-dimensional</w:t>
      </w:r>
      <w:r w:rsidRPr="008452B2">
        <w:t xml:space="preserve"> arboreal or aquatic environments</w:t>
      </w:r>
      <w:r w:rsidR="000E646A">
        <w:t xml:space="preserve"> requiring</w:t>
      </w:r>
      <w:r w:rsidRPr="008452B2">
        <w:t xml:space="preserve"> higher toxicities to incapacitate prey</w:t>
      </w:r>
      <w:r w:rsidR="00CD6EB5">
        <w:t xml:space="preserve"> quickly</w:t>
      </w:r>
      <w:r w:rsidRPr="008452B2">
        <w:t xml:space="preserve">. </w:t>
      </w:r>
      <w:r w:rsidR="009A637D">
        <w:t>Conversely</w:t>
      </w:r>
      <w:r w:rsidR="00140B7A">
        <w:t xml:space="preserve"> </w:t>
      </w:r>
      <w:r w:rsidR="007B1B43">
        <w:t>there</w:t>
      </w:r>
      <w:r w:rsidR="00140B7A">
        <w:t xml:space="preserve"> may be less of a requirement for high potencies and </w:t>
      </w:r>
      <w:r w:rsidR="00EB0B24">
        <w:t xml:space="preserve">large reservoirs of </w:t>
      </w:r>
      <w:r w:rsidR="00140B7A">
        <w:t xml:space="preserve">venom due to </w:t>
      </w:r>
      <w:r w:rsidR="009A637D">
        <w:t>increases in encounter rates, and hence feeding opportunities, in high dimensional habitats</w:t>
      </w:r>
      <w:r w:rsidR="005F2CAA">
        <w:t xml:space="preserve"> which may compensate for possible increases</w:t>
      </w:r>
      <w:r w:rsidR="009A637D">
        <w:t xml:space="preserve"> </w:t>
      </w:r>
      <w:r w:rsidR="005F2CAA">
        <w:t>in</w:t>
      </w:r>
      <w:r w:rsidR="009A637D" w:rsidRPr="00140B7A">
        <w:t xml:space="preserve"> escape rates</w:t>
      </w:r>
      <w:r w:rsidR="00140B7A" w:rsidRPr="00140B7A">
        <w:t>.</w:t>
      </w:r>
    </w:p>
    <w:p w14:paraId="735C31DD" w14:textId="1E8E4425" w:rsidR="006B6AAA" w:rsidRDefault="00140B7A" w:rsidP="001D0048">
      <w:pPr>
        <w:spacing w:line="360" w:lineRule="auto"/>
      </w:pPr>
      <w:r w:rsidRPr="00140B7A">
        <w:t>Here we test the importance of these multiple potential drivers</w:t>
      </w:r>
      <w:r w:rsidR="009E4AFA">
        <w:t xml:space="preserve"> of both venom quantity and potency</w:t>
      </w:r>
      <w:r w:rsidR="006B6AAA">
        <w:t xml:space="preserve">, </w:t>
      </w:r>
      <w:r w:rsidR="006B6AAA" w:rsidRPr="00140B7A">
        <w:t xml:space="preserve">as measured </w:t>
      </w:r>
      <w:r w:rsidR="006B6AAA">
        <w:t>using median</w:t>
      </w:r>
      <w:r w:rsidR="006B6AAA" w:rsidRPr="00140B7A">
        <w:t xml:space="preserve"> lethal dose (LD</w:t>
      </w:r>
      <w:r w:rsidR="006B6AAA" w:rsidRPr="00140B7A">
        <w:rPr>
          <w:vertAlign w:val="subscript"/>
        </w:rPr>
        <w:t>50</w:t>
      </w:r>
      <w:r w:rsidR="006B6AAA" w:rsidRPr="00140B7A">
        <w:t>)</w:t>
      </w:r>
      <w:r w:rsidR="006B6AAA">
        <w:t>,</w:t>
      </w:r>
      <w:r w:rsidR="009E4AFA">
        <w:t xml:space="preserve"> </w:t>
      </w:r>
      <w:r w:rsidRPr="00140B7A">
        <w:t>in a</w:t>
      </w:r>
      <w:r w:rsidR="009E4AFA">
        <w:t xml:space="preserve"> phylogenetically corrected comparative</w:t>
      </w:r>
      <w:r w:rsidRPr="00140B7A">
        <w:t xml:space="preserve"> analysis </w:t>
      </w:r>
      <w:r w:rsidR="009E4AFA">
        <w:t>of</w:t>
      </w:r>
      <w:r w:rsidR="009E4AFA" w:rsidRPr="00140B7A">
        <w:t xml:space="preserve"> </w:t>
      </w:r>
      <w:r w:rsidRPr="00140B7A">
        <w:t>ninety-nine species of venomous snakes.</w:t>
      </w:r>
      <w:r w:rsidR="006B6AAA">
        <w:t xml:space="preserve"> Using the phylogenetic distance between species used to measure </w:t>
      </w:r>
      <w:r w:rsidR="006B6AAA" w:rsidRPr="00140B7A">
        <w:t>LD</w:t>
      </w:r>
      <w:r w:rsidR="006B6AAA" w:rsidRPr="00140B7A">
        <w:rPr>
          <w:vertAlign w:val="subscript"/>
        </w:rPr>
        <w:t>50</w:t>
      </w:r>
      <w:r w:rsidR="006B6AAA">
        <w:t xml:space="preserve"> and dietary species, </w:t>
      </w:r>
      <w:r w:rsidR="004C3433">
        <w:t xml:space="preserve">we </w:t>
      </w:r>
      <w:r w:rsidR="00502BCC">
        <w:t>test</w:t>
      </w:r>
      <w:r w:rsidRPr="00140B7A">
        <w:t xml:space="preserve">; </w:t>
      </w:r>
    </w:p>
    <w:p w14:paraId="1146D033" w14:textId="3DC9CA83" w:rsidR="006B6AAA" w:rsidRPr="001D0048" w:rsidRDefault="00925D0F" w:rsidP="001D0048">
      <w:pPr>
        <w:pStyle w:val="ListParagraph"/>
        <w:numPr>
          <w:ilvl w:val="0"/>
          <w:numId w:val="7"/>
        </w:numPr>
        <w:spacing w:line="360" w:lineRule="auto"/>
        <w:rPr>
          <w:color w:val="000000" w:themeColor="text1"/>
        </w:rPr>
      </w:pPr>
      <w:r w:rsidRPr="001D0048">
        <w:rPr>
          <w:color w:val="000000" w:themeColor="text1"/>
        </w:rPr>
        <w:t xml:space="preserve">the </w:t>
      </w:r>
      <w:r w:rsidR="003C4993" w:rsidRPr="001D0048">
        <w:rPr>
          <w:color w:val="000000" w:themeColor="text1"/>
        </w:rPr>
        <w:t>overkill hypothesis</w:t>
      </w:r>
      <w:r w:rsidRPr="001D0048">
        <w:rPr>
          <w:color w:val="000000" w:themeColor="text1"/>
        </w:rPr>
        <w:t>:</w:t>
      </w:r>
      <w:r w:rsidR="003C4993" w:rsidRPr="001D0048">
        <w:rPr>
          <w:color w:val="000000" w:themeColor="text1"/>
        </w:rPr>
        <w:t xml:space="preserve"> that there is</w:t>
      </w:r>
      <w:r w:rsidR="00502BCC" w:rsidRPr="001D0048">
        <w:rPr>
          <w:color w:val="000000" w:themeColor="text1"/>
        </w:rPr>
        <w:t xml:space="preserve"> no relationship between </w:t>
      </w:r>
      <w:r w:rsidR="001D0048" w:rsidRPr="001D0048">
        <w:rPr>
          <w:color w:val="000000" w:themeColor="text1"/>
        </w:rPr>
        <w:t xml:space="preserve">venom potency and the species on which it was </w:t>
      </w:r>
      <w:r w:rsidR="001D0048">
        <w:rPr>
          <w:color w:val="000000" w:themeColor="text1"/>
        </w:rPr>
        <w:t>measured</w:t>
      </w:r>
      <w:r w:rsidR="001D0048" w:rsidRPr="001D0048">
        <w:rPr>
          <w:color w:val="000000" w:themeColor="text1"/>
        </w:rPr>
        <w:t xml:space="preserve"> or between venom yield and</w:t>
      </w:r>
      <w:r w:rsidR="004C3433" w:rsidRPr="001D0048">
        <w:rPr>
          <w:color w:val="000000" w:themeColor="text1"/>
        </w:rPr>
        <w:t xml:space="preserve"> prey size</w:t>
      </w:r>
      <w:r w:rsidR="001D0048" w:rsidRPr="001D0048">
        <w:rPr>
          <w:color w:val="000000" w:themeColor="text1"/>
        </w:rPr>
        <w:t>.</w:t>
      </w:r>
    </w:p>
    <w:p w14:paraId="461E09D2" w14:textId="521A2344" w:rsidR="006B6AAA" w:rsidRPr="001D0048" w:rsidRDefault="00F16A2A" w:rsidP="001D0048">
      <w:pPr>
        <w:pStyle w:val="ListParagraph"/>
        <w:numPr>
          <w:ilvl w:val="0"/>
          <w:numId w:val="7"/>
        </w:numPr>
        <w:spacing w:line="360" w:lineRule="auto"/>
        <w:rPr>
          <w:color w:val="000000" w:themeColor="text1"/>
        </w:rPr>
      </w:pPr>
      <w:r w:rsidRPr="001D0048">
        <w:rPr>
          <w:color w:val="000000" w:themeColor="text1"/>
        </w:rPr>
        <w:t xml:space="preserve">the importance of </w:t>
      </w:r>
      <w:r w:rsidR="00AA7B74" w:rsidRPr="001D0048">
        <w:rPr>
          <w:color w:val="000000" w:themeColor="text1"/>
        </w:rPr>
        <w:t>trophic drive</w:t>
      </w:r>
      <w:r w:rsidRPr="001D0048">
        <w:rPr>
          <w:color w:val="000000" w:themeColor="text1"/>
        </w:rPr>
        <w:t>r</w:t>
      </w:r>
      <w:r w:rsidR="00A32B51" w:rsidRPr="001D0048">
        <w:rPr>
          <w:color w:val="000000" w:themeColor="text1"/>
        </w:rPr>
        <w:t>s</w:t>
      </w:r>
      <w:r w:rsidRPr="001D0048">
        <w:rPr>
          <w:color w:val="000000" w:themeColor="text1"/>
        </w:rPr>
        <w:t xml:space="preserve"> on</w:t>
      </w:r>
      <w:r w:rsidR="00AA7B74" w:rsidRPr="001D0048">
        <w:rPr>
          <w:color w:val="000000" w:themeColor="text1"/>
        </w:rPr>
        <w:t xml:space="preserve"> venom evolution</w:t>
      </w:r>
      <w:r w:rsidR="001D0048">
        <w:rPr>
          <w:color w:val="000000" w:themeColor="text1"/>
        </w:rPr>
        <w:t xml:space="preserve"> including:</w:t>
      </w:r>
      <w:r w:rsidRPr="001D0048">
        <w:rPr>
          <w:color w:val="000000" w:themeColor="text1"/>
        </w:rPr>
        <w:t xml:space="preserve"> </w:t>
      </w:r>
      <w:r w:rsidR="00326D2E" w:rsidRPr="001D0048">
        <w:rPr>
          <w:color w:val="000000" w:themeColor="text1"/>
        </w:rPr>
        <w:t>that venom potency is higher (lower LD</w:t>
      </w:r>
      <w:r w:rsidR="00326D2E" w:rsidRPr="001D0048">
        <w:rPr>
          <w:color w:val="000000" w:themeColor="text1"/>
          <w:vertAlign w:val="subscript"/>
        </w:rPr>
        <w:t>50</w:t>
      </w:r>
      <w:r w:rsidR="00326D2E" w:rsidRPr="001D0048">
        <w:rPr>
          <w:color w:val="000000" w:themeColor="text1"/>
        </w:rPr>
        <w:t xml:space="preserve">) when tested on model species phylogenetically closer to species found in the diet; </w:t>
      </w:r>
      <w:r w:rsidR="00925D0F" w:rsidRPr="001D0048">
        <w:rPr>
          <w:color w:val="000000" w:themeColor="text1"/>
        </w:rPr>
        <w:t>and</w:t>
      </w:r>
      <w:r w:rsidR="00326D2E" w:rsidRPr="001D0048">
        <w:rPr>
          <w:color w:val="000000" w:themeColor="text1"/>
        </w:rPr>
        <w:t xml:space="preserve"> that</w:t>
      </w:r>
      <w:r w:rsidR="00925D0F" w:rsidRPr="001D0048">
        <w:rPr>
          <w:color w:val="000000" w:themeColor="text1"/>
        </w:rPr>
        <w:t xml:space="preserve"> </w:t>
      </w:r>
      <w:r w:rsidRPr="001D0048">
        <w:rPr>
          <w:color w:val="000000" w:themeColor="text1"/>
        </w:rPr>
        <w:t xml:space="preserve">snake </w:t>
      </w:r>
      <w:r w:rsidR="00925D0F" w:rsidRPr="001D0048">
        <w:rPr>
          <w:color w:val="000000" w:themeColor="text1"/>
        </w:rPr>
        <w:t xml:space="preserve">species </w:t>
      </w:r>
      <w:r w:rsidR="00326D2E" w:rsidRPr="001D0048">
        <w:rPr>
          <w:color w:val="000000" w:themeColor="text1"/>
        </w:rPr>
        <w:t>which include</w:t>
      </w:r>
      <w:r w:rsidR="00925D0F" w:rsidRPr="001D0048">
        <w:rPr>
          <w:color w:val="000000" w:themeColor="text1"/>
        </w:rPr>
        <w:t xml:space="preserve"> </w:t>
      </w:r>
      <w:r w:rsidR="00AA7B74" w:rsidRPr="001D0048">
        <w:rPr>
          <w:color w:val="000000" w:themeColor="text1"/>
        </w:rPr>
        <w:t>eggs in their diets have lower</w:t>
      </w:r>
      <w:r w:rsidRPr="001D0048">
        <w:rPr>
          <w:color w:val="000000" w:themeColor="text1"/>
        </w:rPr>
        <w:t xml:space="preserve"> venom potencies</w:t>
      </w:r>
      <w:r w:rsidR="00326D2E" w:rsidRPr="001D0048">
        <w:rPr>
          <w:color w:val="000000" w:themeColor="text1"/>
        </w:rPr>
        <w:t xml:space="preserve"> (higher LD</w:t>
      </w:r>
      <w:r w:rsidR="00326D2E" w:rsidRPr="001D0048">
        <w:rPr>
          <w:color w:val="000000" w:themeColor="text1"/>
          <w:vertAlign w:val="subscript"/>
        </w:rPr>
        <w:t>50</w:t>
      </w:r>
      <w:r w:rsidR="00326D2E" w:rsidRPr="001D0048">
        <w:rPr>
          <w:color w:val="000000" w:themeColor="text1"/>
        </w:rPr>
        <w:t>)</w:t>
      </w:r>
      <w:r w:rsidR="00A32B51" w:rsidRPr="001D0048">
        <w:rPr>
          <w:color w:val="000000" w:themeColor="text1"/>
        </w:rPr>
        <w:t xml:space="preserve"> or </w:t>
      </w:r>
      <w:r w:rsidR="006378DF" w:rsidRPr="001D0048">
        <w:rPr>
          <w:color w:val="000000" w:themeColor="text1"/>
        </w:rPr>
        <w:t>yields</w:t>
      </w:r>
      <w:r w:rsidR="001D0048">
        <w:rPr>
          <w:color w:val="000000" w:themeColor="text1"/>
        </w:rPr>
        <w:t>.</w:t>
      </w:r>
    </w:p>
    <w:p w14:paraId="5139A953" w14:textId="0365F248" w:rsidR="006B6AAA" w:rsidRPr="00C82254" w:rsidRDefault="00F16A2A" w:rsidP="00C82254">
      <w:pPr>
        <w:pStyle w:val="ListParagraph"/>
        <w:numPr>
          <w:ilvl w:val="0"/>
          <w:numId w:val="7"/>
        </w:numPr>
        <w:spacing w:line="360" w:lineRule="auto"/>
        <w:rPr>
          <w:color w:val="000000" w:themeColor="text1"/>
        </w:rPr>
      </w:pPr>
      <w:r w:rsidRPr="001D0048">
        <w:rPr>
          <w:color w:val="000000" w:themeColor="text1"/>
        </w:rPr>
        <w:t xml:space="preserve">the importance of </w:t>
      </w:r>
      <w:proofErr w:type="spellStart"/>
      <w:r w:rsidR="00346F9B" w:rsidRPr="001D0048">
        <w:rPr>
          <w:color w:val="000000" w:themeColor="text1"/>
        </w:rPr>
        <w:t>macorecological</w:t>
      </w:r>
      <w:proofErr w:type="spellEnd"/>
      <w:r w:rsidR="00346F9B" w:rsidRPr="001D0048">
        <w:rPr>
          <w:color w:val="000000" w:themeColor="text1"/>
        </w:rPr>
        <w:t xml:space="preserve"> </w:t>
      </w:r>
      <w:r w:rsidRPr="001D0048">
        <w:rPr>
          <w:color w:val="000000" w:themeColor="text1"/>
        </w:rPr>
        <w:t xml:space="preserve">drivers </w:t>
      </w:r>
      <w:r w:rsidR="00B01859" w:rsidRPr="001D0048">
        <w:rPr>
          <w:color w:val="000000" w:themeColor="text1"/>
        </w:rPr>
        <w:t xml:space="preserve">on </w:t>
      </w:r>
      <w:r w:rsidRPr="001D0048">
        <w:rPr>
          <w:color w:val="000000" w:themeColor="text1"/>
        </w:rPr>
        <w:t>venom evolution</w:t>
      </w:r>
      <w:r w:rsidR="001D0048">
        <w:rPr>
          <w:color w:val="000000" w:themeColor="text1"/>
        </w:rPr>
        <w:t xml:space="preserve"> with scaling of venom yield with snake body mass predicted from predator-prey size scaling to be </w:t>
      </w:r>
      <w:r w:rsidR="001D0048" w:rsidRPr="001D0048">
        <w:rPr>
          <w:color w:val="000000" w:themeColor="text1"/>
        </w:rPr>
        <w:t>approximately 0.51</w:t>
      </w:r>
      <w:r w:rsidR="001D0048">
        <w:rPr>
          <w:color w:val="000000" w:themeColor="text1"/>
        </w:rPr>
        <w:t xml:space="preserve">; from metabolic constraints to be 0.75; and from </w:t>
      </w:r>
      <w:r w:rsidR="00E16F1C" w:rsidRPr="00C82254">
        <w:rPr>
          <w:color w:val="000000" w:themeColor="text1"/>
        </w:rPr>
        <w:t>other potential drivers such as</w:t>
      </w:r>
      <w:r w:rsidR="004C47A6" w:rsidRPr="00C82254">
        <w:rPr>
          <w:color w:val="000000" w:themeColor="text1"/>
        </w:rPr>
        <w:t xml:space="preserve"> sexual selection and</w:t>
      </w:r>
      <w:r w:rsidR="00E16F1C" w:rsidRPr="00C82254">
        <w:rPr>
          <w:color w:val="000000" w:themeColor="text1"/>
        </w:rPr>
        <w:t xml:space="preserve"> the weapons hypothesis</w:t>
      </w:r>
      <w:r w:rsidR="004C47A6" w:rsidRPr="00C82254">
        <w:rPr>
          <w:color w:val="000000" w:themeColor="text1"/>
        </w:rPr>
        <w:t xml:space="preserve"> </w:t>
      </w:r>
      <w:r w:rsidR="00C82254">
        <w:rPr>
          <w:color w:val="000000" w:themeColor="text1"/>
        </w:rPr>
        <w:t>to be</w:t>
      </w:r>
      <w:r w:rsidR="004C47A6" w:rsidRPr="00C82254">
        <w:rPr>
          <w:color w:val="000000" w:themeColor="text1"/>
        </w:rPr>
        <w:t xml:space="preserve"> </w:t>
      </w:r>
      <w:proofErr w:type="spellStart"/>
      <w:r w:rsidR="004C47A6" w:rsidRPr="00C82254">
        <w:rPr>
          <w:color w:val="000000" w:themeColor="text1"/>
        </w:rPr>
        <w:t>superlinear</w:t>
      </w:r>
      <w:proofErr w:type="spellEnd"/>
      <w:r w:rsidR="00C82254">
        <w:rPr>
          <w:color w:val="000000" w:themeColor="text1"/>
        </w:rPr>
        <w:t>.</w:t>
      </w:r>
      <w:r w:rsidR="00C73C47" w:rsidRPr="00C82254">
        <w:rPr>
          <w:color w:val="000000" w:themeColor="text1"/>
        </w:rPr>
        <w:t xml:space="preserve"> </w:t>
      </w:r>
    </w:p>
    <w:p w14:paraId="28216697" w14:textId="13696B24" w:rsidR="006B6AAA" w:rsidRPr="001D0048" w:rsidRDefault="00C73C47" w:rsidP="001D0048">
      <w:pPr>
        <w:pStyle w:val="ListParagraph"/>
        <w:numPr>
          <w:ilvl w:val="0"/>
          <w:numId w:val="7"/>
        </w:numPr>
        <w:spacing w:line="360" w:lineRule="auto"/>
        <w:rPr>
          <w:color w:val="000000" w:themeColor="text1"/>
        </w:rPr>
      </w:pPr>
      <w:r w:rsidRPr="001D0048">
        <w:rPr>
          <w:color w:val="000000" w:themeColor="text1"/>
        </w:rPr>
        <w:lastRenderedPageBreak/>
        <w:t>the importance of habitat dimensionality on venom evolution, in particular that; species in high dimensional habitats show e</w:t>
      </w:r>
      <w:r w:rsidR="00C82254">
        <w:rPr>
          <w:color w:val="000000" w:themeColor="text1"/>
        </w:rPr>
        <w:t>ither higher or lower potencies.</w:t>
      </w:r>
    </w:p>
    <w:p w14:paraId="0DA9DA0D" w14:textId="0922AC8A" w:rsidR="00A727C3" w:rsidRDefault="002B179E" w:rsidP="001D0048">
      <w:pPr>
        <w:spacing w:line="360" w:lineRule="auto"/>
        <w:ind w:left="360"/>
      </w:pPr>
      <w:commentRangeStart w:id="49"/>
      <w:r>
        <w:t xml:space="preserve">We show that both trophic and </w:t>
      </w:r>
      <w:proofErr w:type="spellStart"/>
      <w:r>
        <w:t>macroecological</w:t>
      </w:r>
      <w:proofErr w:type="spellEnd"/>
      <w:r>
        <w:t xml:space="preserve"> factors are important in driving venom evolution with </w:t>
      </w:r>
      <w:r w:rsidR="00B01859">
        <w:t>patterns supporting</w:t>
      </w:r>
      <w:r>
        <w:t xml:space="preserve"> prey-specific</w:t>
      </w:r>
      <w:r w:rsidR="00B01859">
        <w:t xml:space="preserve"> venom</w:t>
      </w:r>
      <w:r>
        <w:t xml:space="preserve"> in general and venom </w:t>
      </w:r>
      <w:r w:rsidR="004C47A6">
        <w:t>quantity</w:t>
      </w:r>
      <w:r>
        <w:t xml:space="preserve"> </w:t>
      </w:r>
      <w:r w:rsidR="00C82254">
        <w:t xml:space="preserve">both </w:t>
      </w:r>
      <w:r>
        <w:t xml:space="preserve">scaling as predicted by metabolic </w:t>
      </w:r>
      <w:r w:rsidR="00B01859">
        <w:t xml:space="preserve">cost </w:t>
      </w:r>
      <w:r>
        <w:t>constraints</w:t>
      </w:r>
      <w:r w:rsidR="00C82254">
        <w:t xml:space="preserve"> and lower in higher dimensional habitats</w:t>
      </w:r>
      <w:r>
        <w:t xml:space="preserve">. </w:t>
      </w:r>
      <w:commentRangeEnd w:id="49"/>
      <w:r w:rsidR="0023568A">
        <w:rPr>
          <w:rStyle w:val="CommentReference"/>
        </w:rPr>
        <w:commentReference w:id="49"/>
      </w:r>
    </w:p>
    <w:p w14:paraId="0E36CF24" w14:textId="77777777" w:rsidR="006B6AAA" w:rsidRPr="006B6AAA" w:rsidRDefault="006B6AAA" w:rsidP="006B6AAA">
      <w:pPr>
        <w:spacing w:line="360" w:lineRule="auto"/>
      </w:pPr>
    </w:p>
    <w:p w14:paraId="797395D4" w14:textId="77777777" w:rsidR="000B594C" w:rsidRDefault="000B594C" w:rsidP="003D13F7">
      <w:pPr>
        <w:spacing w:line="360" w:lineRule="auto"/>
        <w:outlineLvl w:val="0"/>
        <w:rPr>
          <w:b/>
          <w:sz w:val="28"/>
          <w:szCs w:val="28"/>
        </w:rPr>
      </w:pPr>
      <w:r w:rsidRPr="00A6180A">
        <w:rPr>
          <w:b/>
          <w:sz w:val="28"/>
          <w:szCs w:val="28"/>
        </w:rPr>
        <w:t>Results</w:t>
      </w:r>
    </w:p>
    <w:p w14:paraId="1B30DB6F" w14:textId="1DFDC706" w:rsidR="008D71C8" w:rsidRPr="008D71C8" w:rsidRDefault="008D71C8" w:rsidP="003D13F7">
      <w:pPr>
        <w:spacing w:line="360" w:lineRule="auto"/>
        <w:outlineLvl w:val="0"/>
        <w:rPr>
          <w:rFonts w:eastAsia="Times New Roman"/>
        </w:rPr>
      </w:pPr>
      <w:r w:rsidRPr="008D71C8">
        <w:rPr>
          <w:rFonts w:eastAsia="Times New Roman"/>
        </w:rPr>
        <w:t>Our</w:t>
      </w:r>
      <w:r w:rsidR="00AF51A8">
        <w:rPr>
          <w:rFonts w:eastAsia="Times New Roman"/>
        </w:rPr>
        <w:t xml:space="preserve"> final compiled</w:t>
      </w:r>
      <w:r w:rsidRPr="008D71C8">
        <w:rPr>
          <w:rFonts w:eastAsia="Times New Roman"/>
        </w:rPr>
        <w:t xml:space="preserve"> dataset of venom traits and corresponding trophic and </w:t>
      </w:r>
      <w:proofErr w:type="spellStart"/>
      <w:r w:rsidRPr="008D71C8">
        <w:rPr>
          <w:rFonts w:eastAsia="Times New Roman"/>
        </w:rPr>
        <w:t>macroecological</w:t>
      </w:r>
      <w:proofErr w:type="spellEnd"/>
      <w:r w:rsidRPr="008D71C8">
        <w:rPr>
          <w:rFonts w:eastAsia="Times New Roman"/>
        </w:rPr>
        <w:t xml:space="preserve"> data consisted of </w:t>
      </w:r>
      <w:r w:rsidRPr="008D71C8">
        <w:t>275 observations over 99 species</w:t>
      </w:r>
      <w:r w:rsidR="00AF51A8">
        <w:rPr>
          <w:rFonts w:eastAsia="Times New Roman"/>
        </w:rPr>
        <w:t xml:space="preserve"> which c</w:t>
      </w:r>
      <w:r w:rsidR="00042302">
        <w:rPr>
          <w:rFonts w:eastAsia="Times New Roman"/>
        </w:rPr>
        <w:t xml:space="preserve">orresponds to the data used in the </w:t>
      </w:r>
      <w:r w:rsidR="00AF51A8">
        <w:rPr>
          <w:rFonts w:eastAsia="Times New Roman"/>
        </w:rPr>
        <w:t>main analysis. We also conducted supplementary analysis w</w:t>
      </w:r>
      <w:r w:rsidR="0023568A">
        <w:rPr>
          <w:rFonts w:eastAsia="Times New Roman"/>
        </w:rPr>
        <w:t>h</w:t>
      </w:r>
      <w:r w:rsidR="00AF51A8">
        <w:rPr>
          <w:rFonts w:eastAsia="Times New Roman"/>
        </w:rPr>
        <w:t>ere we included whether species to are known to using constricting behaviors</w:t>
      </w:r>
      <w:r w:rsidR="0023568A">
        <w:rPr>
          <w:rFonts w:eastAsia="Times New Roman"/>
        </w:rPr>
        <w:t xml:space="preserve"> </w:t>
      </w:r>
      <w:commentRangeStart w:id="50"/>
      <w:r w:rsidR="0023568A">
        <w:rPr>
          <w:rFonts w:eastAsia="Times New Roman"/>
        </w:rPr>
        <w:t>in place or augmenting venom delivery</w:t>
      </w:r>
      <w:commentRangeEnd w:id="50"/>
      <w:r w:rsidR="0023568A">
        <w:rPr>
          <w:rStyle w:val="CommentReference"/>
        </w:rPr>
        <w:commentReference w:id="50"/>
      </w:r>
      <w:r w:rsidR="00AF51A8">
        <w:rPr>
          <w:rFonts w:eastAsia="Times New Roman"/>
        </w:rPr>
        <w:t xml:space="preserve">; the inclusion of habitat type and finally an analysis including prey body size which was conducted using a reduced dataset of </w:t>
      </w:r>
      <w:r w:rsidR="00AF51A8" w:rsidRPr="000B594C">
        <w:t xml:space="preserve">177 observations </w:t>
      </w:r>
      <w:r w:rsidR="00AF51A8">
        <w:t>across</w:t>
      </w:r>
      <w:r w:rsidR="00AF51A8" w:rsidRPr="000B594C">
        <w:t xml:space="preserve"> 68 species</w:t>
      </w:r>
      <w:r w:rsidR="00AF51A8">
        <w:rPr>
          <w:rFonts w:eastAsia="Times New Roman"/>
        </w:rPr>
        <w:t xml:space="preserve">. We report </w:t>
      </w:r>
      <w:r w:rsidR="00042302">
        <w:rPr>
          <w:rFonts w:eastAsia="Times New Roman"/>
        </w:rPr>
        <w:t>the</w:t>
      </w:r>
      <w:r w:rsidR="00AF51A8">
        <w:rPr>
          <w:rFonts w:eastAsia="Times New Roman"/>
        </w:rPr>
        <w:t xml:space="preserve"> results across all models </w:t>
      </w:r>
      <w:r w:rsidR="00042302">
        <w:rPr>
          <w:rFonts w:eastAsia="Times New Roman"/>
        </w:rPr>
        <w:t>relating to</w:t>
      </w:r>
      <w:r w:rsidR="00AF51A8">
        <w:rPr>
          <w:rFonts w:eastAsia="Times New Roman"/>
        </w:rPr>
        <w:t xml:space="preserve"> the importance of each driving factor</w:t>
      </w:r>
      <w:r w:rsidR="00042302">
        <w:rPr>
          <w:rFonts w:eastAsia="Times New Roman"/>
        </w:rPr>
        <w:t xml:space="preserve"> in order below</w:t>
      </w:r>
      <w:r w:rsidR="00EE01E3">
        <w:rPr>
          <w:rFonts w:eastAsia="Times New Roman"/>
        </w:rPr>
        <w:t xml:space="preserve"> (Table A1)</w:t>
      </w:r>
      <w:r w:rsidR="00042302">
        <w:rPr>
          <w:rFonts w:eastAsia="Times New Roman"/>
        </w:rPr>
        <w:t>.</w:t>
      </w:r>
    </w:p>
    <w:p w14:paraId="273BFC77" w14:textId="43513693" w:rsidR="00A6180A" w:rsidRPr="008D71C8" w:rsidRDefault="00A6180A" w:rsidP="003D13F7">
      <w:pPr>
        <w:spacing w:line="360" w:lineRule="auto"/>
        <w:outlineLvl w:val="0"/>
        <w:rPr>
          <w:b/>
        </w:rPr>
      </w:pPr>
      <w:r w:rsidRPr="008D71C8">
        <w:rPr>
          <w:b/>
        </w:rPr>
        <w:t>Predator-prey coevolution</w:t>
      </w:r>
    </w:p>
    <w:p w14:paraId="51F74C41" w14:textId="750622CC" w:rsidR="00A6180A" w:rsidRPr="0032583D" w:rsidRDefault="00A6180A" w:rsidP="000B594C">
      <w:pPr>
        <w:spacing w:line="360" w:lineRule="auto"/>
      </w:pPr>
      <w:r w:rsidRPr="008D71C8">
        <w:rPr>
          <w:lang w:val="en-IE"/>
        </w:rPr>
        <w:t>Despite</w:t>
      </w:r>
      <w:r w:rsidR="008D71C8" w:rsidRPr="008D71C8">
        <w:rPr>
          <w:lang w:val="en-IE"/>
        </w:rPr>
        <w:t xml:space="preserve"> the presence of only eight</w:t>
      </w:r>
      <w:r w:rsidR="00042302">
        <w:rPr>
          <w:lang w:val="en-IE"/>
        </w:rPr>
        <w:t xml:space="preserve"> egg eating</w:t>
      </w:r>
      <w:r w:rsidR="008D71C8" w:rsidRPr="008D71C8">
        <w:rPr>
          <w:lang w:val="en-IE"/>
        </w:rPr>
        <w:t xml:space="preserve"> species</w:t>
      </w:r>
      <w:r w:rsidR="008D71C8" w:rsidRPr="0032583D">
        <w:rPr>
          <w:lang w:val="en-IE"/>
        </w:rPr>
        <w:t xml:space="preserve"> in our dataset</w:t>
      </w:r>
      <w:r w:rsidR="0023568A">
        <w:rPr>
          <w:lang w:val="en-IE"/>
        </w:rPr>
        <w:t>,</w:t>
      </w:r>
      <w:r w:rsidR="008D71C8" w:rsidRPr="0032583D">
        <w:rPr>
          <w:lang w:val="en-IE"/>
        </w:rPr>
        <w:t xml:space="preserve"> </w:t>
      </w:r>
      <w:r w:rsidRPr="0032583D">
        <w:t>LD</w:t>
      </w:r>
      <w:r w:rsidRPr="0032583D">
        <w:rPr>
          <w:vertAlign w:val="subscript"/>
        </w:rPr>
        <w:t xml:space="preserve">50 </w:t>
      </w:r>
      <w:r w:rsidRPr="0032583D">
        <w:t>was found to be significantly higher in species with eggs in their diet in both the main and constriction models</w:t>
      </w:r>
      <w:r w:rsidR="00A23552" w:rsidRPr="0032583D">
        <w:t xml:space="preserve">, </w:t>
      </w:r>
      <w:r w:rsidR="00E36631">
        <w:t>while</w:t>
      </w:r>
      <w:r w:rsidR="00E36631" w:rsidRPr="0032583D">
        <w:t xml:space="preserve"> </w:t>
      </w:r>
      <w:r w:rsidR="00A23552" w:rsidRPr="0032583D">
        <w:t>v</w:t>
      </w:r>
      <w:r w:rsidRPr="0032583D">
        <w:t xml:space="preserve">enom </w:t>
      </w:r>
      <w:r w:rsidR="004C47A6">
        <w:t>yield</w:t>
      </w:r>
      <w:r w:rsidRPr="0032583D">
        <w:t xml:space="preserve"> </w:t>
      </w:r>
      <w:r w:rsidR="00E36631">
        <w:t>had</w:t>
      </w:r>
      <w:r w:rsidR="00042302" w:rsidRPr="0032583D">
        <w:t xml:space="preserve"> </w:t>
      </w:r>
      <w:r w:rsidRPr="0032583D">
        <w:t>a negative</w:t>
      </w:r>
      <w:r w:rsidR="00E36631">
        <w:t xml:space="preserve">, but </w:t>
      </w:r>
      <w:r w:rsidR="00E36631" w:rsidRPr="0032583D">
        <w:t>non-significant</w:t>
      </w:r>
      <w:r w:rsidR="00E36631">
        <w:t>,</w:t>
      </w:r>
      <w:r w:rsidRPr="0032583D">
        <w:t xml:space="preserve"> association with </w:t>
      </w:r>
      <w:proofErr w:type="spellStart"/>
      <w:r w:rsidR="00E36631">
        <w:t>ovivorous</w:t>
      </w:r>
      <w:proofErr w:type="spellEnd"/>
      <w:r w:rsidR="00E36631">
        <w:t xml:space="preserve"> behavior </w:t>
      </w:r>
      <w:r w:rsidR="00EE01E3">
        <w:t>in all models (Figure 2; Tables A1-5</w:t>
      </w:r>
      <w:r w:rsidRPr="0032583D">
        <w:t>).</w:t>
      </w:r>
    </w:p>
    <w:p w14:paraId="3EF5D908" w14:textId="1D769A85" w:rsidR="0015598C" w:rsidRDefault="000B594C" w:rsidP="00031D64">
      <w:pPr>
        <w:spacing w:line="360" w:lineRule="auto"/>
        <w:ind w:firstLine="720"/>
      </w:pPr>
      <w:r w:rsidRPr="0032583D">
        <w:t xml:space="preserve">Of the species included within the analysis only 14 species </w:t>
      </w:r>
      <w:r w:rsidR="00E36631">
        <w:t>had</w:t>
      </w:r>
      <w:r w:rsidR="00E36631" w:rsidRPr="0032583D">
        <w:t xml:space="preserve"> </w:t>
      </w:r>
      <w:r w:rsidRPr="0032583D">
        <w:t>a diet completely matching that of the LD</w:t>
      </w:r>
      <w:r w:rsidRPr="0032583D">
        <w:rPr>
          <w:vertAlign w:val="subscript"/>
        </w:rPr>
        <w:t>50</w:t>
      </w:r>
      <w:r w:rsidRPr="0032583D">
        <w:t xml:space="preserve"> model</w:t>
      </w:r>
      <w:r w:rsidR="00E36631">
        <w:t xml:space="preserve"> the</w:t>
      </w:r>
      <w:r w:rsidR="00B93825">
        <w:t>ir venom</w:t>
      </w:r>
      <w:r w:rsidR="00E36631">
        <w:t xml:space="preserve"> </w:t>
      </w:r>
      <w:r w:rsidR="00B93825">
        <w:t xml:space="preserve">was </w:t>
      </w:r>
      <w:r w:rsidR="00E36631">
        <w:t>tested on</w:t>
      </w:r>
      <w:r w:rsidR="002D0609" w:rsidRPr="0032583D">
        <w:t xml:space="preserve">, i.e. </w:t>
      </w:r>
      <w:r w:rsidR="006D672F" w:rsidRPr="0032583D">
        <w:t>the LD</w:t>
      </w:r>
      <w:r w:rsidR="006D672F" w:rsidRPr="0032583D">
        <w:rPr>
          <w:vertAlign w:val="subscript"/>
        </w:rPr>
        <w:t>5</w:t>
      </w:r>
      <w:r w:rsidR="00135203" w:rsidRPr="0032583D">
        <w:rPr>
          <w:vertAlign w:val="subscript"/>
        </w:rPr>
        <w:t>0</w:t>
      </w:r>
      <w:r w:rsidR="006D672F" w:rsidRPr="0032583D">
        <w:t xml:space="preserve"> of</w:t>
      </w:r>
      <w:r w:rsidR="006D672F">
        <w:t xml:space="preserve"> a species with a</w:t>
      </w:r>
      <w:r w:rsidR="002D0609">
        <w:t xml:space="preserve"> diet including 100% mammals</w:t>
      </w:r>
      <w:r w:rsidR="006D672F">
        <w:t xml:space="preserve"> tested using a mouse model</w:t>
      </w:r>
      <w:r w:rsidR="002D0609">
        <w:t>.</w:t>
      </w:r>
      <w:r w:rsidRPr="000B594C">
        <w:t xml:space="preserve"> </w:t>
      </w:r>
      <w:r w:rsidR="002D0609">
        <w:t>Most</w:t>
      </w:r>
      <w:r w:rsidRPr="000B594C">
        <w:t xml:space="preserve"> species in the dataset </w:t>
      </w:r>
      <w:r w:rsidR="00B93825">
        <w:t xml:space="preserve">had </w:t>
      </w:r>
      <w:r w:rsidR="002D0609">
        <w:t>a diet with a least some component not matching the</w:t>
      </w:r>
      <w:r w:rsidR="002D0609" w:rsidRPr="002D0609">
        <w:t xml:space="preserve"> LD</w:t>
      </w:r>
      <w:r w:rsidR="002D0609" w:rsidRPr="002D0609">
        <w:rPr>
          <w:vertAlign w:val="subscript"/>
        </w:rPr>
        <w:t>50</w:t>
      </w:r>
      <w:r w:rsidR="002D0609" w:rsidRPr="000B594C">
        <w:t xml:space="preserve"> model</w:t>
      </w:r>
      <w:r w:rsidRPr="000B594C">
        <w:t xml:space="preserve"> as reflected by a median evolutionary distance</w:t>
      </w:r>
      <w:r w:rsidR="002D0609">
        <w:t xml:space="preserve"> </w:t>
      </w:r>
      <w:r w:rsidR="002D0609" w:rsidRPr="000B594C">
        <w:t>of 211.3 million years</w:t>
      </w:r>
      <w:r w:rsidRPr="000B594C">
        <w:t xml:space="preserve"> between the</w:t>
      </w:r>
      <w:r w:rsidR="00B93825">
        <w:t xml:space="preserve"> common ancestors of the dietary taxa </w:t>
      </w:r>
      <w:r w:rsidRPr="000B594C">
        <w:t xml:space="preserve">and the </w:t>
      </w:r>
      <w:r w:rsidRPr="002D0609">
        <w:t>LD</w:t>
      </w:r>
      <w:r w:rsidRPr="002D0609">
        <w:rPr>
          <w:vertAlign w:val="subscript"/>
        </w:rPr>
        <w:t>50</w:t>
      </w:r>
      <w:r w:rsidRPr="002D0609">
        <w:t xml:space="preserve"> </w:t>
      </w:r>
      <w:r w:rsidRPr="000B594C">
        <w:t>species</w:t>
      </w:r>
      <w:r w:rsidR="002D0609">
        <w:t xml:space="preserve">. </w:t>
      </w:r>
      <w:r w:rsidRPr="000B594C">
        <w:t>In all models</w:t>
      </w:r>
      <w:r w:rsidR="0023568A">
        <w:t>,</w:t>
      </w:r>
      <w:r w:rsidRPr="000B594C">
        <w:t xml:space="preserve"> species</w:t>
      </w:r>
      <w:r w:rsidR="0023568A">
        <w:t>’</w:t>
      </w:r>
      <w:r w:rsidRPr="000B594C">
        <w:t xml:space="preserve"> </w:t>
      </w:r>
      <w:r w:rsidRPr="002D0609">
        <w:t>LD</w:t>
      </w:r>
      <w:r w:rsidRPr="002D0609">
        <w:rPr>
          <w:vertAlign w:val="subscript"/>
        </w:rPr>
        <w:t>50</w:t>
      </w:r>
      <w:r w:rsidRPr="000B594C">
        <w:t xml:space="preserve"> increased with mean phylogenetic distance between the diet and the </w:t>
      </w:r>
      <w:r w:rsidRPr="002D0609">
        <w:t>LD</w:t>
      </w:r>
      <w:r w:rsidRPr="002D0609">
        <w:rPr>
          <w:vertAlign w:val="subscript"/>
        </w:rPr>
        <w:t>50</w:t>
      </w:r>
      <w:r w:rsidRPr="000B594C">
        <w:t xml:space="preserve"> model </w:t>
      </w:r>
      <w:r w:rsidR="00A72B90">
        <w:t xml:space="preserve">such that </w:t>
      </w:r>
      <w:r w:rsidR="00B93825">
        <w:t xml:space="preserve">snake </w:t>
      </w:r>
      <w:r w:rsidRPr="000B594C">
        <w:t xml:space="preserve">species with diets </w:t>
      </w:r>
      <w:r w:rsidR="005718A8" w:rsidRPr="000B594C">
        <w:t>phylogenetically</w:t>
      </w:r>
      <w:r w:rsidRPr="000B594C">
        <w:t xml:space="preserve"> close to the LD</w:t>
      </w:r>
      <w:r w:rsidRPr="000B594C">
        <w:rPr>
          <w:vertAlign w:val="subscript"/>
        </w:rPr>
        <w:t>50</w:t>
      </w:r>
      <w:r w:rsidRPr="000B594C">
        <w:t xml:space="preserve"> model</w:t>
      </w:r>
      <w:r w:rsidR="00B93825">
        <w:t xml:space="preserve"> species </w:t>
      </w:r>
      <w:r w:rsidRPr="000B594C">
        <w:t>hav</w:t>
      </w:r>
      <w:r w:rsidR="00B93825">
        <w:t>ing</w:t>
      </w:r>
      <w:r w:rsidRPr="000B594C">
        <w:t xml:space="preserve"> higher </w:t>
      </w:r>
      <w:r w:rsidR="00B93825">
        <w:t>potencies</w:t>
      </w:r>
      <w:r w:rsidR="00B93825" w:rsidRPr="000B594C">
        <w:t xml:space="preserve"> </w:t>
      </w:r>
      <w:r w:rsidR="00EE01E3">
        <w:t>(Figure 2</w:t>
      </w:r>
      <w:r w:rsidRPr="000B594C">
        <w:t>; table</w:t>
      </w:r>
      <w:r w:rsidR="00706549">
        <w:t xml:space="preserve"> A3-4</w:t>
      </w:r>
      <w:r w:rsidRPr="000B594C">
        <w:t>; Figure 1B).  From the main model, after back</w:t>
      </w:r>
      <w:r w:rsidR="00A72B90">
        <w:t>-</w:t>
      </w:r>
      <w:r w:rsidRPr="000B594C">
        <w:t xml:space="preserve">transforming the mean </w:t>
      </w:r>
      <w:r w:rsidR="005718A8" w:rsidRPr="000B594C">
        <w:t>centered</w:t>
      </w:r>
      <w:r w:rsidRPr="000B594C">
        <w:t xml:space="preserve"> log</w:t>
      </w:r>
      <w:r w:rsidRPr="000B594C">
        <w:rPr>
          <w:vertAlign w:val="subscript"/>
        </w:rPr>
        <w:t>10</w:t>
      </w:r>
      <w:r w:rsidRPr="000B594C">
        <w:t xml:space="preserve"> value, LD</w:t>
      </w:r>
      <w:r w:rsidRPr="000B594C">
        <w:rPr>
          <w:vertAlign w:val="subscript"/>
        </w:rPr>
        <w:t>50</w:t>
      </w:r>
      <w:r w:rsidRPr="000B594C">
        <w:t xml:space="preserve"> </w:t>
      </w:r>
      <w:r w:rsidR="00684702">
        <w:t>was found to increase by</w:t>
      </w:r>
      <w:r w:rsidRPr="000B594C">
        <w:t xml:space="preserve"> 1.44 for every 100 million years between the species in the </w:t>
      </w:r>
      <w:r w:rsidRPr="000B594C">
        <w:lastRenderedPageBreak/>
        <w:t>diet and that of the LD</w:t>
      </w:r>
      <w:r w:rsidRPr="000B594C">
        <w:rPr>
          <w:vertAlign w:val="subscript"/>
        </w:rPr>
        <w:t>50</w:t>
      </w:r>
      <w:r w:rsidRPr="000B594C">
        <w:t xml:space="preserve"> model. This </w:t>
      </w:r>
      <w:r w:rsidR="000F1768">
        <w:t>estimate</w:t>
      </w:r>
      <w:r w:rsidR="00A72B90">
        <w:t xml:space="preserve"> is made</w:t>
      </w:r>
      <w:r w:rsidR="00A72B90" w:rsidRPr="000B594C">
        <w:t xml:space="preserve"> </w:t>
      </w:r>
      <w:commentRangeStart w:id="51"/>
      <w:r w:rsidRPr="000B594C">
        <w:t xml:space="preserve">after correcting </w:t>
      </w:r>
      <w:commentRangeEnd w:id="51"/>
      <w:r w:rsidR="00A72B90">
        <w:rPr>
          <w:rStyle w:val="CommentReference"/>
        </w:rPr>
        <w:commentReference w:id="51"/>
      </w:r>
      <w:r w:rsidRPr="000B594C">
        <w:t>for LD</w:t>
      </w:r>
      <w:r w:rsidRPr="000B594C">
        <w:rPr>
          <w:vertAlign w:val="subscript"/>
        </w:rPr>
        <w:t>50</w:t>
      </w:r>
      <w:r w:rsidRPr="000B594C">
        <w:t xml:space="preserve"> injection route w</w:t>
      </w:r>
      <w:r w:rsidR="00A72B90">
        <w:t>h</w:t>
      </w:r>
      <w:r w:rsidRPr="000B594C">
        <w:t xml:space="preserve">ere intravenous and </w:t>
      </w:r>
      <w:r w:rsidR="006D672F" w:rsidRPr="006D672F">
        <w:t>Intraperitoneal</w:t>
      </w:r>
      <w:r w:rsidR="006D672F" w:rsidRPr="006D672F" w:rsidDel="006D672F">
        <w:t xml:space="preserve"> </w:t>
      </w:r>
      <w:r w:rsidRPr="000B594C">
        <w:t>routes were found to have lower LD</w:t>
      </w:r>
      <w:r w:rsidRPr="000B594C">
        <w:rPr>
          <w:vertAlign w:val="subscript"/>
        </w:rPr>
        <w:t>50</w:t>
      </w:r>
      <w:r w:rsidRPr="000B594C">
        <w:t xml:space="preserve"> values in comparison to a subcutaneous route (</w:t>
      </w:r>
      <w:r w:rsidR="00706549">
        <w:t>Figure 2; T</w:t>
      </w:r>
      <w:r w:rsidRPr="000B594C">
        <w:t>able</w:t>
      </w:r>
      <w:r w:rsidR="00706549">
        <w:t xml:space="preserve"> A1</w:t>
      </w:r>
      <w:r w:rsidRPr="000B594C">
        <w:t>-3).</w:t>
      </w:r>
    </w:p>
    <w:p w14:paraId="0763F015" w14:textId="32232AAB" w:rsidR="00327156" w:rsidRPr="000B594C" w:rsidRDefault="00327156" w:rsidP="009F15AF">
      <w:pPr>
        <w:spacing w:line="360" w:lineRule="auto"/>
        <w:rPr>
          <w:lang w:val="en-IE"/>
        </w:rPr>
      </w:pPr>
    </w:p>
    <w:p w14:paraId="66DC335D" w14:textId="77777777" w:rsidR="006E2343" w:rsidRDefault="006E2343" w:rsidP="000B594C">
      <w:pPr>
        <w:spacing w:line="360" w:lineRule="auto"/>
      </w:pPr>
    </w:p>
    <w:p w14:paraId="640C19A6" w14:textId="77777777" w:rsidR="009F15AF" w:rsidRDefault="009F15AF" w:rsidP="000B594C">
      <w:pPr>
        <w:spacing w:line="360" w:lineRule="auto"/>
        <w:rPr>
          <w:color w:val="000000" w:themeColor="text1"/>
          <w:sz w:val="20"/>
          <w:szCs w:val="20"/>
        </w:rPr>
      </w:pPr>
    </w:p>
    <w:p w14:paraId="3F40E459" w14:textId="77777777" w:rsidR="009F15AF" w:rsidRDefault="009F15AF" w:rsidP="000B594C">
      <w:pPr>
        <w:spacing w:line="360" w:lineRule="auto"/>
        <w:rPr>
          <w:color w:val="000000" w:themeColor="text1"/>
          <w:sz w:val="20"/>
          <w:szCs w:val="20"/>
        </w:rPr>
      </w:pPr>
    </w:p>
    <w:p w14:paraId="37850B84" w14:textId="77777777" w:rsidR="009F15AF" w:rsidRDefault="009F15AF" w:rsidP="000B594C">
      <w:pPr>
        <w:spacing w:line="360" w:lineRule="auto"/>
        <w:rPr>
          <w:color w:val="000000" w:themeColor="text1"/>
          <w:sz w:val="20"/>
          <w:szCs w:val="20"/>
        </w:rPr>
      </w:pPr>
    </w:p>
    <w:p w14:paraId="061790FC" w14:textId="77777777" w:rsidR="009F15AF" w:rsidRDefault="009F15AF" w:rsidP="000B594C">
      <w:pPr>
        <w:spacing w:line="360" w:lineRule="auto"/>
        <w:rPr>
          <w:color w:val="000000" w:themeColor="text1"/>
          <w:sz w:val="20"/>
          <w:szCs w:val="20"/>
        </w:rPr>
      </w:pPr>
    </w:p>
    <w:p w14:paraId="5121D8B4" w14:textId="77777777" w:rsidR="009F15AF" w:rsidRDefault="009F15AF" w:rsidP="000B594C">
      <w:pPr>
        <w:spacing w:line="360" w:lineRule="auto"/>
        <w:rPr>
          <w:color w:val="000000" w:themeColor="text1"/>
          <w:sz w:val="20"/>
          <w:szCs w:val="20"/>
        </w:rPr>
      </w:pPr>
    </w:p>
    <w:p w14:paraId="1A836455" w14:textId="77777777" w:rsidR="009F15AF" w:rsidRDefault="009F15AF" w:rsidP="000B594C">
      <w:pPr>
        <w:spacing w:line="360" w:lineRule="auto"/>
        <w:rPr>
          <w:color w:val="000000" w:themeColor="text1"/>
          <w:sz w:val="20"/>
          <w:szCs w:val="20"/>
        </w:rPr>
      </w:pPr>
    </w:p>
    <w:p w14:paraId="3DACDCC8" w14:textId="77777777" w:rsidR="009F15AF" w:rsidRDefault="009F15AF" w:rsidP="000B594C">
      <w:pPr>
        <w:spacing w:line="360" w:lineRule="auto"/>
        <w:rPr>
          <w:color w:val="000000" w:themeColor="text1"/>
          <w:sz w:val="20"/>
          <w:szCs w:val="20"/>
        </w:rPr>
      </w:pPr>
    </w:p>
    <w:p w14:paraId="5B20A3B6" w14:textId="6452A857" w:rsidR="000B594C" w:rsidRPr="009F15AF" w:rsidRDefault="009F15AF" w:rsidP="000B594C">
      <w:pPr>
        <w:spacing w:line="360" w:lineRule="auto"/>
        <w:rPr>
          <w:sz w:val="20"/>
          <w:szCs w:val="20"/>
        </w:rPr>
      </w:pPr>
      <w:r w:rsidRPr="009F15AF">
        <w:rPr>
          <w:color w:val="000000" w:themeColor="text1"/>
          <w:sz w:val="20"/>
          <w:szCs w:val="20"/>
        </w:rPr>
        <w:t>Fi</w:t>
      </w:r>
      <w:r w:rsidR="00ED42A7">
        <w:rPr>
          <w:color w:val="000000" w:themeColor="text1"/>
          <w:sz w:val="20"/>
          <w:szCs w:val="20"/>
        </w:rPr>
        <w:t>gure 2</w:t>
      </w:r>
      <w:r w:rsidR="000B594C" w:rsidRPr="009F15AF">
        <w:rPr>
          <w:color w:val="000000" w:themeColor="text1"/>
          <w:sz w:val="20"/>
          <w:szCs w:val="20"/>
        </w:rPr>
        <w:t xml:space="preserve">. </w:t>
      </w:r>
      <w:r w:rsidR="00E00507" w:rsidRPr="009F15AF">
        <w:rPr>
          <w:color w:val="000000" w:themeColor="text1"/>
          <w:sz w:val="20"/>
          <w:szCs w:val="20"/>
        </w:rPr>
        <w:t xml:space="preserve">Posterior </w:t>
      </w:r>
      <w:r w:rsidR="00E00507" w:rsidRPr="009F15AF">
        <w:rPr>
          <w:sz w:val="20"/>
          <w:szCs w:val="20"/>
        </w:rPr>
        <w:t>distributions of LD</w:t>
      </w:r>
      <w:r w:rsidR="00E00507" w:rsidRPr="009F15AF">
        <w:rPr>
          <w:sz w:val="20"/>
          <w:szCs w:val="20"/>
          <w:vertAlign w:val="subscript"/>
        </w:rPr>
        <w:t>50</w:t>
      </w:r>
      <w:r w:rsidR="00E00507" w:rsidRPr="009F15AF">
        <w:rPr>
          <w:sz w:val="20"/>
          <w:szCs w:val="20"/>
        </w:rPr>
        <w:t xml:space="preserve"> and mean venom volume e</w:t>
      </w:r>
      <w:r w:rsidR="000B594C" w:rsidRPr="009F15AF">
        <w:rPr>
          <w:sz w:val="20"/>
          <w:szCs w:val="20"/>
        </w:rPr>
        <w:t>stimates</w:t>
      </w:r>
      <w:r w:rsidR="00E00507" w:rsidRPr="009F15AF">
        <w:rPr>
          <w:sz w:val="20"/>
          <w:szCs w:val="20"/>
        </w:rPr>
        <w:t xml:space="preserve"> (represented by dots)</w:t>
      </w:r>
      <w:r w:rsidR="000B594C" w:rsidRPr="009F15AF">
        <w:rPr>
          <w:sz w:val="20"/>
          <w:szCs w:val="20"/>
        </w:rPr>
        <w:t xml:space="preserve"> </w:t>
      </w:r>
      <w:r w:rsidR="00E00507" w:rsidRPr="009F15AF">
        <w:rPr>
          <w:sz w:val="20"/>
          <w:szCs w:val="20"/>
        </w:rPr>
        <w:t xml:space="preserve">and </w:t>
      </w:r>
      <w:r w:rsidR="000B594C" w:rsidRPr="009F15AF">
        <w:rPr>
          <w:sz w:val="20"/>
          <w:szCs w:val="20"/>
        </w:rPr>
        <w:t>higher and lowe</w:t>
      </w:r>
      <w:r w:rsidR="00E00507" w:rsidRPr="009F15AF">
        <w:rPr>
          <w:sz w:val="20"/>
          <w:szCs w:val="20"/>
        </w:rPr>
        <w:t>r 95% credibility intervals (represented by dotted horizontal bar)</w:t>
      </w:r>
      <w:r w:rsidR="000B594C" w:rsidRPr="009F15AF">
        <w:rPr>
          <w:sz w:val="20"/>
          <w:szCs w:val="20"/>
        </w:rPr>
        <w:t>. Fixed factors include mass; LD</w:t>
      </w:r>
      <w:r w:rsidR="000B594C" w:rsidRPr="009F15AF">
        <w:rPr>
          <w:sz w:val="20"/>
          <w:szCs w:val="20"/>
          <w:vertAlign w:val="subscript"/>
        </w:rPr>
        <w:t>50</w:t>
      </w:r>
      <w:r w:rsidR="000B594C" w:rsidRPr="009F15AF">
        <w:rPr>
          <w:sz w:val="20"/>
          <w:szCs w:val="20"/>
        </w:rPr>
        <w:t xml:space="preserve"> method (subcutaneous (SC), intravenous (IV), intrapulmonary (IP) and intramuscular (IM)); habitat dimensionality (Dim- 2D and 3D); Presence of eggs in diet (Eggs in Diet) and the mean phylogenetic distance between diet species and the LD</w:t>
      </w:r>
      <w:r w:rsidR="000B594C" w:rsidRPr="009F15AF">
        <w:rPr>
          <w:sz w:val="20"/>
          <w:szCs w:val="20"/>
          <w:vertAlign w:val="subscript"/>
        </w:rPr>
        <w:t>50</w:t>
      </w:r>
      <w:r w:rsidR="000B594C" w:rsidRPr="009F15AF">
        <w:rPr>
          <w:sz w:val="20"/>
          <w:szCs w:val="20"/>
        </w:rPr>
        <w:t xml:space="preserve"> model (Diet-LD</w:t>
      </w:r>
      <w:r w:rsidR="000B594C" w:rsidRPr="009F15AF">
        <w:rPr>
          <w:sz w:val="20"/>
          <w:szCs w:val="20"/>
          <w:vertAlign w:val="subscript"/>
        </w:rPr>
        <w:t>50</w:t>
      </w:r>
      <w:r w:rsidR="000B594C" w:rsidRPr="009F15AF">
        <w:rPr>
          <w:sz w:val="20"/>
          <w:szCs w:val="20"/>
        </w:rPr>
        <w:t xml:space="preserve"> </w:t>
      </w:r>
      <w:proofErr w:type="spellStart"/>
      <w:r w:rsidR="000B594C" w:rsidRPr="009F15AF">
        <w:rPr>
          <w:sz w:val="20"/>
          <w:szCs w:val="20"/>
        </w:rPr>
        <w:t>Dist</w:t>
      </w:r>
      <w:proofErr w:type="spellEnd"/>
      <w:r w:rsidR="000B594C" w:rsidRPr="009F15AF">
        <w:rPr>
          <w:sz w:val="20"/>
          <w:szCs w:val="20"/>
        </w:rPr>
        <w:t>). The random terms and the co-variance (CV) between LD</w:t>
      </w:r>
      <w:r w:rsidR="000B594C" w:rsidRPr="009F15AF">
        <w:rPr>
          <w:sz w:val="20"/>
          <w:szCs w:val="20"/>
          <w:vertAlign w:val="subscript"/>
        </w:rPr>
        <w:t xml:space="preserve">50 </w:t>
      </w:r>
      <w:r w:rsidR="000B594C" w:rsidRPr="009F15AF">
        <w:rPr>
          <w:sz w:val="20"/>
          <w:szCs w:val="20"/>
        </w:rPr>
        <w:t xml:space="preserve">and </w:t>
      </w:r>
      <w:r w:rsidR="00DF1FE6" w:rsidRPr="009F15AF">
        <w:rPr>
          <w:sz w:val="20"/>
          <w:szCs w:val="20"/>
        </w:rPr>
        <w:t>yield</w:t>
      </w:r>
      <w:r w:rsidR="000B594C" w:rsidRPr="009F15AF">
        <w:rPr>
          <w:sz w:val="20"/>
          <w:szCs w:val="20"/>
        </w:rPr>
        <w:t xml:space="preserve"> are also presented.</w:t>
      </w:r>
      <w:r w:rsidR="00E00507" w:rsidRPr="009F15AF">
        <w:rPr>
          <w:sz w:val="20"/>
          <w:szCs w:val="20"/>
        </w:rPr>
        <w:t xml:space="preserve"> </w:t>
      </w:r>
      <w:proofErr w:type="spellStart"/>
      <w:r w:rsidR="00E00507" w:rsidRPr="009F15AF">
        <w:rPr>
          <w:sz w:val="20"/>
          <w:szCs w:val="20"/>
        </w:rPr>
        <w:t>Signifiance</w:t>
      </w:r>
      <w:proofErr w:type="spellEnd"/>
      <w:r w:rsidR="00E00507" w:rsidRPr="009F15AF">
        <w:rPr>
          <w:sz w:val="20"/>
          <w:szCs w:val="20"/>
        </w:rPr>
        <w:t xml:space="preserve"> is determined when 95% of the data is above or below zero.</w:t>
      </w:r>
      <w:r w:rsidR="000B594C" w:rsidRPr="009F15AF">
        <w:rPr>
          <w:sz w:val="20"/>
          <w:szCs w:val="20"/>
        </w:rPr>
        <w:t xml:space="preserve"> The model was run with 12,000,000 iterations with a 2,000,000 burn-in and a thinning of 5000.</w:t>
      </w:r>
      <w:r w:rsidRPr="009F15AF">
        <w:rPr>
          <w:noProof/>
          <w:sz w:val="20"/>
          <w:szCs w:val="20"/>
        </w:rPr>
        <w:t xml:space="preserve"> </w:t>
      </w:r>
    </w:p>
    <w:p w14:paraId="3ED78B42" w14:textId="6CAB0278" w:rsidR="000B594C" w:rsidRDefault="009F15AF" w:rsidP="006E2343">
      <w:pPr>
        <w:spacing w:line="360" w:lineRule="auto"/>
        <w:jc w:val="center"/>
        <w:rPr>
          <w:b/>
        </w:rPr>
      </w:pPr>
      <w:r>
        <w:rPr>
          <w:b/>
          <w:noProof/>
        </w:rPr>
        <w:lastRenderedPageBreak/>
        <w:drawing>
          <wp:inline distT="0" distB="0" distL="0" distR="0" wp14:anchorId="28CE08A7" wp14:editId="025E09CF">
            <wp:extent cx="4927600" cy="4445000"/>
            <wp:effectExtent l="0" t="0" r="0" b="0"/>
            <wp:docPr id="1" name="Picture 1" descr="Table1_16_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_16_Jan.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7600" cy="4445000"/>
                    </a:xfrm>
                    <a:prstGeom prst="rect">
                      <a:avLst/>
                    </a:prstGeom>
                    <a:noFill/>
                    <a:ln>
                      <a:noFill/>
                    </a:ln>
                  </pic:spPr>
                </pic:pic>
              </a:graphicData>
            </a:graphic>
          </wp:inline>
        </w:drawing>
      </w:r>
    </w:p>
    <w:p w14:paraId="59A964A0" w14:textId="77777777" w:rsidR="00A30B5D" w:rsidRDefault="00A30B5D" w:rsidP="003D13F7">
      <w:pPr>
        <w:spacing w:line="360" w:lineRule="auto"/>
        <w:outlineLvl w:val="0"/>
        <w:rPr>
          <w:b/>
          <w:lang w:val="en-IE"/>
        </w:rPr>
      </w:pPr>
    </w:p>
    <w:p w14:paraId="2D6083B9" w14:textId="77777777" w:rsidR="00135203" w:rsidRDefault="00135203" w:rsidP="003D13F7">
      <w:pPr>
        <w:spacing w:line="360" w:lineRule="auto"/>
        <w:outlineLvl w:val="0"/>
        <w:rPr>
          <w:b/>
          <w:lang w:val="en-IE"/>
        </w:rPr>
      </w:pPr>
      <w:proofErr w:type="spellStart"/>
      <w:r w:rsidRPr="008B096D">
        <w:rPr>
          <w:b/>
          <w:lang w:val="en-IE"/>
        </w:rPr>
        <w:t>Macroecological</w:t>
      </w:r>
      <w:proofErr w:type="spellEnd"/>
      <w:r w:rsidRPr="008B096D">
        <w:rPr>
          <w:b/>
          <w:lang w:val="en-IE"/>
        </w:rPr>
        <w:t xml:space="preserve"> drivers; body size and habitat dimensionality</w:t>
      </w:r>
    </w:p>
    <w:p w14:paraId="569CBBD5" w14:textId="66327F1D" w:rsidR="001E64EB" w:rsidRPr="009B3B95" w:rsidRDefault="00135203" w:rsidP="00B02347">
      <w:pPr>
        <w:spacing w:line="360" w:lineRule="auto"/>
        <w:ind w:firstLine="720"/>
        <w:rPr>
          <w:b/>
        </w:rPr>
      </w:pPr>
      <w:r w:rsidRPr="000B594C">
        <w:rPr>
          <w:lang w:val="en-IE"/>
        </w:rPr>
        <w:t xml:space="preserve">The mean </w:t>
      </w:r>
      <w:r w:rsidR="00E13313">
        <w:rPr>
          <w:lang w:val="en-IE"/>
        </w:rPr>
        <w:t>yield</w:t>
      </w:r>
      <w:r>
        <w:rPr>
          <w:lang w:val="en-IE"/>
        </w:rPr>
        <w:t xml:space="preserve"> of venom, as measured using dried weight,</w:t>
      </w:r>
      <w:r w:rsidRPr="000B594C">
        <w:rPr>
          <w:lang w:val="en-IE"/>
        </w:rPr>
        <w:t xml:space="preserve"> ranged from 0.15 mg in the </w:t>
      </w:r>
      <w:r w:rsidRPr="000B594C">
        <w:rPr>
          <w:rFonts w:eastAsia="Times New Roman"/>
          <w:bCs/>
        </w:rPr>
        <w:t>egg-eating sea snake</w:t>
      </w:r>
      <w:r w:rsidRPr="000B594C">
        <w:rPr>
          <w:lang w:val="en-IE"/>
        </w:rPr>
        <w:t xml:space="preserve"> (</w:t>
      </w:r>
      <w:proofErr w:type="spellStart"/>
      <w:r w:rsidRPr="000B594C">
        <w:rPr>
          <w:i/>
          <w:lang w:val="en-IE"/>
        </w:rPr>
        <w:t>Emydocephalus</w:t>
      </w:r>
      <w:proofErr w:type="spellEnd"/>
      <w:r w:rsidRPr="000B594C">
        <w:rPr>
          <w:i/>
          <w:lang w:val="en-IE"/>
        </w:rPr>
        <w:t xml:space="preserve"> </w:t>
      </w:r>
      <w:proofErr w:type="spellStart"/>
      <w:r w:rsidRPr="000B594C">
        <w:rPr>
          <w:i/>
          <w:lang w:val="en-IE"/>
        </w:rPr>
        <w:t>annulatus</w:t>
      </w:r>
      <w:proofErr w:type="spellEnd"/>
      <w:r w:rsidRPr="000B594C">
        <w:rPr>
          <w:lang w:val="en-IE"/>
        </w:rPr>
        <w:t>) to 571 mg in the forest cobra (</w:t>
      </w:r>
      <w:proofErr w:type="spellStart"/>
      <w:r w:rsidRPr="000B594C">
        <w:rPr>
          <w:rFonts w:eastAsia="Times New Roman"/>
          <w:i/>
          <w:iCs/>
        </w:rPr>
        <w:t>Naja</w:t>
      </w:r>
      <w:proofErr w:type="spellEnd"/>
      <w:r w:rsidRPr="000B594C">
        <w:rPr>
          <w:rFonts w:eastAsia="Times New Roman"/>
          <w:i/>
          <w:iCs/>
        </w:rPr>
        <w:t xml:space="preserve"> </w:t>
      </w:r>
      <w:proofErr w:type="spellStart"/>
      <w:r w:rsidRPr="000B594C">
        <w:rPr>
          <w:rFonts w:eastAsia="Times New Roman"/>
          <w:i/>
          <w:iCs/>
        </w:rPr>
        <w:t>melanoleuca</w:t>
      </w:r>
      <w:proofErr w:type="spellEnd"/>
      <w:r w:rsidRPr="000B594C">
        <w:rPr>
          <w:lang w:val="en-IE"/>
        </w:rPr>
        <w:t>).</w:t>
      </w:r>
      <w:r w:rsidR="00B02347">
        <w:rPr>
          <w:lang w:val="en-IE"/>
        </w:rPr>
        <w:t xml:space="preserve"> Body size, prey size and habitat dimensionality all correlated with </w:t>
      </w:r>
      <w:r w:rsidR="00E13313">
        <w:rPr>
          <w:lang w:val="en-IE"/>
        </w:rPr>
        <w:t>yield</w:t>
      </w:r>
      <w:r w:rsidR="00B02347">
        <w:rPr>
          <w:lang w:val="en-IE"/>
        </w:rPr>
        <w:t xml:space="preserve">. </w:t>
      </w:r>
      <w:r w:rsidR="00E13313">
        <w:rPr>
          <w:lang w:val="en-IE"/>
        </w:rPr>
        <w:t xml:space="preserve">The main correlate with average yield </w:t>
      </w:r>
      <w:r w:rsidRPr="000B594C">
        <w:rPr>
          <w:lang w:val="en-IE"/>
        </w:rPr>
        <w:t>was</w:t>
      </w:r>
      <w:r w:rsidR="00B02347">
        <w:rPr>
          <w:lang w:val="en-IE"/>
        </w:rPr>
        <w:t xml:space="preserve"> snake</w:t>
      </w:r>
      <w:r w:rsidRPr="000B594C">
        <w:rPr>
          <w:lang w:val="en-IE"/>
        </w:rPr>
        <w:t xml:space="preserve"> body size with a log-log scaling of between 0.74 and 0.76 across all models</w:t>
      </w:r>
      <w:r w:rsidR="009305C4">
        <w:rPr>
          <w:lang w:val="en-IE"/>
        </w:rPr>
        <w:t>,</w:t>
      </w:r>
      <w:r w:rsidRPr="000B594C">
        <w:rPr>
          <w:lang w:val="en-IE"/>
        </w:rPr>
        <w:t xml:space="preserve"> after back</w:t>
      </w:r>
      <w:r w:rsidR="00A72B90">
        <w:rPr>
          <w:lang w:val="en-IE"/>
        </w:rPr>
        <w:t>-</w:t>
      </w:r>
      <w:r w:rsidRPr="000B594C">
        <w:rPr>
          <w:lang w:val="en-IE"/>
        </w:rPr>
        <w:t>transforming</w:t>
      </w:r>
      <w:r>
        <w:rPr>
          <w:lang w:val="en-IE"/>
        </w:rPr>
        <w:t xml:space="preserve"> </w:t>
      </w:r>
      <w:r w:rsidRPr="000B594C">
        <w:rPr>
          <w:lang w:val="en-IE"/>
        </w:rPr>
        <w:t>(</w:t>
      </w:r>
      <w:r w:rsidR="00DC3571">
        <w:rPr>
          <w:lang w:val="en-IE"/>
        </w:rPr>
        <w:t>Figure</w:t>
      </w:r>
      <w:r w:rsidR="00706549">
        <w:rPr>
          <w:lang w:val="en-IE"/>
        </w:rPr>
        <w:t xml:space="preserve"> 3</w:t>
      </w:r>
      <w:r w:rsidRPr="000B594C">
        <w:rPr>
          <w:lang w:val="en-IE"/>
        </w:rPr>
        <w:t>,</w:t>
      </w:r>
      <w:r w:rsidR="00706549">
        <w:rPr>
          <w:lang w:val="en-IE"/>
        </w:rPr>
        <w:t xml:space="preserve"> Tables</w:t>
      </w:r>
      <w:r w:rsidRPr="009305C4">
        <w:rPr>
          <w:color w:val="FF0000"/>
          <w:lang w:val="en-IE"/>
        </w:rPr>
        <w:t xml:space="preserve"> </w:t>
      </w:r>
      <w:r w:rsidR="00706549">
        <w:rPr>
          <w:lang w:val="en-IE"/>
        </w:rPr>
        <w:t>A2-6</w:t>
      </w:r>
      <w:r w:rsidRPr="000B594C">
        <w:rPr>
          <w:lang w:val="en-IE"/>
        </w:rPr>
        <w:t>)</w:t>
      </w:r>
      <w:r w:rsidR="009305C4">
        <w:rPr>
          <w:lang w:val="en-IE"/>
        </w:rPr>
        <w:t>, an exponent far higher than the predicted scaling of 0.51 for predator-prey body size scaling</w:t>
      </w:r>
      <w:r w:rsidR="00A72B90">
        <w:rPr>
          <w:lang w:val="en-IE"/>
        </w:rPr>
        <w:t xml:space="preserve"> (equation 3)</w:t>
      </w:r>
      <w:r w:rsidRPr="000B594C">
        <w:rPr>
          <w:lang w:val="en-IE"/>
        </w:rPr>
        <w:t>.</w:t>
      </w:r>
      <w:r>
        <w:rPr>
          <w:lang w:val="en-IE"/>
        </w:rPr>
        <w:t xml:space="preserve"> </w:t>
      </w:r>
      <w:r w:rsidR="009305C4">
        <w:rPr>
          <w:lang w:val="en-IE"/>
        </w:rPr>
        <w:t>V</w:t>
      </w:r>
      <w:r w:rsidR="009305C4" w:rsidRPr="000B594C">
        <w:rPr>
          <w:lang w:val="en-IE"/>
        </w:rPr>
        <w:t xml:space="preserve">enom </w:t>
      </w:r>
      <w:r w:rsidR="009305C4">
        <w:rPr>
          <w:lang w:val="en-IE"/>
        </w:rPr>
        <w:t>yield also</w:t>
      </w:r>
      <w:r w:rsidR="009305C4" w:rsidRPr="000B594C">
        <w:rPr>
          <w:lang w:val="en-IE"/>
        </w:rPr>
        <w:t xml:space="preserve"> showed a positive increase with prey body</w:t>
      </w:r>
      <w:r w:rsidR="009305C4">
        <w:rPr>
          <w:lang w:val="en-IE"/>
        </w:rPr>
        <w:t xml:space="preserve"> mass</w:t>
      </w:r>
      <w:r w:rsidR="009305C4" w:rsidRPr="000B594C">
        <w:rPr>
          <w:lang w:val="en-IE"/>
        </w:rPr>
        <w:t>, with a log</w:t>
      </w:r>
      <w:r w:rsidR="009305C4" w:rsidRPr="000B594C">
        <w:rPr>
          <w:vertAlign w:val="subscript"/>
          <w:lang w:val="en-IE"/>
        </w:rPr>
        <w:t>10</w:t>
      </w:r>
      <w:r w:rsidR="009305C4" w:rsidRPr="000B594C">
        <w:rPr>
          <w:lang w:val="en-IE"/>
        </w:rPr>
        <w:t>-log</w:t>
      </w:r>
      <w:r w:rsidR="009305C4" w:rsidRPr="000B594C">
        <w:rPr>
          <w:vertAlign w:val="subscript"/>
          <w:lang w:val="en-IE"/>
        </w:rPr>
        <w:t>10</w:t>
      </w:r>
      <w:r w:rsidR="009305C4" w:rsidRPr="000B594C">
        <w:rPr>
          <w:lang w:val="en-IE"/>
        </w:rPr>
        <w:t xml:space="preserve"> </w:t>
      </w:r>
      <w:r w:rsidR="000F1768">
        <w:rPr>
          <w:lang w:val="en-IE"/>
        </w:rPr>
        <w:t>slope</w:t>
      </w:r>
      <w:r w:rsidR="000F1768" w:rsidRPr="000B594C">
        <w:rPr>
          <w:lang w:val="en-IE"/>
        </w:rPr>
        <w:t xml:space="preserve"> </w:t>
      </w:r>
      <w:r w:rsidR="009305C4" w:rsidRPr="000B594C">
        <w:rPr>
          <w:lang w:val="en-IE"/>
        </w:rPr>
        <w:t>of 0.139</w:t>
      </w:r>
      <w:r w:rsidR="000F1768">
        <w:rPr>
          <w:lang w:val="en-IE"/>
        </w:rPr>
        <w:t xml:space="preserve"> (</w:t>
      </w:r>
      <w:commentRangeStart w:id="52"/>
      <w:r w:rsidR="000F1768">
        <w:rPr>
          <w:lang w:val="en-IE"/>
        </w:rPr>
        <w:t>equating to an approximate 10% increase in venom volume with a doubling of body mass)</w:t>
      </w:r>
      <w:commentRangeEnd w:id="52"/>
      <w:r w:rsidR="000F1768">
        <w:rPr>
          <w:rStyle w:val="CommentReference"/>
        </w:rPr>
        <w:commentReference w:id="52"/>
      </w:r>
      <w:r w:rsidR="009305C4">
        <w:rPr>
          <w:lang w:val="en-IE"/>
        </w:rPr>
        <w:t>, however</w:t>
      </w:r>
      <w:r w:rsidR="009305C4" w:rsidRPr="000B594C">
        <w:rPr>
          <w:lang w:val="en-IE"/>
        </w:rPr>
        <w:t xml:space="preserve"> only 90% of the posterior samples are above the zero threshold (Table</w:t>
      </w:r>
      <w:r w:rsidR="00706549">
        <w:rPr>
          <w:lang w:val="en-IE"/>
        </w:rPr>
        <w:t xml:space="preserve"> A3</w:t>
      </w:r>
      <w:r w:rsidR="009305C4" w:rsidRPr="000B594C">
        <w:rPr>
          <w:lang w:val="en-IE"/>
        </w:rPr>
        <w:t>).</w:t>
      </w:r>
      <w:r w:rsidR="009305C4">
        <w:rPr>
          <w:lang w:val="en-IE"/>
        </w:rPr>
        <w:t xml:space="preserve"> </w:t>
      </w:r>
      <w:r w:rsidR="009B3B95">
        <w:rPr>
          <w:lang w:val="en-IE"/>
        </w:rPr>
        <w:t xml:space="preserve">Snake body size was also found to have a significantly positively correlation with </w:t>
      </w:r>
      <w:r w:rsidR="009B3B95" w:rsidRPr="000B594C">
        <w:t>LD</w:t>
      </w:r>
      <w:r w:rsidR="009B3B95" w:rsidRPr="000B594C">
        <w:rPr>
          <w:vertAlign w:val="subscript"/>
        </w:rPr>
        <w:t>50</w:t>
      </w:r>
      <w:r w:rsidR="009B3B95">
        <w:t>, meaning larger snakes showed decreased potency</w:t>
      </w:r>
      <w:r w:rsidR="00E13313">
        <w:t xml:space="preserve"> (</w:t>
      </w:r>
      <w:r w:rsidR="009F15AF">
        <w:t>Figure 3</w:t>
      </w:r>
      <w:r w:rsidR="00706549">
        <w:t>)</w:t>
      </w:r>
      <w:r w:rsidR="009B3B95">
        <w:t xml:space="preserve">. However, this relationship was only significant in the </w:t>
      </w:r>
      <w:commentRangeStart w:id="53"/>
      <w:r w:rsidR="009B3B95">
        <w:t xml:space="preserve">main analysis </w:t>
      </w:r>
      <w:commentRangeEnd w:id="53"/>
      <w:r w:rsidR="000F1768">
        <w:rPr>
          <w:rStyle w:val="CommentReference"/>
        </w:rPr>
        <w:commentReference w:id="53"/>
      </w:r>
      <w:r w:rsidR="009B3B95">
        <w:t xml:space="preserve">(Table </w:t>
      </w:r>
      <w:r w:rsidR="00E13313">
        <w:t>A</w:t>
      </w:r>
      <w:r w:rsidR="00706549">
        <w:t>3-4</w:t>
      </w:r>
      <w:r w:rsidR="009B3B95">
        <w:t>).</w:t>
      </w:r>
    </w:p>
    <w:p w14:paraId="2B9EBE92" w14:textId="7A97B2D7" w:rsidR="009F15AF" w:rsidRDefault="00327156" w:rsidP="009F15AF">
      <w:pPr>
        <w:spacing w:line="360" w:lineRule="auto"/>
        <w:ind w:firstLine="720"/>
        <w:jc w:val="center"/>
        <w:rPr>
          <w:noProof/>
          <w:sz w:val="20"/>
          <w:szCs w:val="20"/>
        </w:rPr>
      </w:pPr>
      <w:r w:rsidRPr="000B594C">
        <w:rPr>
          <w:lang w:val="en-IE"/>
        </w:rPr>
        <w:lastRenderedPageBreak/>
        <w:t xml:space="preserve">The next most significant driver of venom </w:t>
      </w:r>
      <w:r w:rsidR="00E13313">
        <w:rPr>
          <w:lang w:val="en-IE"/>
        </w:rPr>
        <w:t>yield</w:t>
      </w:r>
      <w:r w:rsidRPr="000B594C">
        <w:rPr>
          <w:lang w:val="en-IE"/>
        </w:rPr>
        <w:t xml:space="preserve"> was the dimensionality of the habitat with the 27 species in high dimensional environments (arboreal = 9, aquatic = 18) showing lower venom </w:t>
      </w:r>
      <w:r w:rsidR="00E13313">
        <w:rPr>
          <w:lang w:val="en-IE"/>
        </w:rPr>
        <w:t>yields</w:t>
      </w:r>
      <w:r w:rsidRPr="000B594C">
        <w:rPr>
          <w:lang w:val="en-IE"/>
        </w:rPr>
        <w:t xml:space="preserve"> in comparison to species in lower dimensional habitats (</w:t>
      </w:r>
      <w:r w:rsidR="00706549">
        <w:rPr>
          <w:lang w:val="en-IE"/>
        </w:rPr>
        <w:t>Figure</w:t>
      </w:r>
      <w:r w:rsidRPr="000B594C">
        <w:rPr>
          <w:lang w:val="en-IE"/>
        </w:rPr>
        <w:t xml:space="preserve"> 2). A sensitivity analysis w</w:t>
      </w:r>
      <w:r w:rsidR="000F1768">
        <w:rPr>
          <w:lang w:val="en-IE"/>
        </w:rPr>
        <w:t>h</w:t>
      </w:r>
      <w:r w:rsidRPr="000B594C">
        <w:rPr>
          <w:lang w:val="en-IE"/>
        </w:rPr>
        <w:t>ere habitat was include</w:t>
      </w:r>
      <w:r w:rsidR="000F1768">
        <w:rPr>
          <w:lang w:val="en-IE"/>
        </w:rPr>
        <w:t>d</w:t>
      </w:r>
      <w:r w:rsidRPr="000B594C">
        <w:rPr>
          <w:lang w:val="en-IE"/>
        </w:rPr>
        <w:t xml:space="preserve"> as terrestrial, a</w:t>
      </w:r>
      <w:r w:rsidR="00706549">
        <w:rPr>
          <w:lang w:val="en-IE"/>
        </w:rPr>
        <w:t xml:space="preserve">rboreal and aquatic also showed </w:t>
      </w:r>
      <w:r w:rsidRPr="000B594C">
        <w:rPr>
          <w:lang w:val="en-IE"/>
        </w:rPr>
        <w:t>similar significant reductions in both arborea</w:t>
      </w:r>
      <w:r w:rsidR="00706549">
        <w:rPr>
          <w:lang w:val="en-IE"/>
        </w:rPr>
        <w:t>l and aquatic habitats (Table A5</w:t>
      </w:r>
      <w:r w:rsidRPr="000B594C">
        <w:rPr>
          <w:lang w:val="en-IE"/>
        </w:rPr>
        <w:t>).</w:t>
      </w:r>
      <w:r w:rsidR="009F15AF" w:rsidRPr="009F15AF">
        <w:rPr>
          <w:noProof/>
          <w:sz w:val="20"/>
          <w:szCs w:val="20"/>
        </w:rPr>
        <w:t xml:space="preserve"> </w:t>
      </w:r>
    </w:p>
    <w:p w14:paraId="22A3B4D9" w14:textId="77777777" w:rsidR="009F15AF" w:rsidRDefault="009F15AF" w:rsidP="009F15AF">
      <w:pPr>
        <w:spacing w:line="360" w:lineRule="auto"/>
        <w:ind w:firstLine="720"/>
        <w:jc w:val="center"/>
        <w:rPr>
          <w:noProof/>
          <w:sz w:val="20"/>
          <w:szCs w:val="20"/>
        </w:rPr>
      </w:pPr>
    </w:p>
    <w:p w14:paraId="43DB0C20" w14:textId="0401BFAF" w:rsidR="00B02347" w:rsidRDefault="009F15AF" w:rsidP="009F15AF">
      <w:pPr>
        <w:spacing w:line="360" w:lineRule="auto"/>
        <w:jc w:val="center"/>
        <w:rPr>
          <w:lang w:val="en-IE"/>
        </w:rPr>
      </w:pPr>
      <w:r>
        <w:rPr>
          <w:noProof/>
          <w:sz w:val="20"/>
          <w:szCs w:val="20"/>
        </w:rPr>
        <w:drawing>
          <wp:inline distT="0" distB="0" distL="0" distR="0" wp14:anchorId="674D7A08" wp14:editId="445C43D9">
            <wp:extent cx="4319229" cy="6111240"/>
            <wp:effectExtent l="0" t="0" r="0" b="0"/>
            <wp:docPr id="4" name="Picture 4" descr="Figure%202%2010%20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02%2010%20Jan.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281" cy="6118388"/>
                    </a:xfrm>
                    <a:prstGeom prst="rect">
                      <a:avLst/>
                    </a:prstGeom>
                    <a:noFill/>
                    <a:ln>
                      <a:noFill/>
                    </a:ln>
                  </pic:spPr>
                </pic:pic>
              </a:graphicData>
            </a:graphic>
          </wp:inline>
        </w:drawing>
      </w:r>
    </w:p>
    <w:p w14:paraId="743EAD7C" w14:textId="77777777" w:rsidR="009F15AF" w:rsidRDefault="009F15AF" w:rsidP="009F15AF">
      <w:pPr>
        <w:spacing w:line="360" w:lineRule="auto"/>
        <w:rPr>
          <w:sz w:val="20"/>
          <w:szCs w:val="20"/>
          <w:lang w:val="en-IE"/>
        </w:rPr>
      </w:pPr>
    </w:p>
    <w:p w14:paraId="170FC833" w14:textId="7F737A9C" w:rsidR="009F15AF" w:rsidRDefault="00706549" w:rsidP="009F15AF">
      <w:pPr>
        <w:spacing w:line="360" w:lineRule="auto"/>
        <w:rPr>
          <w:sz w:val="20"/>
          <w:szCs w:val="20"/>
          <w:lang w:val="en-IE"/>
        </w:rPr>
      </w:pPr>
      <w:r>
        <w:rPr>
          <w:sz w:val="20"/>
          <w:szCs w:val="20"/>
          <w:lang w:val="en-IE"/>
        </w:rPr>
        <w:t>Figure 3</w:t>
      </w:r>
      <w:r w:rsidR="009F15AF" w:rsidRPr="000B594C">
        <w:rPr>
          <w:sz w:val="20"/>
          <w:szCs w:val="20"/>
          <w:lang w:val="en-IE"/>
        </w:rPr>
        <w:t>. (A)  Mean phylogenetic distance between diet specie</w:t>
      </w:r>
      <w:r w:rsidR="009F15AF">
        <w:rPr>
          <w:sz w:val="20"/>
          <w:szCs w:val="20"/>
          <w:lang w:val="en-IE"/>
        </w:rPr>
        <w:t>s</w:t>
      </w:r>
      <w:r w:rsidR="009F15AF" w:rsidRPr="000B594C">
        <w:rPr>
          <w:sz w:val="20"/>
          <w:szCs w:val="20"/>
          <w:lang w:val="en-IE"/>
        </w:rPr>
        <w:t xml:space="preserve"> and LD50 model (</w:t>
      </w:r>
      <w:proofErr w:type="spellStart"/>
      <w:r w:rsidR="009F15AF" w:rsidRPr="000B594C">
        <w:rPr>
          <w:sz w:val="20"/>
          <w:szCs w:val="20"/>
          <w:lang w:val="en-IE"/>
        </w:rPr>
        <w:t>Myr</w:t>
      </w:r>
      <w:proofErr w:type="spellEnd"/>
      <w:r w:rsidR="009F15AF" w:rsidRPr="000B594C">
        <w:rPr>
          <w:sz w:val="20"/>
          <w:szCs w:val="20"/>
          <w:lang w:val="en-IE"/>
        </w:rPr>
        <w:t xml:space="preserve">) </w:t>
      </w:r>
      <w:r w:rsidR="009F15AF">
        <w:rPr>
          <w:sz w:val="20"/>
          <w:szCs w:val="20"/>
          <w:lang w:val="en-IE"/>
        </w:rPr>
        <w:t>against</w:t>
      </w:r>
      <w:r w:rsidR="009F15AF" w:rsidRPr="000B594C">
        <w:rPr>
          <w:sz w:val="20"/>
          <w:szCs w:val="20"/>
          <w:lang w:val="en-IE"/>
        </w:rPr>
        <w:t xml:space="preserve"> log</w:t>
      </w:r>
      <w:r w:rsidR="009F15AF" w:rsidRPr="000B594C">
        <w:rPr>
          <w:sz w:val="20"/>
          <w:szCs w:val="20"/>
          <w:vertAlign w:val="subscript"/>
          <w:lang w:val="en-IE"/>
        </w:rPr>
        <w:t>10</w:t>
      </w:r>
      <w:r w:rsidR="009F15AF" w:rsidRPr="000B594C">
        <w:rPr>
          <w:sz w:val="20"/>
          <w:szCs w:val="20"/>
          <w:lang w:val="en-IE"/>
        </w:rPr>
        <w:t xml:space="preserve"> LD</w:t>
      </w:r>
      <w:r w:rsidR="009F15AF" w:rsidRPr="000B594C">
        <w:rPr>
          <w:sz w:val="20"/>
          <w:szCs w:val="20"/>
          <w:vertAlign w:val="subscript"/>
          <w:lang w:val="en-IE"/>
        </w:rPr>
        <w:t>50</w:t>
      </w:r>
      <w:r w:rsidR="009F15AF" w:rsidRPr="000B594C">
        <w:rPr>
          <w:sz w:val="20"/>
          <w:szCs w:val="20"/>
          <w:lang w:val="en-IE"/>
        </w:rPr>
        <w:t xml:space="preserve"> (intercept = </w:t>
      </w:r>
      <w:r w:rsidR="009F15AF" w:rsidRPr="000B594C">
        <w:rPr>
          <w:rFonts w:cs="Monaco"/>
          <w:color w:val="0B4213"/>
          <w:sz w:val="20"/>
          <w:szCs w:val="20"/>
        </w:rPr>
        <w:t>-0.58</w:t>
      </w:r>
      <w:r w:rsidR="009F15AF">
        <w:rPr>
          <w:sz w:val="20"/>
          <w:szCs w:val="20"/>
          <w:lang w:val="en-IE"/>
        </w:rPr>
        <w:t>, slope = 0.002</w:t>
      </w:r>
      <w:r w:rsidR="009F15AF" w:rsidRPr="000B594C">
        <w:rPr>
          <w:sz w:val="20"/>
          <w:szCs w:val="20"/>
          <w:lang w:val="en-IE"/>
        </w:rPr>
        <w:t>). Hollow points represent silhouette species which are from left to right;</w:t>
      </w:r>
      <w:r w:rsidR="009F15AF" w:rsidRPr="000B594C">
        <w:rPr>
          <w:sz w:val="20"/>
          <w:szCs w:val="20"/>
        </w:rPr>
        <w:t xml:space="preserve"> </w:t>
      </w:r>
      <w:proofErr w:type="spellStart"/>
      <w:r w:rsidR="009F15AF" w:rsidRPr="000B594C">
        <w:rPr>
          <w:i/>
          <w:sz w:val="20"/>
          <w:szCs w:val="20"/>
          <w:lang w:val="en-IE"/>
        </w:rPr>
        <w:t>Bungarus</w:t>
      </w:r>
      <w:proofErr w:type="spellEnd"/>
      <w:r w:rsidR="009F15AF" w:rsidRPr="000B594C">
        <w:rPr>
          <w:i/>
          <w:sz w:val="20"/>
          <w:szCs w:val="20"/>
          <w:lang w:val="en-IE"/>
        </w:rPr>
        <w:t xml:space="preserve"> </w:t>
      </w:r>
      <w:proofErr w:type="spellStart"/>
      <w:r w:rsidR="009F15AF" w:rsidRPr="000B594C">
        <w:rPr>
          <w:i/>
          <w:sz w:val="20"/>
          <w:szCs w:val="20"/>
          <w:lang w:val="en-IE"/>
        </w:rPr>
        <w:t>multicinctus</w:t>
      </w:r>
      <w:proofErr w:type="spellEnd"/>
      <w:r w:rsidR="009F15AF" w:rsidRPr="000B594C">
        <w:rPr>
          <w:sz w:val="20"/>
          <w:szCs w:val="20"/>
          <w:lang w:val="en-IE"/>
        </w:rPr>
        <w:t xml:space="preserve">; </w:t>
      </w:r>
      <w:proofErr w:type="spellStart"/>
      <w:r w:rsidR="009F15AF" w:rsidRPr="000B594C">
        <w:rPr>
          <w:i/>
          <w:sz w:val="20"/>
          <w:szCs w:val="20"/>
          <w:lang w:val="en-IE"/>
        </w:rPr>
        <w:t>Oxyuranus</w:t>
      </w:r>
      <w:proofErr w:type="spellEnd"/>
      <w:r w:rsidR="009F15AF" w:rsidRPr="000B594C">
        <w:rPr>
          <w:i/>
          <w:sz w:val="20"/>
          <w:szCs w:val="20"/>
          <w:lang w:val="en-IE"/>
        </w:rPr>
        <w:t xml:space="preserve"> </w:t>
      </w:r>
      <w:proofErr w:type="spellStart"/>
      <w:r w:rsidR="009F15AF" w:rsidRPr="000B594C">
        <w:rPr>
          <w:i/>
          <w:sz w:val="20"/>
          <w:szCs w:val="20"/>
          <w:lang w:val="en-IE"/>
        </w:rPr>
        <w:t>microlepidotus</w:t>
      </w:r>
      <w:proofErr w:type="spellEnd"/>
      <w:r w:rsidR="009F15AF" w:rsidRPr="000B594C">
        <w:rPr>
          <w:sz w:val="20"/>
          <w:szCs w:val="20"/>
          <w:lang w:val="en-IE"/>
        </w:rPr>
        <w:t xml:space="preserve">; </w:t>
      </w:r>
      <w:proofErr w:type="spellStart"/>
      <w:r w:rsidR="009F15AF" w:rsidRPr="000B594C">
        <w:rPr>
          <w:i/>
          <w:sz w:val="20"/>
          <w:szCs w:val="20"/>
          <w:lang w:val="en-IE"/>
        </w:rPr>
        <w:t>Echis</w:t>
      </w:r>
      <w:proofErr w:type="spellEnd"/>
      <w:r w:rsidR="009F15AF" w:rsidRPr="000B594C">
        <w:rPr>
          <w:i/>
          <w:sz w:val="20"/>
          <w:szCs w:val="20"/>
          <w:lang w:val="en-IE"/>
        </w:rPr>
        <w:t xml:space="preserve"> </w:t>
      </w:r>
      <w:proofErr w:type="spellStart"/>
      <w:r w:rsidR="009F15AF" w:rsidRPr="000B594C">
        <w:rPr>
          <w:i/>
          <w:sz w:val="20"/>
          <w:szCs w:val="20"/>
          <w:lang w:val="en-IE"/>
        </w:rPr>
        <w:t>carinatus</w:t>
      </w:r>
      <w:proofErr w:type="spellEnd"/>
      <w:r w:rsidR="009F15AF" w:rsidRPr="000B594C">
        <w:rPr>
          <w:sz w:val="20"/>
          <w:szCs w:val="20"/>
          <w:lang w:val="en-IE"/>
        </w:rPr>
        <w:t xml:space="preserve">; </w:t>
      </w:r>
      <w:proofErr w:type="spellStart"/>
      <w:r w:rsidR="009F15AF" w:rsidRPr="000B594C">
        <w:rPr>
          <w:i/>
          <w:sz w:val="20"/>
          <w:szCs w:val="20"/>
          <w:lang w:val="en-IE"/>
        </w:rPr>
        <w:t>Causus</w:t>
      </w:r>
      <w:proofErr w:type="spellEnd"/>
      <w:r w:rsidR="009F15AF" w:rsidRPr="000B594C">
        <w:rPr>
          <w:i/>
          <w:sz w:val="20"/>
          <w:szCs w:val="20"/>
          <w:lang w:val="en-IE"/>
        </w:rPr>
        <w:t xml:space="preserve"> </w:t>
      </w:r>
      <w:proofErr w:type="spellStart"/>
      <w:r w:rsidR="009F15AF" w:rsidRPr="000B594C">
        <w:rPr>
          <w:i/>
          <w:sz w:val="20"/>
          <w:szCs w:val="20"/>
          <w:lang w:val="en-IE"/>
        </w:rPr>
        <w:t>rhombeatus</w:t>
      </w:r>
      <w:proofErr w:type="spellEnd"/>
      <w:r w:rsidR="009F15AF" w:rsidRPr="000B594C">
        <w:rPr>
          <w:sz w:val="20"/>
          <w:szCs w:val="20"/>
          <w:lang w:val="en-IE"/>
        </w:rPr>
        <w:t>.</w:t>
      </w:r>
    </w:p>
    <w:p w14:paraId="538018A7" w14:textId="72514E13" w:rsidR="009F15AF" w:rsidRDefault="009F15AF" w:rsidP="009F15AF">
      <w:pPr>
        <w:spacing w:line="360" w:lineRule="auto"/>
        <w:rPr>
          <w:sz w:val="20"/>
          <w:szCs w:val="20"/>
          <w:lang w:val="en-IE"/>
        </w:rPr>
      </w:pPr>
      <w:r w:rsidRPr="000B594C">
        <w:rPr>
          <w:sz w:val="20"/>
          <w:szCs w:val="20"/>
          <w:lang w:val="en-IE"/>
        </w:rPr>
        <w:lastRenderedPageBreak/>
        <w:t>(B)</w:t>
      </w:r>
      <w:r>
        <w:rPr>
          <w:sz w:val="20"/>
          <w:szCs w:val="20"/>
          <w:lang w:val="en-IE"/>
        </w:rPr>
        <w:t xml:space="preserve"> </w:t>
      </w:r>
      <w:r w:rsidRPr="000B594C">
        <w:rPr>
          <w:sz w:val="20"/>
          <w:szCs w:val="20"/>
          <w:lang w:val="en-IE"/>
        </w:rPr>
        <w:t>Relationship between log</w:t>
      </w:r>
      <w:r w:rsidRPr="000B594C">
        <w:rPr>
          <w:sz w:val="20"/>
          <w:szCs w:val="20"/>
          <w:vertAlign w:val="subscript"/>
          <w:lang w:val="en-IE"/>
        </w:rPr>
        <w:t>10</w:t>
      </w:r>
      <w:r w:rsidRPr="000B594C">
        <w:rPr>
          <w:sz w:val="20"/>
          <w:szCs w:val="20"/>
          <w:lang w:val="en-IE"/>
        </w:rPr>
        <w:t xml:space="preserve"> mass (g) against log</w:t>
      </w:r>
      <w:r w:rsidRPr="000B594C">
        <w:rPr>
          <w:sz w:val="20"/>
          <w:szCs w:val="20"/>
          <w:vertAlign w:val="subscript"/>
          <w:lang w:val="en-IE"/>
        </w:rPr>
        <w:t xml:space="preserve">10 </w:t>
      </w:r>
      <w:r w:rsidRPr="000B594C">
        <w:rPr>
          <w:sz w:val="20"/>
          <w:szCs w:val="20"/>
          <w:lang w:val="en-IE"/>
        </w:rPr>
        <w:t xml:space="preserve">venom </w:t>
      </w:r>
      <w:r>
        <w:rPr>
          <w:sz w:val="20"/>
          <w:szCs w:val="20"/>
          <w:lang w:val="en-IE"/>
        </w:rPr>
        <w:t>yield</w:t>
      </w:r>
      <w:r w:rsidRPr="000B594C">
        <w:rPr>
          <w:sz w:val="20"/>
          <w:szCs w:val="20"/>
          <w:lang w:val="en-IE"/>
        </w:rPr>
        <w:t xml:space="preserve"> (mg). Red points and fitted line (</w:t>
      </w:r>
      <w:r w:rsidRPr="000B594C">
        <w:rPr>
          <w:color w:val="000000" w:themeColor="text1"/>
          <w:sz w:val="20"/>
          <w:szCs w:val="20"/>
          <w:lang w:val="en-IE"/>
        </w:rPr>
        <w:t xml:space="preserve">intercept =  </w:t>
      </w:r>
      <w:r>
        <w:rPr>
          <w:color w:val="000000" w:themeColor="text1"/>
          <w:sz w:val="20"/>
          <w:szCs w:val="20"/>
          <w:lang w:val="en-IE"/>
        </w:rPr>
        <w:t>-</w:t>
      </w:r>
      <w:r w:rsidRPr="000B594C">
        <w:rPr>
          <w:rFonts w:cs="Monaco"/>
          <w:color w:val="000000" w:themeColor="text1"/>
          <w:sz w:val="20"/>
          <w:szCs w:val="20"/>
        </w:rPr>
        <w:t>0.</w:t>
      </w:r>
      <w:r>
        <w:rPr>
          <w:rFonts w:cs="Monaco"/>
          <w:color w:val="000000" w:themeColor="text1"/>
          <w:sz w:val="20"/>
          <w:szCs w:val="20"/>
        </w:rPr>
        <w:t>58</w:t>
      </w:r>
      <w:r w:rsidRPr="000B594C">
        <w:rPr>
          <w:color w:val="000000" w:themeColor="text1"/>
          <w:sz w:val="20"/>
          <w:szCs w:val="20"/>
          <w:lang w:val="en-IE"/>
        </w:rPr>
        <w:t xml:space="preserve">, slope = </w:t>
      </w:r>
      <w:r>
        <w:rPr>
          <w:color w:val="000000" w:themeColor="text1"/>
          <w:sz w:val="20"/>
          <w:szCs w:val="20"/>
          <w:lang w:val="en-IE"/>
        </w:rPr>
        <w:t>0.75)</w:t>
      </w:r>
      <w:r w:rsidRPr="000B594C">
        <w:rPr>
          <w:color w:val="000000" w:themeColor="text1"/>
          <w:sz w:val="20"/>
          <w:szCs w:val="20"/>
          <w:lang w:val="en-IE"/>
        </w:rPr>
        <w:t xml:space="preserve"> represent species </w:t>
      </w:r>
      <w:r w:rsidRPr="000B594C">
        <w:rPr>
          <w:sz w:val="20"/>
          <w:szCs w:val="20"/>
          <w:lang w:val="en-IE"/>
        </w:rPr>
        <w:t>in 2D habitats and the blue points and fitted line (intercept = -1.14, slope = 0.75) represent species in 3D habitats. Hollow points represent silhouette species which are from left to right</w:t>
      </w:r>
      <w:r w:rsidRPr="000B594C">
        <w:rPr>
          <w:i/>
          <w:sz w:val="20"/>
          <w:szCs w:val="20"/>
          <w:lang w:val="en-IE"/>
        </w:rPr>
        <w:t xml:space="preserve"> </w:t>
      </w:r>
      <w:proofErr w:type="spellStart"/>
      <w:r w:rsidRPr="000B594C">
        <w:rPr>
          <w:i/>
          <w:sz w:val="20"/>
          <w:szCs w:val="20"/>
          <w:lang w:val="en-IE"/>
        </w:rPr>
        <w:t>Atractaspis</w:t>
      </w:r>
      <w:proofErr w:type="spellEnd"/>
      <w:r w:rsidRPr="000B594C">
        <w:rPr>
          <w:i/>
          <w:sz w:val="20"/>
          <w:szCs w:val="20"/>
          <w:lang w:val="en-IE"/>
        </w:rPr>
        <w:t xml:space="preserve"> </w:t>
      </w:r>
      <w:proofErr w:type="spellStart"/>
      <w:r w:rsidRPr="000B594C">
        <w:rPr>
          <w:i/>
          <w:sz w:val="20"/>
          <w:szCs w:val="20"/>
          <w:lang w:val="en-IE"/>
        </w:rPr>
        <w:t>bibronii</w:t>
      </w:r>
      <w:proofErr w:type="spellEnd"/>
      <w:r w:rsidRPr="000B594C">
        <w:rPr>
          <w:sz w:val="20"/>
          <w:szCs w:val="20"/>
          <w:lang w:val="en-IE"/>
        </w:rPr>
        <w:t xml:space="preserve">; </w:t>
      </w:r>
      <w:proofErr w:type="spellStart"/>
      <w:r w:rsidRPr="000B594C">
        <w:rPr>
          <w:i/>
          <w:sz w:val="20"/>
          <w:szCs w:val="20"/>
          <w:lang w:val="en-IE"/>
        </w:rPr>
        <w:t>Emydocephalus</w:t>
      </w:r>
      <w:proofErr w:type="spellEnd"/>
      <w:r w:rsidRPr="000B594C">
        <w:rPr>
          <w:i/>
          <w:sz w:val="20"/>
          <w:szCs w:val="20"/>
          <w:lang w:val="en-IE"/>
        </w:rPr>
        <w:t xml:space="preserve"> </w:t>
      </w:r>
      <w:proofErr w:type="spellStart"/>
      <w:r w:rsidRPr="000B594C">
        <w:rPr>
          <w:i/>
          <w:sz w:val="20"/>
          <w:szCs w:val="20"/>
          <w:lang w:val="en-IE"/>
        </w:rPr>
        <w:t>annulatus</w:t>
      </w:r>
      <w:proofErr w:type="spellEnd"/>
      <w:r w:rsidRPr="000B594C">
        <w:rPr>
          <w:sz w:val="20"/>
          <w:szCs w:val="20"/>
          <w:lang w:val="en-IE"/>
        </w:rPr>
        <w:t xml:space="preserve">; </w:t>
      </w:r>
      <w:proofErr w:type="spellStart"/>
      <w:r w:rsidRPr="000B594C">
        <w:rPr>
          <w:i/>
          <w:sz w:val="20"/>
          <w:szCs w:val="20"/>
          <w:lang w:val="en-IE"/>
        </w:rPr>
        <w:t>Naja_melanoleuca</w:t>
      </w:r>
      <w:proofErr w:type="spellEnd"/>
      <w:r w:rsidRPr="000B594C">
        <w:rPr>
          <w:sz w:val="20"/>
          <w:szCs w:val="20"/>
          <w:lang w:val="en-IE"/>
        </w:rPr>
        <w:t xml:space="preserve">; </w:t>
      </w:r>
      <w:proofErr w:type="spellStart"/>
      <w:r w:rsidRPr="000B594C">
        <w:rPr>
          <w:i/>
          <w:sz w:val="20"/>
          <w:szCs w:val="20"/>
          <w:lang w:val="en-IE"/>
        </w:rPr>
        <w:t>Agkistrodon</w:t>
      </w:r>
      <w:proofErr w:type="spellEnd"/>
      <w:r w:rsidRPr="000B594C">
        <w:rPr>
          <w:i/>
          <w:sz w:val="20"/>
          <w:szCs w:val="20"/>
          <w:lang w:val="en-IE"/>
        </w:rPr>
        <w:t xml:space="preserve"> </w:t>
      </w:r>
      <w:proofErr w:type="spellStart"/>
      <w:r w:rsidRPr="000B594C">
        <w:rPr>
          <w:i/>
          <w:sz w:val="20"/>
          <w:szCs w:val="20"/>
          <w:lang w:val="en-IE"/>
        </w:rPr>
        <w:t>piscivorus</w:t>
      </w:r>
      <w:proofErr w:type="spellEnd"/>
      <w:r w:rsidRPr="000B594C">
        <w:rPr>
          <w:sz w:val="20"/>
          <w:szCs w:val="20"/>
          <w:lang w:val="en-IE"/>
        </w:rPr>
        <w:t xml:space="preserve">; </w:t>
      </w:r>
      <w:proofErr w:type="spellStart"/>
      <w:r w:rsidRPr="000B594C">
        <w:rPr>
          <w:i/>
          <w:sz w:val="20"/>
          <w:szCs w:val="20"/>
          <w:lang w:val="en-IE"/>
        </w:rPr>
        <w:t>Ophiophagus</w:t>
      </w:r>
      <w:proofErr w:type="spellEnd"/>
      <w:r w:rsidRPr="000B594C">
        <w:rPr>
          <w:i/>
          <w:sz w:val="20"/>
          <w:szCs w:val="20"/>
          <w:lang w:val="en-IE"/>
        </w:rPr>
        <w:t xml:space="preserve"> </w:t>
      </w:r>
      <w:proofErr w:type="spellStart"/>
      <w:r w:rsidRPr="000B594C">
        <w:rPr>
          <w:i/>
          <w:sz w:val="20"/>
          <w:szCs w:val="20"/>
          <w:lang w:val="en-IE"/>
        </w:rPr>
        <w:t>hannah</w:t>
      </w:r>
      <w:proofErr w:type="spellEnd"/>
      <w:r w:rsidRPr="000B594C">
        <w:rPr>
          <w:sz w:val="20"/>
          <w:szCs w:val="20"/>
          <w:lang w:val="en-IE"/>
        </w:rPr>
        <w:t>.</w:t>
      </w:r>
      <w:r>
        <w:rPr>
          <w:sz w:val="20"/>
          <w:szCs w:val="20"/>
          <w:lang w:val="en-IE"/>
        </w:rPr>
        <w:t xml:space="preserve"> All intercepts and slopes are back transfo</w:t>
      </w:r>
      <w:r w:rsidR="00ED42A7">
        <w:rPr>
          <w:sz w:val="20"/>
          <w:szCs w:val="20"/>
          <w:lang w:val="en-IE"/>
        </w:rPr>
        <w:t>rmed from the values in Figure 1 and Table A1.</w:t>
      </w:r>
    </w:p>
    <w:p w14:paraId="68998A7A" w14:textId="77777777" w:rsidR="00CD3200" w:rsidRDefault="00CD3200" w:rsidP="000B594C">
      <w:pPr>
        <w:spacing w:line="360" w:lineRule="auto"/>
        <w:rPr>
          <w:b/>
          <w:lang w:val="en-IE"/>
        </w:rPr>
      </w:pPr>
    </w:p>
    <w:p w14:paraId="730BF9D2" w14:textId="4C1EE006" w:rsidR="003A4011" w:rsidRPr="00CD3200" w:rsidRDefault="00CD3200" w:rsidP="000B594C">
      <w:pPr>
        <w:spacing w:line="360" w:lineRule="auto"/>
        <w:rPr>
          <w:b/>
          <w:lang w:val="en-IE"/>
        </w:rPr>
      </w:pPr>
      <w:r>
        <w:rPr>
          <w:b/>
          <w:lang w:val="en-IE"/>
        </w:rPr>
        <w:t xml:space="preserve">Phylogeny, constriction behaviour and covariance between venom </w:t>
      </w:r>
      <w:r w:rsidR="00DF1FE6">
        <w:rPr>
          <w:b/>
          <w:lang w:val="en-IE"/>
        </w:rPr>
        <w:t>yield</w:t>
      </w:r>
      <w:r>
        <w:rPr>
          <w:b/>
          <w:lang w:val="en-IE"/>
        </w:rPr>
        <w:t xml:space="preserve"> and </w:t>
      </w:r>
      <w:r w:rsidRPr="00CD3200">
        <w:rPr>
          <w:b/>
        </w:rPr>
        <w:t>LD</w:t>
      </w:r>
      <w:r w:rsidRPr="00CD3200">
        <w:rPr>
          <w:b/>
          <w:vertAlign w:val="subscript"/>
        </w:rPr>
        <w:t>50</w:t>
      </w:r>
    </w:p>
    <w:p w14:paraId="69B3C029" w14:textId="681081E7" w:rsidR="00327156" w:rsidRPr="00C177F0" w:rsidRDefault="00327156" w:rsidP="00CD3200">
      <w:pPr>
        <w:spacing w:line="360" w:lineRule="auto"/>
        <w:ind w:firstLine="720"/>
        <w:rPr>
          <w:lang w:val="en-IE"/>
        </w:rPr>
      </w:pPr>
      <w:r>
        <w:rPr>
          <w:lang w:val="en-IE"/>
        </w:rPr>
        <w:t>In all models there is was a</w:t>
      </w:r>
      <w:r w:rsidR="00E13313">
        <w:rPr>
          <w:lang w:val="en-IE"/>
        </w:rPr>
        <w:t>n</w:t>
      </w:r>
      <w:r>
        <w:rPr>
          <w:lang w:val="en-IE"/>
        </w:rPr>
        <w:t xml:space="preserve"> </w:t>
      </w:r>
      <w:commentRangeStart w:id="54"/>
      <w:r w:rsidR="00230A06">
        <w:rPr>
          <w:lang w:val="en-IE"/>
        </w:rPr>
        <w:t xml:space="preserve">intermediate to </w:t>
      </w:r>
      <w:r>
        <w:rPr>
          <w:lang w:val="en-IE"/>
        </w:rPr>
        <w:t>high phylogenetic signal for both LD</w:t>
      </w:r>
      <w:r w:rsidRPr="00031D64">
        <w:rPr>
          <w:vertAlign w:val="subscript"/>
          <w:lang w:val="en-IE"/>
        </w:rPr>
        <w:t>50</w:t>
      </w:r>
      <w:r>
        <w:rPr>
          <w:lang w:val="en-IE"/>
        </w:rPr>
        <w:t xml:space="preserve"> and venom </w:t>
      </w:r>
      <w:r w:rsidR="00DF1FE6">
        <w:rPr>
          <w:lang w:val="en-IE"/>
        </w:rPr>
        <w:t>yield</w:t>
      </w:r>
      <w:r w:rsidR="001C05B0">
        <w:rPr>
          <w:lang w:val="en-IE"/>
        </w:rPr>
        <w:t xml:space="preserve"> with </w:t>
      </w:r>
      <w:r w:rsidR="002B03BB">
        <w:rPr>
          <w:lang w:val="en-IE"/>
        </w:rPr>
        <w:t>h</w:t>
      </w:r>
      <w:r w:rsidR="002B03BB" w:rsidRPr="00977177">
        <w:rPr>
          <w:vertAlign w:val="superscript"/>
          <w:lang w:val="en-IE"/>
        </w:rPr>
        <w:t>2</w:t>
      </w:r>
      <w:r w:rsidR="002B03BB">
        <w:rPr>
          <w:lang w:val="en-IE"/>
        </w:rPr>
        <w:t xml:space="preserve"> </w:t>
      </w:r>
      <w:r w:rsidR="001C05B0">
        <w:rPr>
          <w:lang w:val="en-IE"/>
        </w:rPr>
        <w:t xml:space="preserve">values of </w:t>
      </w:r>
      <w:r w:rsidR="00230A06">
        <w:rPr>
          <w:lang w:val="en-IE"/>
        </w:rPr>
        <w:t>0.69</w:t>
      </w:r>
      <w:r w:rsidR="001C05B0">
        <w:rPr>
          <w:lang w:val="en-IE"/>
        </w:rPr>
        <w:t xml:space="preserve"> for LD</w:t>
      </w:r>
      <w:r w:rsidR="001C05B0" w:rsidRPr="00031D64">
        <w:rPr>
          <w:vertAlign w:val="subscript"/>
          <w:lang w:val="en-IE"/>
        </w:rPr>
        <w:t>50</w:t>
      </w:r>
      <w:r w:rsidR="001C05B0">
        <w:rPr>
          <w:lang w:val="en-IE"/>
        </w:rPr>
        <w:t xml:space="preserve"> </w:t>
      </w:r>
      <w:r w:rsidR="001C05B0" w:rsidRPr="00230A06">
        <w:rPr>
          <w:color w:val="000000" w:themeColor="text1"/>
          <w:lang w:val="en-IE"/>
        </w:rPr>
        <w:t xml:space="preserve">and </w:t>
      </w:r>
      <w:r w:rsidR="00230A06" w:rsidRPr="00230A06">
        <w:rPr>
          <w:color w:val="000000" w:themeColor="text1"/>
          <w:lang w:val="en-IE"/>
        </w:rPr>
        <w:t>0.49</w:t>
      </w:r>
      <w:r w:rsidR="001C05B0" w:rsidRPr="00230A06">
        <w:rPr>
          <w:color w:val="000000" w:themeColor="text1"/>
          <w:lang w:val="en-IE"/>
        </w:rPr>
        <w:t xml:space="preserve"> for </w:t>
      </w:r>
      <w:r w:rsidR="001C05B0">
        <w:rPr>
          <w:lang w:val="en-IE"/>
        </w:rPr>
        <w:t xml:space="preserve">venom </w:t>
      </w:r>
      <w:r w:rsidR="00766286">
        <w:rPr>
          <w:lang w:val="en-IE"/>
        </w:rPr>
        <w:t>yield</w:t>
      </w:r>
      <w:r>
        <w:rPr>
          <w:lang w:val="en-IE"/>
        </w:rPr>
        <w:t xml:space="preserve"> </w:t>
      </w:r>
      <w:r w:rsidR="00CD3200" w:rsidRPr="000B594C">
        <w:rPr>
          <w:lang w:val="en-IE"/>
        </w:rPr>
        <w:t>(</w:t>
      </w:r>
      <w:r w:rsidR="00706549">
        <w:rPr>
          <w:lang w:val="en-IE"/>
        </w:rPr>
        <w:t>Figure 2, A2-5</w:t>
      </w:r>
      <w:r w:rsidR="00CD3200">
        <w:rPr>
          <w:lang w:val="en-IE"/>
        </w:rPr>
        <w:t xml:space="preserve">). </w:t>
      </w:r>
      <w:r w:rsidR="00766286">
        <w:rPr>
          <w:lang w:val="en-IE"/>
        </w:rPr>
        <w:t>with</w:t>
      </w:r>
      <w:r w:rsidR="001C05B0">
        <w:rPr>
          <w:lang w:val="en-IE"/>
        </w:rPr>
        <w:t xml:space="preserve"> LD</w:t>
      </w:r>
      <w:r w:rsidR="001C05B0" w:rsidRPr="00031D64">
        <w:rPr>
          <w:vertAlign w:val="subscript"/>
          <w:lang w:val="en-IE"/>
        </w:rPr>
        <w:t>50</w:t>
      </w:r>
      <w:r w:rsidR="00766286">
        <w:rPr>
          <w:lang w:val="en-IE"/>
        </w:rPr>
        <w:t xml:space="preserve"> showing</w:t>
      </w:r>
      <w:r w:rsidR="001C05B0">
        <w:rPr>
          <w:lang w:val="en-IE"/>
        </w:rPr>
        <w:t xml:space="preserve"> </w:t>
      </w:r>
      <w:r>
        <w:rPr>
          <w:lang w:val="en-IE"/>
        </w:rPr>
        <w:t xml:space="preserve">a </w:t>
      </w:r>
      <w:r w:rsidR="001C05B0">
        <w:rPr>
          <w:lang w:val="en-IE"/>
        </w:rPr>
        <w:t xml:space="preserve">higher phylogenetic </w:t>
      </w:r>
      <w:r>
        <w:rPr>
          <w:lang w:val="en-IE"/>
        </w:rPr>
        <w:t>signal</w:t>
      </w:r>
      <w:r w:rsidR="00766286">
        <w:rPr>
          <w:lang w:val="en-IE"/>
        </w:rPr>
        <w:t xml:space="preserve"> in all models</w:t>
      </w:r>
      <w:r>
        <w:rPr>
          <w:lang w:val="en-IE"/>
        </w:rPr>
        <w:t xml:space="preserve"> </w:t>
      </w:r>
      <w:r w:rsidR="00706549">
        <w:rPr>
          <w:lang w:val="en-IE"/>
        </w:rPr>
        <w:t>(Figure 2, A2-5</w:t>
      </w:r>
      <w:r>
        <w:rPr>
          <w:lang w:val="en-IE"/>
        </w:rPr>
        <w:t>).</w:t>
      </w:r>
      <w:r w:rsidR="001C05B0">
        <w:rPr>
          <w:lang w:val="en-IE"/>
        </w:rPr>
        <w:t xml:space="preserve"> </w:t>
      </w:r>
      <w:commentRangeEnd w:id="54"/>
      <w:r w:rsidR="000F1768">
        <w:rPr>
          <w:rStyle w:val="CommentReference"/>
        </w:rPr>
        <w:commentReference w:id="54"/>
      </w:r>
      <w:r w:rsidR="001C05B0">
        <w:rPr>
          <w:lang w:val="en-IE"/>
        </w:rPr>
        <w:t>The presence of constricting behaviour was found to</w:t>
      </w:r>
      <w:r w:rsidR="00766286">
        <w:rPr>
          <w:lang w:val="en-IE"/>
        </w:rPr>
        <w:t xml:space="preserve"> have no effect on either yield </w:t>
      </w:r>
      <w:r w:rsidR="001C05B0">
        <w:rPr>
          <w:lang w:val="en-IE"/>
        </w:rPr>
        <w:t xml:space="preserve">or </w:t>
      </w:r>
      <w:r w:rsidR="001C05B0" w:rsidRPr="001C05B0">
        <w:t>LD</w:t>
      </w:r>
      <w:r w:rsidR="001C05B0" w:rsidRPr="001C05B0">
        <w:rPr>
          <w:vertAlign w:val="subscript"/>
        </w:rPr>
        <w:t>50</w:t>
      </w:r>
      <w:r w:rsidR="001C05B0">
        <w:rPr>
          <w:b/>
        </w:rPr>
        <w:t xml:space="preserve"> </w:t>
      </w:r>
      <w:r w:rsidR="00706549">
        <w:t>(Table A4</w:t>
      </w:r>
      <w:r w:rsidR="001C05B0">
        <w:t>).</w:t>
      </w:r>
      <w:r w:rsidR="00F071D4">
        <w:t xml:space="preserve"> Finally, </w:t>
      </w:r>
      <w:r w:rsidR="00C177F0">
        <w:t>there is no significant covariance between either the residuals of p</w:t>
      </w:r>
      <w:r w:rsidR="00DF1FE6">
        <w:t xml:space="preserve">hylogenetic terms of both yield </w:t>
      </w:r>
      <w:r w:rsidR="00C177F0">
        <w:t xml:space="preserve">and </w:t>
      </w:r>
      <w:r w:rsidR="00C177F0" w:rsidRPr="00977177">
        <w:t>LD</w:t>
      </w:r>
      <w:r w:rsidR="00C177F0" w:rsidRPr="00977177">
        <w:rPr>
          <w:vertAlign w:val="subscript"/>
        </w:rPr>
        <w:t>50</w:t>
      </w:r>
      <w:r w:rsidR="00C177F0">
        <w:t xml:space="preserve"> across all models </w:t>
      </w:r>
      <w:r w:rsidR="00C177F0" w:rsidRPr="000B594C">
        <w:rPr>
          <w:lang w:val="en-IE"/>
        </w:rPr>
        <w:t>(</w:t>
      </w:r>
      <w:r w:rsidR="00706549">
        <w:rPr>
          <w:lang w:val="en-IE"/>
        </w:rPr>
        <w:t>Figure 2, A2-5</w:t>
      </w:r>
      <w:r w:rsidR="00C177F0">
        <w:rPr>
          <w:lang w:val="en-IE"/>
        </w:rPr>
        <w:t>).</w:t>
      </w:r>
    </w:p>
    <w:p w14:paraId="1B000EF5" w14:textId="77777777" w:rsidR="000521E5" w:rsidRDefault="000521E5" w:rsidP="000B594C">
      <w:pPr>
        <w:spacing w:line="360" w:lineRule="auto"/>
        <w:rPr>
          <w:b/>
          <w:sz w:val="28"/>
          <w:szCs w:val="28"/>
        </w:rPr>
      </w:pPr>
    </w:p>
    <w:p w14:paraId="4630F46E" w14:textId="5F1DFE38" w:rsidR="00684702" w:rsidRPr="001E64EB" w:rsidRDefault="00684702" w:rsidP="003D13F7">
      <w:pPr>
        <w:spacing w:line="360" w:lineRule="auto"/>
        <w:outlineLvl w:val="0"/>
        <w:rPr>
          <w:b/>
          <w:sz w:val="28"/>
          <w:szCs w:val="28"/>
        </w:rPr>
      </w:pPr>
      <w:r w:rsidRPr="001E64EB">
        <w:rPr>
          <w:b/>
          <w:sz w:val="28"/>
          <w:szCs w:val="28"/>
        </w:rPr>
        <w:t>Discussion</w:t>
      </w:r>
    </w:p>
    <w:p w14:paraId="3E8D8C6F" w14:textId="2998228F" w:rsidR="008C4F15" w:rsidRDefault="001E64EB" w:rsidP="005266A2">
      <w:pPr>
        <w:spacing w:line="360" w:lineRule="auto"/>
        <w:rPr>
          <w:lang w:val="en-IE"/>
        </w:rPr>
      </w:pPr>
      <w:r>
        <w:rPr>
          <w:lang w:val="en-IE"/>
        </w:rPr>
        <w:t xml:space="preserve">Predator traits are </w:t>
      </w:r>
      <w:r w:rsidR="003A2337">
        <w:rPr>
          <w:lang w:val="en-IE"/>
        </w:rPr>
        <w:t xml:space="preserve">thought </w:t>
      </w:r>
      <w:r>
        <w:rPr>
          <w:lang w:val="en-IE"/>
        </w:rPr>
        <w:t xml:space="preserve">to be </w:t>
      </w:r>
      <w:r w:rsidR="003E2CD2">
        <w:rPr>
          <w:lang w:val="en-IE"/>
        </w:rPr>
        <w:t>heavily</w:t>
      </w:r>
      <w:r>
        <w:rPr>
          <w:lang w:val="en-IE"/>
        </w:rPr>
        <w:t xml:space="preserve"> shaped by both predator-prey evolution</w:t>
      </w:r>
      <w:r w:rsidR="00D3697C">
        <w:rPr>
          <w:lang w:val="en-IE"/>
        </w:rPr>
        <w:t>ary dynamics</w:t>
      </w:r>
      <w:r>
        <w:rPr>
          <w:lang w:val="en-IE"/>
        </w:rPr>
        <w:t xml:space="preserve"> and </w:t>
      </w:r>
      <w:proofErr w:type="spellStart"/>
      <w:r>
        <w:rPr>
          <w:lang w:val="en-IE"/>
        </w:rPr>
        <w:t>macroecological</w:t>
      </w:r>
      <w:proofErr w:type="spellEnd"/>
      <w:r>
        <w:rPr>
          <w:lang w:val="en-IE"/>
        </w:rPr>
        <w:t xml:space="preserve"> forces</w:t>
      </w:r>
      <w:r w:rsidR="003A2337">
        <w:rPr>
          <w:lang w:val="en-IE"/>
        </w:rPr>
        <w:t xml:space="preserve"> such as </w:t>
      </w:r>
      <w:r>
        <w:rPr>
          <w:lang w:val="en-IE"/>
        </w:rPr>
        <w:t>imposed by the limitations of b</w:t>
      </w:r>
      <w:r w:rsidR="00D3697C">
        <w:rPr>
          <w:lang w:val="en-IE"/>
        </w:rPr>
        <w:t xml:space="preserve">ody size and habitat structure. </w:t>
      </w:r>
      <w:r w:rsidR="008C4F15">
        <w:rPr>
          <w:lang w:val="en-IE"/>
        </w:rPr>
        <w:t>Here we show that</w:t>
      </w:r>
      <w:r w:rsidR="003A2337">
        <w:rPr>
          <w:lang w:val="en-IE"/>
        </w:rPr>
        <w:t xml:space="preserve"> traits associated with snake venom follow patterns predicted from a scenario w</w:t>
      </w:r>
      <w:r w:rsidR="000F1768">
        <w:rPr>
          <w:lang w:val="en-IE"/>
        </w:rPr>
        <w:t>h</w:t>
      </w:r>
      <w:r w:rsidR="003A2337">
        <w:rPr>
          <w:lang w:val="en-IE"/>
        </w:rPr>
        <w:t xml:space="preserve">ere these </w:t>
      </w:r>
      <w:r w:rsidR="00792B3D">
        <w:rPr>
          <w:lang w:val="en-IE"/>
        </w:rPr>
        <w:t xml:space="preserve">factors are important evolutionary drivers of predator trait. </w:t>
      </w:r>
      <w:r w:rsidR="000F1768">
        <w:rPr>
          <w:lang w:val="en-IE"/>
        </w:rPr>
        <w:t xml:space="preserve">We found that </w:t>
      </w:r>
      <w:r w:rsidR="008C4F15">
        <w:rPr>
          <w:lang w:val="en-IE"/>
        </w:rPr>
        <w:t xml:space="preserve">venom potency is </w:t>
      </w:r>
      <w:r w:rsidR="0030731B">
        <w:rPr>
          <w:lang w:val="en-IE"/>
        </w:rPr>
        <w:t>prey specific, with higher potencies</w:t>
      </w:r>
      <w:r w:rsidR="00792B3D">
        <w:rPr>
          <w:lang w:val="en-IE"/>
        </w:rPr>
        <w:t xml:space="preserve"> found when venom is teste</w:t>
      </w:r>
      <w:r w:rsidR="00D6184F">
        <w:rPr>
          <w:lang w:val="en-IE"/>
        </w:rPr>
        <w:t>d</w:t>
      </w:r>
      <w:r w:rsidR="00792B3D">
        <w:rPr>
          <w:lang w:val="en-IE"/>
        </w:rPr>
        <w:t xml:space="preserve"> on </w:t>
      </w:r>
      <w:r w:rsidR="0030731B">
        <w:rPr>
          <w:lang w:val="en-IE"/>
        </w:rPr>
        <w:t>species</w:t>
      </w:r>
      <w:r w:rsidR="00792B3D">
        <w:rPr>
          <w:lang w:val="en-IE"/>
        </w:rPr>
        <w:t xml:space="preserve"> more phylogenetically similar to a snakes natural diet</w:t>
      </w:r>
      <w:r w:rsidR="0030731B">
        <w:rPr>
          <w:lang w:val="en-IE"/>
        </w:rPr>
        <w:t>,</w:t>
      </w:r>
      <w:r w:rsidR="0003718A">
        <w:rPr>
          <w:lang w:val="en-IE"/>
        </w:rPr>
        <w:t xml:space="preserve"> and </w:t>
      </w:r>
      <w:r w:rsidR="00792B3D">
        <w:rPr>
          <w:lang w:val="en-IE"/>
        </w:rPr>
        <w:t xml:space="preserve">that </w:t>
      </w:r>
      <w:r w:rsidR="0003718A">
        <w:rPr>
          <w:lang w:val="en-IE"/>
        </w:rPr>
        <w:t xml:space="preserve">venom </w:t>
      </w:r>
      <w:r w:rsidR="00766286">
        <w:rPr>
          <w:lang w:val="en-IE"/>
        </w:rPr>
        <w:t>yield</w:t>
      </w:r>
      <w:r w:rsidR="0003718A">
        <w:rPr>
          <w:lang w:val="en-IE"/>
        </w:rPr>
        <w:t xml:space="preserve"> </w:t>
      </w:r>
      <w:r w:rsidR="00792B3D">
        <w:rPr>
          <w:lang w:val="en-IE"/>
        </w:rPr>
        <w:t>scales with</w:t>
      </w:r>
      <w:r w:rsidR="0003718A">
        <w:rPr>
          <w:lang w:val="en-IE"/>
        </w:rPr>
        <w:t xml:space="preserve"> </w:t>
      </w:r>
      <w:r w:rsidR="00766286">
        <w:rPr>
          <w:lang w:val="en-IE"/>
        </w:rPr>
        <w:t>snake</w:t>
      </w:r>
      <w:r w:rsidR="0003718A">
        <w:rPr>
          <w:lang w:val="en-IE"/>
        </w:rPr>
        <w:t xml:space="preserve"> body size</w:t>
      </w:r>
      <w:r w:rsidR="00792B3D">
        <w:rPr>
          <w:lang w:val="en-IE"/>
        </w:rPr>
        <w:t xml:space="preserve"> </w:t>
      </w:r>
      <w:r w:rsidR="00766286">
        <w:rPr>
          <w:lang w:val="en-IE"/>
        </w:rPr>
        <w:t xml:space="preserve">according to an </w:t>
      </w:r>
      <w:proofErr w:type="spellStart"/>
      <w:r w:rsidR="00766286">
        <w:rPr>
          <w:lang w:val="en-IE"/>
        </w:rPr>
        <w:t>allometry</w:t>
      </w:r>
      <w:proofErr w:type="spellEnd"/>
      <w:r w:rsidR="00766286">
        <w:rPr>
          <w:lang w:val="en-IE"/>
        </w:rPr>
        <w:t xml:space="preserve"> expected if</w:t>
      </w:r>
      <w:r w:rsidR="00792B3D">
        <w:rPr>
          <w:lang w:val="en-IE"/>
        </w:rPr>
        <w:t xml:space="preserve"> ener</w:t>
      </w:r>
      <w:r w:rsidR="00766286">
        <w:rPr>
          <w:lang w:val="en-IE"/>
        </w:rPr>
        <w:t>getic costs of venom</w:t>
      </w:r>
      <w:r w:rsidR="00792B3D">
        <w:rPr>
          <w:lang w:val="en-IE"/>
        </w:rPr>
        <w:t xml:space="preserve"> production</w:t>
      </w:r>
      <w:r w:rsidR="00766286">
        <w:rPr>
          <w:lang w:val="en-IE"/>
        </w:rPr>
        <w:t xml:space="preserve"> are the main driver</w:t>
      </w:r>
      <w:r w:rsidR="000F1768">
        <w:rPr>
          <w:lang w:val="en-IE"/>
        </w:rPr>
        <w:t xml:space="preserve"> (exponent of XX)</w:t>
      </w:r>
      <w:r w:rsidR="00792B3D">
        <w:rPr>
          <w:lang w:val="en-IE"/>
        </w:rPr>
        <w:t xml:space="preserve">. We also </w:t>
      </w:r>
      <w:r w:rsidR="000F1768">
        <w:rPr>
          <w:lang w:val="en-IE"/>
        </w:rPr>
        <w:t xml:space="preserve">found </w:t>
      </w:r>
      <w:r w:rsidR="00792B3D">
        <w:rPr>
          <w:lang w:val="en-IE"/>
        </w:rPr>
        <w:t xml:space="preserve">that snake venom is influenced, as expected by the presence of </w:t>
      </w:r>
      <w:proofErr w:type="spellStart"/>
      <w:r w:rsidR="006F577C" w:rsidRPr="00B51EEB">
        <w:rPr>
          <w:rStyle w:val="Emphasis"/>
          <w:rFonts w:eastAsia="Times New Roman"/>
          <w:i w:val="0"/>
        </w:rPr>
        <w:t>ovivorous</w:t>
      </w:r>
      <w:proofErr w:type="spellEnd"/>
      <w:r w:rsidR="006F577C">
        <w:rPr>
          <w:rFonts w:eastAsia="Times New Roman"/>
        </w:rPr>
        <w:t xml:space="preserve"> </w:t>
      </w:r>
      <w:r w:rsidR="00792B3D">
        <w:rPr>
          <w:lang w:val="en-IE"/>
        </w:rPr>
        <w:t>feeding behaviours</w:t>
      </w:r>
      <w:r w:rsidR="0003718A">
        <w:rPr>
          <w:lang w:val="en-IE"/>
        </w:rPr>
        <w:t xml:space="preserve"> and</w:t>
      </w:r>
      <w:r w:rsidR="00792B3D">
        <w:rPr>
          <w:lang w:val="en-IE"/>
        </w:rPr>
        <w:t xml:space="preserve">, in a </w:t>
      </w:r>
      <w:commentRangeStart w:id="55"/>
      <w:r w:rsidR="00792B3D">
        <w:rPr>
          <w:lang w:val="en-IE"/>
        </w:rPr>
        <w:t>less expected direction</w:t>
      </w:r>
      <w:commentRangeEnd w:id="55"/>
      <w:r w:rsidR="000F1768">
        <w:rPr>
          <w:rStyle w:val="CommentReference"/>
        </w:rPr>
        <w:commentReference w:id="55"/>
      </w:r>
      <w:r w:rsidR="00792B3D">
        <w:rPr>
          <w:lang w:val="en-IE"/>
        </w:rPr>
        <w:t>,</w:t>
      </w:r>
      <w:r w:rsidR="0003718A">
        <w:rPr>
          <w:lang w:val="en-IE"/>
        </w:rPr>
        <w:t xml:space="preserve"> </w:t>
      </w:r>
      <w:r w:rsidR="00792B3D">
        <w:rPr>
          <w:lang w:val="en-IE"/>
        </w:rPr>
        <w:t xml:space="preserve">by the </w:t>
      </w:r>
      <w:r w:rsidR="0003718A">
        <w:rPr>
          <w:lang w:val="en-IE"/>
        </w:rPr>
        <w:t>dimensionality of the environment.</w:t>
      </w:r>
      <w:r w:rsidR="00C850D9">
        <w:rPr>
          <w:lang w:val="en-IE"/>
        </w:rPr>
        <w:t xml:space="preserve"> Hence, our results </w:t>
      </w:r>
      <w:r w:rsidR="00766286">
        <w:rPr>
          <w:lang w:val="en-IE"/>
        </w:rPr>
        <w:t>show</w:t>
      </w:r>
      <w:r w:rsidR="00C850D9">
        <w:rPr>
          <w:lang w:val="en-IE"/>
        </w:rPr>
        <w:t xml:space="preserve"> that while aspects of neutral selection, such as genetic drift, play an </w:t>
      </w:r>
      <w:commentRangeStart w:id="56"/>
      <w:r w:rsidR="00C850D9">
        <w:rPr>
          <w:lang w:val="en-IE"/>
        </w:rPr>
        <w:t xml:space="preserve">important </w:t>
      </w:r>
      <w:commentRangeEnd w:id="56"/>
      <w:r w:rsidR="000F1768">
        <w:rPr>
          <w:rStyle w:val="CommentReference"/>
        </w:rPr>
        <w:commentReference w:id="56"/>
      </w:r>
      <w:r w:rsidR="00C850D9">
        <w:rPr>
          <w:lang w:val="en-IE"/>
        </w:rPr>
        <w:t xml:space="preserve">role in generated the observed variance in predator traits, positive selection forces associated with trophic and </w:t>
      </w:r>
      <w:proofErr w:type="spellStart"/>
      <w:r w:rsidR="00C850D9">
        <w:rPr>
          <w:lang w:val="en-IE"/>
        </w:rPr>
        <w:t>macroevolutionary</w:t>
      </w:r>
      <w:proofErr w:type="spellEnd"/>
      <w:r w:rsidR="00C850D9">
        <w:rPr>
          <w:lang w:val="en-IE"/>
        </w:rPr>
        <w:t xml:space="preserve"> drivers play a key role in</w:t>
      </w:r>
      <w:r w:rsidR="00766286">
        <w:rPr>
          <w:lang w:val="en-IE"/>
        </w:rPr>
        <w:t xml:space="preserve"> shaping</w:t>
      </w:r>
      <w:r w:rsidR="00C850D9">
        <w:rPr>
          <w:lang w:val="en-IE"/>
        </w:rPr>
        <w:t xml:space="preserve"> the evolution of these traits.</w:t>
      </w:r>
    </w:p>
    <w:p w14:paraId="41DE6F81" w14:textId="5851F908" w:rsidR="00DF38E0" w:rsidRDefault="000521E5" w:rsidP="00594499">
      <w:pPr>
        <w:spacing w:line="360" w:lineRule="auto"/>
        <w:rPr>
          <w:lang w:val="en-IE"/>
        </w:rPr>
      </w:pPr>
      <w:r>
        <w:rPr>
          <w:lang w:val="en-IE"/>
        </w:rPr>
        <w:tab/>
      </w:r>
      <w:r w:rsidR="00766286">
        <w:rPr>
          <w:lang w:val="en-IE"/>
        </w:rPr>
        <w:t>T</w:t>
      </w:r>
      <w:r w:rsidR="004250AA">
        <w:rPr>
          <w:lang w:val="en-IE"/>
        </w:rPr>
        <w:t>rophic factors</w:t>
      </w:r>
      <w:r w:rsidR="00766286">
        <w:rPr>
          <w:lang w:val="en-IE"/>
        </w:rPr>
        <w:t xml:space="preserve"> have been known to</w:t>
      </w:r>
      <w:r w:rsidR="004250AA">
        <w:rPr>
          <w:lang w:val="en-IE"/>
        </w:rPr>
        <w:t xml:space="preserve"> </w:t>
      </w:r>
      <w:r w:rsidR="0029321D">
        <w:rPr>
          <w:lang w:val="en-IE"/>
        </w:rPr>
        <w:t>play an</w:t>
      </w:r>
      <w:r w:rsidR="004250AA">
        <w:rPr>
          <w:lang w:val="en-IE"/>
        </w:rPr>
        <w:t xml:space="preserve"> important</w:t>
      </w:r>
      <w:r w:rsidR="0029321D">
        <w:rPr>
          <w:lang w:val="en-IE"/>
        </w:rPr>
        <w:t xml:space="preserve"> role</w:t>
      </w:r>
      <w:r w:rsidR="004250AA">
        <w:rPr>
          <w:lang w:val="en-IE"/>
        </w:rPr>
        <w:t xml:space="preserve"> in the </w:t>
      </w:r>
      <w:r w:rsidR="00B575B2" w:rsidRPr="00B575B2">
        <w:rPr>
          <w:lang w:val="en-IE"/>
        </w:rPr>
        <w:t xml:space="preserve">maintenance </w:t>
      </w:r>
      <w:r w:rsidR="004250AA">
        <w:rPr>
          <w:lang w:val="en-IE"/>
        </w:rPr>
        <w:t xml:space="preserve">of venom. </w:t>
      </w:r>
      <w:commentRangeStart w:id="57"/>
      <w:r w:rsidR="004250AA">
        <w:rPr>
          <w:lang w:val="en-IE"/>
        </w:rPr>
        <w:t xml:space="preserve">This is </w:t>
      </w:r>
      <w:r w:rsidR="00B575B2">
        <w:rPr>
          <w:lang w:val="en-IE"/>
        </w:rPr>
        <w:t>supported</w:t>
      </w:r>
      <w:r w:rsidR="004250AA">
        <w:rPr>
          <w:lang w:val="en-IE"/>
        </w:rPr>
        <w:t xml:space="preserve"> by cases of its evolutionary loss</w:t>
      </w:r>
      <w:r w:rsidR="00B575B2">
        <w:rPr>
          <w:lang w:val="en-IE"/>
        </w:rPr>
        <w:t xml:space="preserve"> with dietary changes</w:t>
      </w:r>
      <w:r w:rsidR="00766286">
        <w:rPr>
          <w:lang w:val="en-IE"/>
        </w:rPr>
        <w:t xml:space="preserve"> that no longer require venom</w:t>
      </w:r>
      <w:r w:rsidR="00B575B2">
        <w:rPr>
          <w:lang w:val="en-IE"/>
        </w:rPr>
        <w:t xml:space="preserve"> </w:t>
      </w:r>
      <w:r w:rsidR="008F657B">
        <w:rPr>
          <w:lang w:val="en-IE"/>
        </w:rPr>
        <w:fldChar w:fldCharType="begin"/>
      </w:r>
      <w:r w:rsidR="009A7204">
        <w:rPr>
          <w:lang w:val="en-IE"/>
        </w:rPr>
        <w:instrText xml:space="preserve"> ADDIN EN.CITE &lt;EndNote&gt;&lt;Cite&gt;&lt;Author&gt;Li&lt;/Author&gt;&lt;Year&gt;2005&lt;/Year&gt;&lt;RecNum&gt;20&lt;/RecNum&gt;&lt;DisplayText&gt;(31)&lt;/DisplayText&gt;&lt;record&gt;&lt;rec-number&gt;20&lt;/rec-number&gt;&lt;foreign-keys&gt;&lt;key app="EN" db-id="ax5t9ztwnxe5f8edetnp2tzne0aaff55ftr5" timestamp="1457353997"&gt;20&lt;/key&gt;&lt;/foreign-keys&gt;&lt;ref-type name="Journal Article"&gt;17&lt;/ref-type&gt;&lt;contributors&gt;&lt;authors&gt;&lt;author&gt;Li, Min&lt;/author&gt;&lt;author&gt;Fry, BG&lt;/author&gt;&lt;author&gt;Kini, R Manjunatha&lt;/author&gt;&lt;/authors&gt;&lt;/contributors&gt;&lt;titles&gt;&lt;title&gt;Eggs-only diet: its implications for the toxin profile changes and ecology of the marbled sea snake (Aipysurus eydouxii)&lt;/title&gt;&lt;secondary-title&gt;Journal of Molecular Evolution&lt;/secondary-title&gt;&lt;/titles&gt;&lt;periodical&gt;&lt;full-title&gt;Journal of Molecular Evolution&lt;/full-title&gt;&lt;/periodical&gt;&lt;pages&gt;81-89&lt;/pages&gt;&lt;volume&gt;60&lt;/volume&gt;&lt;number&gt;1&lt;/number&gt;&lt;dates&gt;&lt;year&gt;2005&lt;/year&gt;&lt;/dates&gt;&lt;isbn&gt;0022-2844&lt;/isbn&gt;&lt;urls&gt;&lt;/urls&gt;&lt;/record&gt;&lt;/Cite&gt;&lt;/EndNote&gt;</w:instrText>
      </w:r>
      <w:r w:rsidR="008F657B">
        <w:rPr>
          <w:lang w:val="en-IE"/>
        </w:rPr>
        <w:fldChar w:fldCharType="separate"/>
      </w:r>
      <w:r w:rsidR="009A7204">
        <w:rPr>
          <w:noProof/>
          <w:lang w:val="en-IE"/>
        </w:rPr>
        <w:t>(</w:t>
      </w:r>
      <w:hyperlink w:anchor="_ENREF_31" w:tooltip="Li, 2005 #20" w:history="1">
        <w:r w:rsidR="009A7204">
          <w:rPr>
            <w:noProof/>
            <w:lang w:val="en-IE"/>
          </w:rPr>
          <w:t>31</w:t>
        </w:r>
      </w:hyperlink>
      <w:r w:rsidR="009A7204">
        <w:rPr>
          <w:noProof/>
          <w:lang w:val="en-IE"/>
        </w:rPr>
        <w:t>)</w:t>
      </w:r>
      <w:r w:rsidR="008F657B">
        <w:rPr>
          <w:lang w:val="en-IE"/>
        </w:rPr>
        <w:fldChar w:fldCharType="end"/>
      </w:r>
      <w:r w:rsidR="004250AA">
        <w:rPr>
          <w:lang w:val="en-IE"/>
        </w:rPr>
        <w:t xml:space="preserve">, </w:t>
      </w:r>
      <w:r w:rsidR="00B575B2">
        <w:rPr>
          <w:lang w:val="en-IE"/>
        </w:rPr>
        <w:t xml:space="preserve">the absence of an increased lifespan associated with </w:t>
      </w:r>
      <w:proofErr w:type="spellStart"/>
      <w:r w:rsidR="000F1768">
        <w:rPr>
          <w:lang w:val="en-IE"/>
        </w:rPr>
        <w:t>venomosity</w:t>
      </w:r>
      <w:proofErr w:type="spellEnd"/>
      <w:r w:rsidR="000F1768">
        <w:rPr>
          <w:lang w:val="en-IE"/>
        </w:rPr>
        <w:t xml:space="preserve"> </w:t>
      </w:r>
      <w:r w:rsidR="00B575B2">
        <w:rPr>
          <w:lang w:val="en-IE"/>
        </w:rPr>
        <w:lastRenderedPageBreak/>
        <w:t xml:space="preserve">as generally seen in species with toxic defence systems </w:t>
      </w:r>
      <w:r w:rsidR="008F657B">
        <w:rPr>
          <w:lang w:val="en-IE"/>
        </w:rPr>
        <w:fldChar w:fldCharType="begin"/>
      </w:r>
      <w:r w:rsidR="009A7204">
        <w:rPr>
          <w:lang w:val="en-IE"/>
        </w:rPr>
        <w:instrText xml:space="preserve"> ADDIN EN.CITE &lt;EndNote&gt;&lt;Cite&gt;&lt;Author&gt;Hossie&lt;/Author&gt;&lt;Year&gt;2013&lt;/Year&gt;&lt;RecNum&gt;201&lt;/RecNum&gt;&lt;DisplayText&gt;(10)&lt;/DisplayText&gt;&lt;record&gt;&lt;rec-number&gt;201&lt;/rec-number&gt;&lt;foreign-keys&gt;&lt;key app="EN" db-id="ax5t9ztwnxe5f8edetnp2tzne0aaff55ftr5" timestamp="1483802613"&gt;201&lt;/key&gt;&lt;/foreign-keys&gt;&lt;ref-type name="Journal Article"&gt;17&lt;/ref-type&gt;&lt;contributors&gt;&lt;authors&gt;&lt;author&gt;Hossie, TJ&lt;/author&gt;&lt;author&gt;Hassall, C&lt;/author&gt;&lt;author&gt;Knee, W&lt;/author&gt;&lt;author&gt;Sherratt, TN&lt;/author&gt;&lt;/authors&gt;&lt;/contributors&gt;&lt;titles&gt;&lt;title&gt;Species with a chemical defence, but not chemical offence, live longer&lt;/title&gt;&lt;secondary-title&gt;Journal of evolutionary biology&lt;/secondary-title&gt;&lt;/titles&gt;&lt;periodical&gt;&lt;full-title&gt;Journal of evolutionary biology&lt;/full-title&gt;&lt;/periodical&gt;&lt;pages&gt;1598-1602&lt;/pages&gt;&lt;volume&gt;26&lt;/volume&gt;&lt;number&gt;7&lt;/number&gt;&lt;dates&gt;&lt;year&gt;2013&lt;/year&gt;&lt;/dates&gt;&lt;isbn&gt;1420-9101&lt;/isbn&gt;&lt;urls&gt;&lt;/urls&gt;&lt;/record&gt;&lt;/Cite&gt;&lt;/EndNote&gt;</w:instrText>
      </w:r>
      <w:r w:rsidR="008F657B">
        <w:rPr>
          <w:lang w:val="en-IE"/>
        </w:rPr>
        <w:fldChar w:fldCharType="separate"/>
      </w:r>
      <w:r w:rsidR="009A7204">
        <w:rPr>
          <w:noProof/>
          <w:lang w:val="en-IE"/>
        </w:rPr>
        <w:t>(</w:t>
      </w:r>
      <w:hyperlink w:anchor="_ENREF_10" w:tooltip="Hossie, 2013 #201" w:history="1">
        <w:r w:rsidR="009A7204">
          <w:rPr>
            <w:noProof/>
            <w:lang w:val="en-IE"/>
          </w:rPr>
          <w:t>10</w:t>
        </w:r>
      </w:hyperlink>
      <w:r w:rsidR="009A7204">
        <w:rPr>
          <w:noProof/>
          <w:lang w:val="en-IE"/>
        </w:rPr>
        <w:t>)</w:t>
      </w:r>
      <w:r w:rsidR="008F657B">
        <w:rPr>
          <w:lang w:val="en-IE"/>
        </w:rPr>
        <w:fldChar w:fldCharType="end"/>
      </w:r>
      <w:r w:rsidR="00B575B2">
        <w:rPr>
          <w:lang w:val="en-IE"/>
        </w:rPr>
        <w:t xml:space="preserve">, and also by our findings here that </w:t>
      </w:r>
      <w:proofErr w:type="spellStart"/>
      <w:r w:rsidR="00B575B2" w:rsidRPr="00B51EEB">
        <w:rPr>
          <w:rStyle w:val="Emphasis"/>
          <w:rFonts w:eastAsia="Times New Roman"/>
          <w:i w:val="0"/>
        </w:rPr>
        <w:t>ovivorous</w:t>
      </w:r>
      <w:proofErr w:type="spellEnd"/>
      <w:r w:rsidR="00B575B2">
        <w:rPr>
          <w:rStyle w:val="Emphasis"/>
          <w:rFonts w:eastAsia="Times New Roman"/>
          <w:i w:val="0"/>
        </w:rPr>
        <w:t xml:space="preserve"> feeding is associated with lower potencies and venom </w:t>
      </w:r>
      <w:r w:rsidR="00DF1FE6">
        <w:rPr>
          <w:rStyle w:val="Emphasis"/>
          <w:rFonts w:eastAsia="Times New Roman"/>
          <w:i w:val="0"/>
        </w:rPr>
        <w:t>yield</w:t>
      </w:r>
      <w:r w:rsidR="00B575B2">
        <w:rPr>
          <w:rStyle w:val="Emphasis"/>
          <w:rFonts w:eastAsia="Times New Roman"/>
          <w:i w:val="0"/>
        </w:rPr>
        <w:t>. However</w:t>
      </w:r>
      <w:commentRangeEnd w:id="57"/>
      <w:r w:rsidR="00643DD6">
        <w:rPr>
          <w:rStyle w:val="CommentReference"/>
        </w:rPr>
        <w:commentReference w:id="57"/>
      </w:r>
      <w:r w:rsidR="00B575B2">
        <w:rPr>
          <w:rStyle w:val="Emphasis"/>
          <w:rFonts w:eastAsia="Times New Roman"/>
          <w:i w:val="0"/>
        </w:rPr>
        <w:t>, the role of trophic drivers in shaping the subsequent evolution of venom has been much more hotly debated</w:t>
      </w:r>
      <w:r w:rsidR="00155347">
        <w:rPr>
          <w:rStyle w:val="Emphasis"/>
          <w:rFonts w:eastAsia="Times New Roman"/>
          <w:i w:val="0"/>
        </w:rPr>
        <w:t>, in particularly relating to the generality of prey-specific venoms</w:t>
      </w:r>
      <w:r w:rsidR="00B575B2">
        <w:rPr>
          <w:rStyle w:val="Emphasis"/>
          <w:rFonts w:eastAsia="Times New Roman"/>
          <w:i w:val="0"/>
        </w:rPr>
        <w:t xml:space="preserve"> </w:t>
      </w:r>
      <w:r w:rsidR="00D45F7F">
        <w:rPr>
          <w:lang w:val="en-IE"/>
        </w:rPr>
        <w:fldChar w:fldCharType="begin">
          <w:fldData xml:space="preserve">PEVuZE5vdGU+PENpdGU+PEF1dGhvcj5TYXNhPC9BdXRob3I+PFllYXI+MTk5OTwvWWVhcj48UmVj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</w:fldData>
        </w:fldChar>
      </w:r>
      <w:r w:rsidR="00B96137">
        <w:rPr>
          <w:lang w:val="en-IE"/>
        </w:rPr>
        <w:instrText xml:space="preserve"> ADDIN EN.CITE </w:instrText>
      </w:r>
      <w:r w:rsidR="00B96137">
        <w:rPr>
          <w:lang w:val="en-IE"/>
        </w:rPr>
        <w:fldChar w:fldCharType="begin">
          <w:fldData xml:space="preserve">PEVuZE5vdGU+PENpdGU+PEF1dGhvcj5TYXNhPC9BdXRob3I+PFllYXI+MTk5OTwvWWVhcj48UmVj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</w:fldData>
        </w:fldChar>
      </w:r>
      <w:r w:rsidR="00B96137">
        <w:rPr>
          <w:lang w:val="en-IE"/>
        </w:rPr>
        <w:instrText xml:space="preserve"> ADDIN EN.CITE.DATA </w:instrText>
      </w:r>
      <w:r w:rsidR="00B96137">
        <w:rPr>
          <w:lang w:val="en-IE"/>
        </w:rPr>
      </w:r>
      <w:r w:rsidR="00B96137">
        <w:rPr>
          <w:lang w:val="en-IE"/>
        </w:rPr>
        <w:fldChar w:fldCharType="end"/>
      </w:r>
      <w:r w:rsidR="00D45F7F">
        <w:rPr>
          <w:lang w:val="en-IE"/>
        </w:rPr>
        <w:fldChar w:fldCharType="separate"/>
      </w:r>
      <w:r w:rsidR="00B96137">
        <w:rPr>
          <w:noProof/>
          <w:lang w:val="en-IE"/>
        </w:rPr>
        <w:t>(</w:t>
      </w:r>
      <w:hyperlink w:anchor="_ENREF_1" w:tooltip="Casewell, 2013 #1" w:history="1">
        <w:r w:rsidR="009A7204">
          <w:rPr>
            <w:noProof/>
            <w:lang w:val="en-IE"/>
          </w:rPr>
          <w:t>1</w:t>
        </w:r>
      </w:hyperlink>
      <w:r w:rsidR="00B96137">
        <w:rPr>
          <w:noProof/>
          <w:lang w:val="en-IE"/>
        </w:rPr>
        <w:t xml:space="preserve">, </w:t>
      </w:r>
      <w:hyperlink w:anchor="_ENREF_8" w:tooltip="Sasa, 1999 #3" w:history="1">
        <w:r w:rsidR="009A7204">
          <w:rPr>
            <w:noProof/>
            <w:lang w:val="en-IE"/>
          </w:rPr>
          <w:t>8</w:t>
        </w:r>
      </w:hyperlink>
      <w:r w:rsidR="00B96137">
        <w:rPr>
          <w:noProof/>
          <w:lang w:val="en-IE"/>
        </w:rPr>
        <w:t xml:space="preserve">, </w:t>
      </w:r>
      <w:hyperlink w:anchor="_ENREF_9" w:tooltip="Mebs, 2001 #4" w:history="1">
        <w:r w:rsidR="009A7204">
          <w:rPr>
            <w:noProof/>
            <w:lang w:val="en-IE"/>
          </w:rPr>
          <w:t>9</w:t>
        </w:r>
      </w:hyperlink>
      <w:r w:rsidR="00B96137">
        <w:rPr>
          <w:noProof/>
          <w:lang w:val="en-IE"/>
        </w:rPr>
        <w:t>)</w:t>
      </w:r>
      <w:r w:rsidR="00D45F7F">
        <w:rPr>
          <w:lang w:val="en-IE"/>
        </w:rPr>
        <w:fldChar w:fldCharType="end"/>
      </w:r>
      <w:r>
        <w:rPr>
          <w:lang w:val="en-IE"/>
        </w:rPr>
        <w:t>.</w:t>
      </w:r>
      <w:r w:rsidR="00155347">
        <w:rPr>
          <w:lang w:val="en-IE"/>
        </w:rPr>
        <w:t xml:space="preserve"> By flipping the inconvenience </w:t>
      </w:r>
      <w:r w:rsidR="00594499">
        <w:rPr>
          <w:lang w:val="en-IE"/>
        </w:rPr>
        <w:t xml:space="preserve">usually </w:t>
      </w:r>
      <w:r w:rsidR="00766286">
        <w:rPr>
          <w:lang w:val="en-IE"/>
        </w:rPr>
        <w:t>associated with the use of non</w:t>
      </w:r>
      <w:r w:rsidR="00155347">
        <w:rPr>
          <w:lang w:val="en-IE"/>
        </w:rPr>
        <w:t xml:space="preserve">-natural test models for venom potency </w:t>
      </w:r>
      <w:r w:rsidR="00155347">
        <w:rPr>
          <w:lang w:val="en-IE"/>
        </w:rPr>
        <w:fldChar w:fldCharType="begin"/>
      </w:r>
      <w:r w:rsidR="00631BE1">
        <w:rPr>
          <w:lang w:val="en-IE"/>
        </w:rPr>
        <w:instrText xml:space="preserve"> ADDIN EN.CITE &lt;EndNote&gt;&lt;Cite&gt;&lt;Author&gt;da Silva&lt;/Author&gt;&lt;Year&gt;2001&lt;/Year&gt;&lt;RecNum&gt;7&lt;/RecNum&gt;&lt;DisplayText&gt;(5)&lt;/DisplayText&gt;&lt;record&gt;&lt;rec-number&gt;7&lt;/rec-number&gt;&lt;foreign-keys&gt;&lt;key app="EN" db-id="ax5t9ztwnxe5f8edetnp2tzne0aaff55ftr5" timestamp="1457288882"&gt;7&lt;/key&gt;&lt;/foreign-keys&gt;&lt;ref-type name="Journal Article"&gt;17&lt;/ref-type&gt;&lt;contributors&gt;&lt;authors&gt;&lt;author&gt;da Silva, Nelson Jorge&lt;/author&gt;&lt;author&gt;Aird, Steven D&lt;/author&gt;&lt;/authors&gt;&lt;/contributors&gt;&lt;titles&gt;&lt;title&gt;Prey specificity, comparative lethality and compositional differences of coral snake venoms&lt;/title&gt;&lt;secondary-title&gt;Comparative Biochemistry and Physiology Part C: Toxicology &amp;amp; Pharmacology&lt;/secondary-title&gt;&lt;/titles&gt;&lt;periodical&gt;&lt;full-title&gt;Comparative Biochemistry and Physiology Part C: Toxicology &amp;amp; Pharmacology&lt;/full-title&gt;&lt;/periodical&gt;&lt;pages&gt;425-456&lt;/pages&gt;&lt;volume&gt;128&lt;/volume&gt;&lt;number&gt;3&lt;/number&gt;&lt;dates&gt;&lt;year&gt;2001&lt;/year&gt;&lt;/dates&gt;&lt;isbn&gt;1532-0456&lt;/isbn&gt;&lt;urls&gt;&lt;/urls&gt;&lt;/record&gt;&lt;/Cite&gt;&lt;/EndNote&gt;</w:instrText>
      </w:r>
      <w:r w:rsidR="00155347">
        <w:rPr>
          <w:lang w:val="en-IE"/>
        </w:rPr>
        <w:fldChar w:fldCharType="separate"/>
      </w:r>
      <w:r w:rsidR="00631BE1">
        <w:rPr>
          <w:noProof/>
          <w:lang w:val="en-IE"/>
        </w:rPr>
        <w:t>(</w:t>
      </w:r>
      <w:hyperlink w:anchor="_ENREF_5" w:tooltip="da Silva, 2001 #7" w:history="1">
        <w:r w:rsidR="009A7204">
          <w:rPr>
            <w:noProof/>
            <w:lang w:val="en-IE"/>
          </w:rPr>
          <w:t>5</w:t>
        </w:r>
      </w:hyperlink>
      <w:r w:rsidR="00631BE1">
        <w:rPr>
          <w:noProof/>
          <w:lang w:val="en-IE"/>
        </w:rPr>
        <w:t>)</w:t>
      </w:r>
      <w:r w:rsidR="00155347">
        <w:rPr>
          <w:lang w:val="en-IE"/>
        </w:rPr>
        <w:fldChar w:fldCharType="end"/>
      </w:r>
      <w:r w:rsidR="00155347">
        <w:rPr>
          <w:lang w:val="en-IE"/>
        </w:rPr>
        <w:t xml:space="preserve"> we show that venom is generally prey-specific with higher potencies associated with species </w:t>
      </w:r>
      <w:r w:rsidR="00594499">
        <w:rPr>
          <w:lang w:val="en-IE"/>
        </w:rPr>
        <w:t xml:space="preserve">that more </w:t>
      </w:r>
      <w:r w:rsidR="00155347">
        <w:rPr>
          <w:lang w:val="en-IE"/>
        </w:rPr>
        <w:t xml:space="preserve">closely </w:t>
      </w:r>
      <w:r w:rsidR="00594499">
        <w:rPr>
          <w:lang w:val="en-IE"/>
        </w:rPr>
        <w:t xml:space="preserve">resemble a species </w:t>
      </w:r>
      <w:r w:rsidR="00155347">
        <w:rPr>
          <w:lang w:val="en-IE"/>
        </w:rPr>
        <w:t>diet.</w:t>
      </w:r>
      <w:r w:rsidR="00766286">
        <w:rPr>
          <w:lang w:val="en-IE"/>
        </w:rPr>
        <w:t xml:space="preserve"> </w:t>
      </w:r>
      <w:r w:rsidR="00F919F9">
        <w:rPr>
          <w:lang w:val="en-IE"/>
        </w:rPr>
        <w:t>The</w:t>
      </w:r>
      <w:r w:rsidR="00594499">
        <w:rPr>
          <w:lang w:val="en-IE"/>
        </w:rPr>
        <w:t xml:space="preserve"> prey-specific effect </w:t>
      </w:r>
      <w:r w:rsidR="00766286">
        <w:rPr>
          <w:lang w:val="en-IE"/>
        </w:rPr>
        <w:t>demonstrated</w:t>
      </w:r>
      <w:r w:rsidR="00594499">
        <w:rPr>
          <w:lang w:val="en-IE"/>
        </w:rPr>
        <w:t xml:space="preserve"> in our analysis is also </w:t>
      </w:r>
      <w:r w:rsidR="0023674A">
        <w:rPr>
          <w:lang w:val="en-IE"/>
        </w:rPr>
        <w:t>likely to underestimate</w:t>
      </w:r>
      <w:r w:rsidR="00E8795C">
        <w:rPr>
          <w:lang w:val="en-IE"/>
        </w:rPr>
        <w:t xml:space="preserve"> the </w:t>
      </w:r>
      <w:r w:rsidR="0023674A">
        <w:rPr>
          <w:lang w:val="en-IE"/>
        </w:rPr>
        <w:t xml:space="preserve">prey </w:t>
      </w:r>
      <w:r w:rsidR="00E8795C">
        <w:rPr>
          <w:lang w:val="en-IE"/>
        </w:rPr>
        <w:t>specific nature of venom</w:t>
      </w:r>
      <w:r w:rsidR="0023674A">
        <w:rPr>
          <w:lang w:val="en-IE"/>
        </w:rPr>
        <w:t xml:space="preserve"> in general</w:t>
      </w:r>
      <w:r w:rsidR="00C03DDC">
        <w:rPr>
          <w:lang w:val="en-IE"/>
        </w:rPr>
        <w:t xml:space="preserve"> due to our</w:t>
      </w:r>
      <w:r w:rsidR="0023674A">
        <w:rPr>
          <w:lang w:val="en-IE"/>
        </w:rPr>
        <w:t xml:space="preserve"> use of LD</w:t>
      </w:r>
      <w:r w:rsidR="0023674A" w:rsidRPr="00794AA9">
        <w:rPr>
          <w:vertAlign w:val="subscript"/>
          <w:lang w:val="en-IE"/>
        </w:rPr>
        <w:t>50</w:t>
      </w:r>
      <w:r w:rsidR="0023674A">
        <w:rPr>
          <w:lang w:val="en-IE"/>
        </w:rPr>
        <w:t xml:space="preserve">. </w:t>
      </w:r>
      <w:r w:rsidR="00E8795C">
        <w:rPr>
          <w:lang w:val="en-IE"/>
        </w:rPr>
        <w:t>While LD</w:t>
      </w:r>
      <w:r w:rsidR="00E8795C" w:rsidRPr="005B1F15">
        <w:rPr>
          <w:vertAlign w:val="subscript"/>
          <w:lang w:val="en-IE"/>
        </w:rPr>
        <w:t>50</w:t>
      </w:r>
      <w:r w:rsidR="00E8795C">
        <w:rPr>
          <w:vertAlign w:val="subscript"/>
          <w:lang w:val="en-IE"/>
        </w:rPr>
        <w:t xml:space="preserve"> </w:t>
      </w:r>
      <w:r w:rsidR="00E8795C">
        <w:rPr>
          <w:lang w:val="en-IE"/>
        </w:rPr>
        <w:t xml:space="preserve">measures the </w:t>
      </w:r>
      <w:r w:rsidR="00996542">
        <w:rPr>
          <w:lang w:val="en-IE"/>
        </w:rPr>
        <w:t xml:space="preserve">lethality </w:t>
      </w:r>
      <w:r w:rsidR="00E8795C">
        <w:rPr>
          <w:lang w:val="en-IE"/>
        </w:rPr>
        <w:t>of a venom</w:t>
      </w:r>
      <w:r w:rsidR="00996542">
        <w:rPr>
          <w:lang w:val="en-IE"/>
        </w:rPr>
        <w:t>,</w:t>
      </w:r>
      <w:r w:rsidR="00E8795C">
        <w:rPr>
          <w:lang w:val="en-IE"/>
        </w:rPr>
        <w:t xml:space="preserve"> it is likely that venom is select</w:t>
      </w:r>
      <w:r w:rsidR="00594499">
        <w:rPr>
          <w:lang w:val="en-IE"/>
        </w:rPr>
        <w:t>ed</w:t>
      </w:r>
      <w:r w:rsidR="00E8795C">
        <w:rPr>
          <w:lang w:val="en-IE"/>
        </w:rPr>
        <w:t xml:space="preserve"> to </w:t>
      </w:r>
      <w:r w:rsidR="00594499">
        <w:rPr>
          <w:lang w:val="en-IE"/>
        </w:rPr>
        <w:t>simply</w:t>
      </w:r>
      <w:r w:rsidR="00D86625">
        <w:rPr>
          <w:lang w:val="en-IE"/>
        </w:rPr>
        <w:t xml:space="preserve"> </w:t>
      </w:r>
      <w:r w:rsidR="0093758B">
        <w:rPr>
          <w:lang w:val="en-IE"/>
        </w:rPr>
        <w:t xml:space="preserve">subdue </w:t>
      </w:r>
      <w:r w:rsidR="00D86625">
        <w:rPr>
          <w:lang w:val="en-IE"/>
        </w:rPr>
        <w:t>prey</w:t>
      </w:r>
      <w:r w:rsidR="00996542">
        <w:rPr>
          <w:lang w:val="en-IE"/>
        </w:rPr>
        <w:t>, as opposed to cause mortality,</w:t>
      </w:r>
      <w:r w:rsidR="00C03DDC">
        <w:rPr>
          <w:lang w:val="en-IE"/>
        </w:rPr>
        <w:t xml:space="preserve"> </w:t>
      </w:r>
      <w:r w:rsidR="0093758B">
        <w:rPr>
          <w:lang w:val="en-IE"/>
        </w:rPr>
        <w:t>in order</w:t>
      </w:r>
      <w:r w:rsidR="00C03DDC">
        <w:rPr>
          <w:lang w:val="en-IE"/>
        </w:rPr>
        <w:t xml:space="preserve"> </w:t>
      </w:r>
      <w:r w:rsidR="00406ED4">
        <w:rPr>
          <w:lang w:val="en-IE"/>
        </w:rPr>
        <w:t xml:space="preserve">to </w:t>
      </w:r>
      <w:r w:rsidR="00C03DDC">
        <w:rPr>
          <w:lang w:val="en-IE"/>
        </w:rPr>
        <w:t>reduce the chances of prey escaping or retaliating</w:t>
      </w:r>
      <w:r w:rsidR="00996542">
        <w:rPr>
          <w:lang w:val="en-IE"/>
        </w:rPr>
        <w:t xml:space="preserve"> </w:t>
      </w:r>
      <w:r w:rsidR="00996542">
        <w:rPr>
          <w:lang w:val="en-IE"/>
        </w:rPr>
        <w:fldChar w:fldCharType="begin"/>
      </w:r>
      <w:r w:rsidR="00631BE1">
        <w:rPr>
          <w:lang w:val="en-IE"/>
        </w:rPr>
        <w:instrText xml:space="preserve"> ADDIN EN.CITE &lt;EndNote&gt;&lt;Cite&gt;&lt;Author&gt;Barlow&lt;/Author&gt;&lt;Year&gt;2009&lt;/Year&gt;&lt;RecNum&gt;2&lt;/RecNum&gt;&lt;DisplayText&gt;(4)&lt;/DisplayText&gt;&lt;record&gt;&lt;rec-number&gt;2&lt;/rec-number&gt;&lt;foreign-keys&gt;&lt;key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996542">
        <w:rPr>
          <w:lang w:val="en-IE"/>
        </w:rPr>
        <w:fldChar w:fldCharType="separate"/>
      </w:r>
      <w:r w:rsidR="00631BE1">
        <w:rPr>
          <w:noProof/>
          <w:lang w:val="en-IE"/>
        </w:rPr>
        <w:t>(</w:t>
      </w:r>
      <w:hyperlink w:anchor="_ENREF_4" w:tooltip="Barlow, 2009 #2" w:history="1">
        <w:r w:rsidR="009A7204">
          <w:rPr>
            <w:noProof/>
            <w:lang w:val="en-IE"/>
          </w:rPr>
          <w:t>4</w:t>
        </w:r>
      </w:hyperlink>
      <w:r w:rsidR="00631BE1">
        <w:rPr>
          <w:noProof/>
          <w:lang w:val="en-IE"/>
        </w:rPr>
        <w:t>)</w:t>
      </w:r>
      <w:r w:rsidR="00996542">
        <w:rPr>
          <w:lang w:val="en-IE"/>
        </w:rPr>
        <w:fldChar w:fldCharType="end"/>
      </w:r>
      <w:r w:rsidR="00C03DDC">
        <w:rPr>
          <w:lang w:val="en-IE"/>
        </w:rPr>
        <w:t xml:space="preserve">. </w:t>
      </w:r>
      <w:r w:rsidR="00236A49">
        <w:rPr>
          <w:lang w:val="en-IE"/>
        </w:rPr>
        <w:t xml:space="preserve">Even though </w:t>
      </w:r>
      <w:r w:rsidR="00C03DDC">
        <w:rPr>
          <w:lang w:val="en-IE"/>
        </w:rPr>
        <w:t>prey</w:t>
      </w:r>
      <w:r w:rsidR="00996542">
        <w:rPr>
          <w:lang w:val="en-IE"/>
        </w:rPr>
        <w:t xml:space="preserve"> mortality</w:t>
      </w:r>
      <w:r w:rsidR="00C03DDC">
        <w:rPr>
          <w:lang w:val="en-IE"/>
        </w:rPr>
        <w:t xml:space="preserve"> achieve</w:t>
      </w:r>
      <w:r w:rsidR="00996542">
        <w:rPr>
          <w:lang w:val="en-IE"/>
        </w:rPr>
        <w:t>s</w:t>
      </w:r>
      <w:r w:rsidR="00C03DDC">
        <w:rPr>
          <w:lang w:val="en-IE"/>
        </w:rPr>
        <w:t xml:space="preserve"> this</w:t>
      </w:r>
      <w:r w:rsidR="00236A49">
        <w:rPr>
          <w:lang w:val="en-IE"/>
        </w:rPr>
        <w:t>, other</w:t>
      </w:r>
      <w:r w:rsidR="00C03DDC">
        <w:rPr>
          <w:lang w:val="en-IE"/>
        </w:rPr>
        <w:t xml:space="preserve"> measures</w:t>
      </w:r>
      <w:r w:rsidR="00236A49">
        <w:rPr>
          <w:lang w:val="en-IE"/>
        </w:rPr>
        <w:t xml:space="preserve"> of venoms </w:t>
      </w:r>
      <w:r w:rsidR="0093758B">
        <w:rPr>
          <w:lang w:val="en-IE"/>
        </w:rPr>
        <w:t>ability to subdue prey,</w:t>
      </w:r>
      <w:r w:rsidR="00236A49">
        <w:rPr>
          <w:lang w:val="en-IE"/>
        </w:rPr>
        <w:t xml:space="preserve"> such as</w:t>
      </w:r>
      <w:r w:rsidR="00C03DDC">
        <w:rPr>
          <w:lang w:val="en-IE"/>
        </w:rPr>
        <w:t xml:space="preserve"> the speed at which a venom </w:t>
      </w:r>
      <w:r w:rsidR="00F919F9">
        <w:rPr>
          <w:lang w:val="en-IE"/>
        </w:rPr>
        <w:t>affects prey or a measure of its sub-lethal incapacitating effects,</w:t>
      </w:r>
      <w:r w:rsidR="00C03DDC">
        <w:rPr>
          <w:lang w:val="en-IE"/>
        </w:rPr>
        <w:t xml:space="preserve"> may </w:t>
      </w:r>
      <w:r w:rsidR="00996542">
        <w:rPr>
          <w:lang w:val="en-IE"/>
        </w:rPr>
        <w:t>give</w:t>
      </w:r>
      <w:r w:rsidR="00C03DDC">
        <w:rPr>
          <w:lang w:val="en-IE"/>
        </w:rPr>
        <w:t xml:space="preserve"> clearer reflection of</w:t>
      </w:r>
      <w:r w:rsidR="00996542">
        <w:rPr>
          <w:lang w:val="en-IE"/>
        </w:rPr>
        <w:t xml:space="preserve"> venoms prey-specificity</w:t>
      </w:r>
      <w:r w:rsidR="00C03DDC">
        <w:rPr>
          <w:lang w:val="en-IE"/>
        </w:rPr>
        <w:t xml:space="preserve"> </w:t>
      </w:r>
      <w:r w:rsidR="00A93C1D">
        <w:rPr>
          <w:lang w:val="en-IE"/>
        </w:rPr>
        <w:fldChar w:fldCharType="begin"/>
      </w:r>
      <w:r w:rsidR="00631BE1">
        <w:rPr>
          <w:lang w:val="en-IE"/>
        </w:rPr>
        <w:instrText xml:space="preserve"> ADDIN EN.CITE &lt;EndNote&gt;&lt;Cite&gt;&lt;Author&gt;Barlow&lt;/Author&gt;&lt;Year&gt;2009&lt;/Year&gt;&lt;RecNum&gt;2&lt;/RecNum&gt;&lt;DisplayText&gt;(4)&lt;/DisplayText&gt;&lt;record&gt;&lt;rec-number&gt;2&lt;/rec-number&gt;&lt;foreign-keys&gt;&lt;key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A93C1D">
        <w:rPr>
          <w:lang w:val="en-IE"/>
        </w:rPr>
        <w:fldChar w:fldCharType="separate"/>
      </w:r>
      <w:r w:rsidR="00631BE1">
        <w:rPr>
          <w:noProof/>
          <w:lang w:val="en-IE"/>
        </w:rPr>
        <w:t>(</w:t>
      </w:r>
      <w:hyperlink w:anchor="_ENREF_4" w:tooltip="Barlow, 2009 #2" w:history="1">
        <w:r w:rsidR="009A7204">
          <w:rPr>
            <w:noProof/>
            <w:lang w:val="en-IE"/>
          </w:rPr>
          <w:t>4</w:t>
        </w:r>
      </w:hyperlink>
      <w:r w:rsidR="00631BE1">
        <w:rPr>
          <w:noProof/>
          <w:lang w:val="en-IE"/>
        </w:rPr>
        <w:t>)</w:t>
      </w:r>
      <w:r w:rsidR="00A93C1D">
        <w:rPr>
          <w:lang w:val="en-IE"/>
        </w:rPr>
        <w:fldChar w:fldCharType="end"/>
      </w:r>
      <w:r w:rsidR="00236A49">
        <w:rPr>
          <w:lang w:val="en-IE"/>
        </w:rPr>
        <w:t>.</w:t>
      </w:r>
      <w:r w:rsidR="00F919F9">
        <w:rPr>
          <w:lang w:val="en-IE"/>
        </w:rPr>
        <w:t xml:space="preserve"> </w:t>
      </w:r>
      <w:commentRangeStart w:id="58"/>
      <w:r w:rsidR="00F919F9">
        <w:rPr>
          <w:lang w:val="en-IE"/>
        </w:rPr>
        <w:t>However,</w:t>
      </w:r>
      <w:r w:rsidR="00236A49">
        <w:rPr>
          <w:lang w:val="en-IE"/>
        </w:rPr>
        <w:t xml:space="preserve"> </w:t>
      </w:r>
      <w:r w:rsidR="00F919F9">
        <w:rPr>
          <w:lang w:val="en-IE"/>
        </w:rPr>
        <w:t>d</w:t>
      </w:r>
      <w:r w:rsidR="00996542">
        <w:rPr>
          <w:lang w:val="en-IE"/>
        </w:rPr>
        <w:t xml:space="preserve">espite such limitations, </w:t>
      </w:r>
      <w:r w:rsidR="00794AA9">
        <w:rPr>
          <w:lang w:val="en-IE"/>
        </w:rPr>
        <w:t>we find a clear pattern of prey</w:t>
      </w:r>
      <w:r w:rsidR="00996542">
        <w:rPr>
          <w:lang w:val="en-IE"/>
        </w:rPr>
        <w:t>-</w:t>
      </w:r>
      <w:r w:rsidR="00794AA9">
        <w:rPr>
          <w:lang w:val="en-IE"/>
        </w:rPr>
        <w:t>specificity</w:t>
      </w:r>
      <w:r w:rsidR="00996542">
        <w:rPr>
          <w:lang w:val="en-IE"/>
        </w:rPr>
        <w:t xml:space="preserve"> suggesting that cases of </w:t>
      </w:r>
      <w:r w:rsidR="00996542">
        <w:t>non-prey</w:t>
      </w:r>
      <w:r w:rsidR="00585B1C">
        <w:t xml:space="preserve"> specific venom </w:t>
      </w:r>
      <w:r w:rsidR="00585B1C" w:rsidRPr="002A7338">
        <w:fldChar w:fldCharType="begin">
          <w:fldData xml:space="preserve">PEVuZE5vdGU+PENpdGU+PEF1dGhvcj5Wb3NzPC9BdXRob3I+PFllYXI+MjAxMzwvWWVhcj48UmVj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</w:fldData>
        </w:fldChar>
      </w:r>
      <w:r w:rsidR="00631BE1">
        <w:instrText xml:space="preserve"> ADDIN EN.CITE </w:instrText>
      </w:r>
      <w:r w:rsidR="00631BE1">
        <w:fldChar w:fldCharType="begin">
          <w:fldData xml:space="preserve">PEVuZE5vdGU+PENpdGU+PEF1dGhvcj5Wb3NzPC9BdXRob3I+PFllYXI+MjAxMzwvWWVhcj48UmVj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</w:fldData>
        </w:fldChar>
      </w:r>
      <w:r w:rsidR="00631BE1">
        <w:instrText xml:space="preserve"> ADDIN EN.CITE.DATA </w:instrText>
      </w:r>
      <w:r w:rsidR="00631BE1">
        <w:fldChar w:fldCharType="end"/>
      </w:r>
      <w:r w:rsidR="00585B1C" w:rsidRPr="002A7338">
        <w:fldChar w:fldCharType="separate"/>
      </w:r>
      <w:r w:rsidR="00631BE1">
        <w:rPr>
          <w:noProof/>
        </w:rPr>
        <w:t>(</w:t>
      </w:r>
      <w:hyperlink w:anchor="_ENREF_32" w:tooltip="Voss, 2013 #6" w:history="1">
        <w:r w:rsidR="009A7204">
          <w:rPr>
            <w:noProof/>
          </w:rPr>
          <w:t>32-36</w:t>
        </w:r>
      </w:hyperlink>
      <w:r w:rsidR="00631BE1">
        <w:rPr>
          <w:noProof/>
        </w:rPr>
        <w:t>)</w:t>
      </w:r>
      <w:r w:rsidR="00585B1C" w:rsidRPr="002A7338">
        <w:fldChar w:fldCharType="end"/>
      </w:r>
      <w:r w:rsidR="00996542">
        <w:t xml:space="preserve"> are</w:t>
      </w:r>
      <w:r w:rsidR="00585B1C">
        <w:t xml:space="preserve"> more likely to be the exception</w:t>
      </w:r>
      <w:r w:rsidR="00996542">
        <w:t xml:space="preserve"> to the general rule</w:t>
      </w:r>
      <w:r w:rsidR="00B96C24">
        <w:rPr>
          <w:lang w:val="en-IE"/>
        </w:rPr>
        <w:t>.</w:t>
      </w:r>
      <w:r w:rsidR="0033201C">
        <w:rPr>
          <w:lang w:val="en-IE"/>
        </w:rPr>
        <w:t xml:space="preserve"> </w:t>
      </w:r>
      <w:commentRangeEnd w:id="58"/>
      <w:r w:rsidR="00A779F7">
        <w:rPr>
          <w:rStyle w:val="CommentReference"/>
        </w:rPr>
        <w:commentReference w:id="58"/>
      </w:r>
    </w:p>
    <w:p w14:paraId="38E5B002" w14:textId="0DCEACEA" w:rsidR="00EB5EA6" w:rsidRDefault="00CA7015" w:rsidP="00F919F9">
      <w:pPr>
        <w:spacing w:line="360" w:lineRule="auto"/>
        <w:ind w:firstLine="720"/>
        <w:rPr>
          <w:lang w:val="en-IE"/>
        </w:rPr>
      </w:pPr>
      <w:r>
        <w:rPr>
          <w:lang w:val="en-IE"/>
        </w:rPr>
        <w:t xml:space="preserve">In terms of </w:t>
      </w:r>
      <w:proofErr w:type="spellStart"/>
      <w:r>
        <w:rPr>
          <w:lang w:val="en-IE"/>
        </w:rPr>
        <w:t>macroecological</w:t>
      </w:r>
      <w:proofErr w:type="spellEnd"/>
      <w:r>
        <w:rPr>
          <w:lang w:val="en-IE"/>
        </w:rPr>
        <w:t xml:space="preserve"> patterns, u</w:t>
      </w:r>
      <w:r w:rsidR="00B75FF0">
        <w:rPr>
          <w:lang w:val="en-IE"/>
        </w:rPr>
        <w:t xml:space="preserve">nsurprisingly we found </w:t>
      </w:r>
      <w:r>
        <w:rPr>
          <w:lang w:val="en-IE"/>
        </w:rPr>
        <w:t>that</w:t>
      </w:r>
      <w:r w:rsidR="00311948">
        <w:rPr>
          <w:lang w:val="en-IE"/>
        </w:rPr>
        <w:t xml:space="preserve"> </w:t>
      </w:r>
      <w:r w:rsidR="00E7261A">
        <w:rPr>
          <w:lang w:val="en-IE"/>
        </w:rPr>
        <w:t xml:space="preserve">larger snakes </w:t>
      </w:r>
      <w:r w:rsidR="00311948">
        <w:rPr>
          <w:lang w:val="en-IE"/>
        </w:rPr>
        <w:t>ha</w:t>
      </w:r>
      <w:r>
        <w:rPr>
          <w:lang w:val="en-IE"/>
        </w:rPr>
        <w:t>d</w:t>
      </w:r>
      <w:r w:rsidR="00311948">
        <w:rPr>
          <w:lang w:val="en-IE"/>
        </w:rPr>
        <w:t xml:space="preserve"> larger </w:t>
      </w:r>
      <w:r>
        <w:rPr>
          <w:lang w:val="en-IE"/>
        </w:rPr>
        <w:t>quantities</w:t>
      </w:r>
      <w:r w:rsidR="00311948">
        <w:rPr>
          <w:lang w:val="en-IE"/>
        </w:rPr>
        <w:t xml:space="preserve"> of venom. More </w:t>
      </w:r>
      <w:r>
        <w:rPr>
          <w:lang w:val="en-IE"/>
        </w:rPr>
        <w:t>s</w:t>
      </w:r>
      <w:r w:rsidR="00311948">
        <w:rPr>
          <w:lang w:val="en-IE"/>
        </w:rPr>
        <w:t>urprisingly</w:t>
      </w:r>
      <w:r w:rsidR="00327156">
        <w:rPr>
          <w:lang w:val="en-IE"/>
        </w:rPr>
        <w:t xml:space="preserve"> </w:t>
      </w:r>
      <w:r w:rsidR="00265551">
        <w:rPr>
          <w:lang w:val="en-IE"/>
        </w:rPr>
        <w:t xml:space="preserve">these </w:t>
      </w:r>
      <w:r w:rsidR="00327156">
        <w:rPr>
          <w:lang w:val="en-IE"/>
        </w:rPr>
        <w:t>increase</w:t>
      </w:r>
      <w:r w:rsidR="00265551">
        <w:rPr>
          <w:lang w:val="en-IE"/>
        </w:rPr>
        <w:t>s</w:t>
      </w:r>
      <w:r w:rsidR="00327156">
        <w:rPr>
          <w:lang w:val="en-IE"/>
        </w:rPr>
        <w:t xml:space="preserve"> </w:t>
      </w:r>
      <w:r w:rsidR="00D7739B">
        <w:rPr>
          <w:lang w:val="en-IE"/>
        </w:rPr>
        <w:t>did</w:t>
      </w:r>
      <w:r w:rsidR="00327156">
        <w:rPr>
          <w:lang w:val="en-IE"/>
        </w:rPr>
        <w:t xml:space="preserve"> not follow </w:t>
      </w:r>
      <w:r w:rsidR="00265551">
        <w:rPr>
          <w:lang w:val="en-IE"/>
        </w:rPr>
        <w:t xml:space="preserve">the </w:t>
      </w:r>
      <w:r w:rsidR="006054D8">
        <w:rPr>
          <w:lang w:val="en-IE"/>
        </w:rPr>
        <w:t>expected</w:t>
      </w:r>
      <w:r w:rsidR="00265551">
        <w:rPr>
          <w:lang w:val="en-IE"/>
        </w:rPr>
        <w:t xml:space="preserve"> scaling </w:t>
      </w:r>
      <w:proofErr w:type="spellStart"/>
      <w:r w:rsidR="004305B6" w:rsidRPr="004305B6">
        <w:rPr>
          <w:lang w:val="en-IE"/>
        </w:rPr>
        <w:t>allometry</w:t>
      </w:r>
      <w:proofErr w:type="spellEnd"/>
      <w:r w:rsidR="004305B6" w:rsidRPr="004305B6" w:rsidDel="004305B6">
        <w:rPr>
          <w:lang w:val="en-IE"/>
        </w:rPr>
        <w:t xml:space="preserve"> </w:t>
      </w:r>
      <w:r w:rsidR="00A30B5D">
        <w:rPr>
          <w:lang w:val="en-IE"/>
        </w:rPr>
        <w:t>of 0.51</w:t>
      </w:r>
      <w:r w:rsidR="006054D8">
        <w:rPr>
          <w:lang w:val="en-IE"/>
        </w:rPr>
        <w:t xml:space="preserve"> from a pr</w:t>
      </w:r>
      <w:r w:rsidR="00D7739B">
        <w:rPr>
          <w:lang w:val="en-IE"/>
        </w:rPr>
        <w:t>edator-prey scaling perspective</w:t>
      </w:r>
      <w:r w:rsidR="00F540F5">
        <w:rPr>
          <w:lang w:val="en-IE"/>
        </w:rPr>
        <w:t xml:space="preserve"> </w:t>
      </w:r>
      <w:r w:rsidR="00F540F5">
        <w:rPr>
          <w:lang w:val="en-IE"/>
        </w:rPr>
        <w:fldChar w:fldCharType="begin"/>
      </w:r>
      <w:r w:rsidR="009A7204">
        <w:rPr>
          <w:lang w:val="en-IE"/>
        </w:rPr>
        <w:instrText xml:space="preserve"> ADDIN EN.CITE &lt;EndNote&gt;&lt;Cite&gt;&lt;Author&gt;Carbone&lt;/Author&gt;&lt;Year&gt;2014&lt;/Year&gt;&lt;RecNum&gt;93&lt;/RecNum&gt;&lt;DisplayText&gt;(17)&lt;/DisplayText&gt;&lt;record&gt;&lt;rec-number&gt;93&lt;/rec-number&gt;&lt;foreign-keys&gt;&lt;key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F540F5">
        <w:rPr>
          <w:lang w:val="en-IE"/>
        </w:rPr>
        <w:fldChar w:fldCharType="separate"/>
      </w:r>
      <w:r w:rsidR="009A7204">
        <w:rPr>
          <w:noProof/>
          <w:lang w:val="en-IE"/>
        </w:rPr>
        <w:t>(</w:t>
      </w:r>
      <w:hyperlink w:anchor="_ENREF_17" w:tooltip="Carbone, 2014 #93" w:history="1">
        <w:r w:rsidR="009A7204">
          <w:rPr>
            <w:noProof/>
            <w:lang w:val="en-IE"/>
          </w:rPr>
          <w:t>17</w:t>
        </w:r>
      </w:hyperlink>
      <w:r w:rsidR="009A7204">
        <w:rPr>
          <w:noProof/>
          <w:lang w:val="en-IE"/>
        </w:rPr>
        <w:t>)</w:t>
      </w:r>
      <w:r w:rsidR="00F540F5">
        <w:rPr>
          <w:lang w:val="en-IE"/>
        </w:rPr>
        <w:fldChar w:fldCharType="end"/>
      </w:r>
      <w:r w:rsidR="00302E87">
        <w:rPr>
          <w:lang w:val="en-IE"/>
        </w:rPr>
        <w:t xml:space="preserve"> </w:t>
      </w:r>
      <w:r w:rsidR="00D7739B">
        <w:rPr>
          <w:lang w:val="en-IE"/>
        </w:rPr>
        <w:t>with</w:t>
      </w:r>
      <w:r w:rsidR="00F540F5">
        <w:rPr>
          <w:lang w:val="en-IE"/>
        </w:rPr>
        <w:t xml:space="preserve"> venom </w:t>
      </w:r>
      <w:r w:rsidR="00F919F9">
        <w:rPr>
          <w:lang w:val="en-IE"/>
        </w:rPr>
        <w:t>yield</w:t>
      </w:r>
      <w:r w:rsidR="00F540F5">
        <w:rPr>
          <w:lang w:val="en-IE"/>
        </w:rPr>
        <w:t xml:space="preserve"> increasing faster with </w:t>
      </w:r>
      <w:r w:rsidR="00302E87">
        <w:rPr>
          <w:lang w:val="en-IE"/>
        </w:rPr>
        <w:t>snake</w:t>
      </w:r>
      <w:r w:rsidR="00406ED4">
        <w:rPr>
          <w:lang w:val="en-IE"/>
        </w:rPr>
        <w:t xml:space="preserve"> </w:t>
      </w:r>
      <w:r w:rsidR="00F540F5">
        <w:rPr>
          <w:lang w:val="en-IE"/>
        </w:rPr>
        <w:t>body size than expected</w:t>
      </w:r>
      <w:r w:rsidR="006054D8">
        <w:rPr>
          <w:lang w:val="en-IE"/>
        </w:rPr>
        <w:t>.</w:t>
      </w:r>
      <w:r w:rsidR="00EA3500">
        <w:rPr>
          <w:lang w:val="en-IE"/>
        </w:rPr>
        <w:t xml:space="preserve"> Even</w:t>
      </w:r>
      <w:r w:rsidR="00C20672">
        <w:rPr>
          <w:lang w:val="en-IE"/>
        </w:rPr>
        <w:t xml:space="preserve"> when</w:t>
      </w:r>
      <w:r w:rsidR="00EA3500">
        <w:rPr>
          <w:lang w:val="en-IE"/>
        </w:rPr>
        <w:t xml:space="preserve"> considering potential variation in the </w:t>
      </w:r>
      <w:proofErr w:type="spellStart"/>
      <w:r w:rsidR="00EA3500">
        <w:rPr>
          <w:lang w:val="en-IE"/>
        </w:rPr>
        <w:t>allo</w:t>
      </w:r>
      <w:r w:rsidR="00D23118">
        <w:rPr>
          <w:lang w:val="en-IE"/>
        </w:rPr>
        <w:t>metric</w:t>
      </w:r>
      <w:proofErr w:type="spellEnd"/>
      <w:r w:rsidR="00D23118">
        <w:rPr>
          <w:lang w:val="en-IE"/>
        </w:rPr>
        <w:t xml:space="preserve"> scaling of</w:t>
      </w:r>
      <w:r w:rsidR="00302E87" w:rsidRPr="00302E87">
        <w:t xml:space="preserve"> </w:t>
      </w:r>
      <w:r w:rsidR="00302E87" w:rsidRPr="00302E87">
        <w:rPr>
          <w:lang w:val="en-IE"/>
        </w:rPr>
        <w:t xml:space="preserve">toxicological </w:t>
      </w:r>
      <w:r w:rsidR="00302E87">
        <w:rPr>
          <w:lang w:val="en-IE"/>
        </w:rPr>
        <w:t>effects</w:t>
      </w:r>
      <w:r w:rsidR="00A30B5D">
        <w:rPr>
          <w:lang w:val="en-IE"/>
        </w:rPr>
        <w:t xml:space="preserve"> (equation 3</w:t>
      </w:r>
      <w:r w:rsidR="00173F0D">
        <w:rPr>
          <w:lang w:val="en-IE"/>
        </w:rPr>
        <w:t xml:space="preserve">) </w:t>
      </w:r>
      <w:r w:rsidR="009035EA">
        <w:fldChar w:fldCharType="begin"/>
      </w:r>
      <w:r w:rsidR="009A7204">
        <w:instrText xml:space="preserve"> ADDIN EN.CITE &lt;EndNote&gt;&lt;Cite&gt;&lt;Author&gt;Nestorov&lt;/Author&gt;&lt;Year&gt;2003&lt;/Year&gt;&lt;RecNum&gt;101&lt;/RecNum&gt;&lt;DisplayText&gt;(24)&lt;/DisplayText&gt;&lt;record&gt;&lt;rec-number&gt;101&lt;/rec-number&gt;&lt;foreign-keys&gt;&lt;key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9035EA">
        <w:fldChar w:fldCharType="separate"/>
      </w:r>
      <w:r w:rsidR="009A7204">
        <w:rPr>
          <w:noProof/>
        </w:rPr>
        <w:t>(</w:t>
      </w:r>
      <w:hyperlink w:anchor="_ENREF_24" w:tooltip="Nestorov, 2003 #101" w:history="1">
        <w:r w:rsidR="009A7204">
          <w:rPr>
            <w:noProof/>
          </w:rPr>
          <w:t>24</w:t>
        </w:r>
      </w:hyperlink>
      <w:r w:rsidR="009A7204">
        <w:rPr>
          <w:noProof/>
        </w:rPr>
        <w:t>)</w:t>
      </w:r>
      <w:r w:rsidR="009035EA">
        <w:fldChar w:fldCharType="end"/>
      </w:r>
      <w:r w:rsidR="00F540F5">
        <w:rPr>
          <w:lang w:val="en-IE"/>
        </w:rPr>
        <w:t>, a</w:t>
      </w:r>
      <w:r w:rsidR="00D23118">
        <w:rPr>
          <w:lang w:val="en-IE"/>
        </w:rPr>
        <w:t xml:space="preserve"> value </w:t>
      </w:r>
      <w:r w:rsidR="00EA3500">
        <w:rPr>
          <w:lang w:val="en-IE"/>
        </w:rPr>
        <w:t>far in excess of 1</w:t>
      </w:r>
      <w:r w:rsidR="00925C5C">
        <w:rPr>
          <w:lang w:val="en-IE"/>
        </w:rPr>
        <w:t xml:space="preserve"> is</w:t>
      </w:r>
      <w:r w:rsidR="008E4012">
        <w:rPr>
          <w:lang w:val="en-IE"/>
        </w:rPr>
        <w:t xml:space="preserve"> required</w:t>
      </w:r>
      <w:r w:rsidR="009B3B95">
        <w:rPr>
          <w:lang w:val="en-IE"/>
        </w:rPr>
        <w:t xml:space="preserve"> </w:t>
      </w:r>
      <w:r w:rsidR="00173F0D">
        <w:rPr>
          <w:lang w:val="en-IE"/>
        </w:rPr>
        <w:t xml:space="preserve">for </w:t>
      </w:r>
      <w:r w:rsidR="00173F0D" w:rsidRPr="00CA7015">
        <w:rPr>
          <w:i/>
          <w:lang w:val="en-IE"/>
        </w:rPr>
        <w:t>b</w:t>
      </w:r>
      <w:r w:rsidR="00E00507">
        <w:rPr>
          <w:lang w:val="en-IE"/>
        </w:rPr>
        <w:t xml:space="preserve">, the scaling of </w:t>
      </w:r>
      <w:r w:rsidR="00E00507" w:rsidRPr="00E00507">
        <w:rPr>
          <w:lang w:val="en-IE"/>
        </w:rPr>
        <w:t xml:space="preserve">toxicological </w:t>
      </w:r>
      <w:r w:rsidR="00E00507">
        <w:rPr>
          <w:lang w:val="en-IE"/>
        </w:rPr>
        <w:t>effects,</w:t>
      </w:r>
      <w:r w:rsidR="00173F0D">
        <w:rPr>
          <w:lang w:val="en-IE"/>
        </w:rPr>
        <w:t xml:space="preserve"> </w:t>
      </w:r>
      <w:r w:rsidR="00EA3500">
        <w:rPr>
          <w:lang w:val="en-IE"/>
        </w:rPr>
        <w:t>in order</w:t>
      </w:r>
      <w:r w:rsidR="00173F0D">
        <w:rPr>
          <w:lang w:val="en-IE"/>
        </w:rPr>
        <w:t xml:space="preserve"> for the</w:t>
      </w:r>
      <w:r w:rsidR="00EA3500">
        <w:rPr>
          <w:lang w:val="en-IE"/>
        </w:rPr>
        <w:t xml:space="preserve"> </w:t>
      </w:r>
      <w:r w:rsidR="00173F0D">
        <w:rPr>
          <w:lang w:val="en-IE"/>
        </w:rPr>
        <w:t>observed</w:t>
      </w:r>
      <w:r w:rsidR="00EA3500">
        <w:rPr>
          <w:lang w:val="en-IE"/>
        </w:rPr>
        <w:t xml:space="preserve"> scaling of 0.75</w:t>
      </w:r>
      <w:r w:rsidR="00EA02BE">
        <w:rPr>
          <w:lang w:val="en-IE"/>
        </w:rPr>
        <w:t xml:space="preserve"> between venom </w:t>
      </w:r>
      <w:r w:rsidR="00B56EE6">
        <w:rPr>
          <w:lang w:val="en-IE"/>
        </w:rPr>
        <w:t xml:space="preserve">volume </w:t>
      </w:r>
      <w:r w:rsidR="00EA02BE">
        <w:rPr>
          <w:lang w:val="en-IE"/>
        </w:rPr>
        <w:t>and snake mass</w:t>
      </w:r>
      <w:r w:rsidR="00EA3500">
        <w:rPr>
          <w:lang w:val="en-IE"/>
        </w:rPr>
        <w:t xml:space="preserve"> </w:t>
      </w:r>
      <w:r w:rsidR="00173F0D">
        <w:rPr>
          <w:lang w:val="en-IE"/>
        </w:rPr>
        <w:t xml:space="preserve">to </w:t>
      </w:r>
      <w:r w:rsidR="00F919F9">
        <w:rPr>
          <w:lang w:val="en-IE"/>
        </w:rPr>
        <w:t>agree with this prediction</w:t>
      </w:r>
      <w:r w:rsidR="00A779F7">
        <w:rPr>
          <w:lang w:val="en-IE"/>
        </w:rPr>
        <w:t>:</w:t>
      </w:r>
      <w:commentRangeStart w:id="59"/>
      <w:r w:rsidR="00A779F7">
        <w:rPr>
          <w:lang w:val="en-IE"/>
        </w:rPr>
        <w:t xml:space="preserve"> a situation that seems unlikely</w:t>
      </w:r>
      <w:commentRangeEnd w:id="59"/>
      <w:r w:rsidR="00A779F7">
        <w:rPr>
          <w:rStyle w:val="CommentReference"/>
        </w:rPr>
        <w:commentReference w:id="59"/>
      </w:r>
      <w:r w:rsidR="00EA3500">
        <w:rPr>
          <w:lang w:val="en-IE"/>
        </w:rPr>
        <w:t>.</w:t>
      </w:r>
      <w:r w:rsidR="00F540F5">
        <w:rPr>
          <w:lang w:val="en-IE"/>
        </w:rPr>
        <w:t xml:space="preserve"> Furthermore, </w:t>
      </w:r>
      <w:r w:rsidR="00C20672">
        <w:rPr>
          <w:lang w:val="en-IE"/>
        </w:rPr>
        <w:t xml:space="preserve">our analysis </w:t>
      </w:r>
      <w:r w:rsidR="00A779F7">
        <w:rPr>
          <w:lang w:val="en-IE"/>
        </w:rPr>
        <w:t xml:space="preserve">revealed </w:t>
      </w:r>
      <w:r w:rsidR="00C20672">
        <w:rPr>
          <w:lang w:val="en-IE"/>
        </w:rPr>
        <w:t>that the predatory-prey</w:t>
      </w:r>
      <w:r w:rsidR="00F919F9">
        <w:rPr>
          <w:lang w:val="en-IE"/>
        </w:rPr>
        <w:t xml:space="preserve"> body mass</w:t>
      </w:r>
      <w:r w:rsidR="00C20672">
        <w:rPr>
          <w:lang w:val="en-IE"/>
        </w:rPr>
        <w:t xml:space="preserve"> scaling</w:t>
      </w:r>
      <w:r w:rsidR="009B3B95">
        <w:rPr>
          <w:lang w:val="en-IE"/>
        </w:rPr>
        <w:t xml:space="preserve"> </w:t>
      </w:r>
      <w:r w:rsidR="00C20672">
        <w:rPr>
          <w:lang w:val="en-IE"/>
        </w:rPr>
        <w:t xml:space="preserve">of </w:t>
      </w:r>
      <w:r w:rsidR="00302E87">
        <w:rPr>
          <w:lang w:val="en-IE"/>
        </w:rPr>
        <w:t xml:space="preserve">venomous </w:t>
      </w:r>
      <w:r w:rsidR="00C20672">
        <w:rPr>
          <w:lang w:val="en-IE"/>
        </w:rPr>
        <w:t>snakes</w:t>
      </w:r>
      <w:r w:rsidR="00D23118">
        <w:rPr>
          <w:lang w:val="en-IE"/>
        </w:rPr>
        <w:t>, (</w:t>
      </w:r>
      <w:r w:rsidR="00D23118" w:rsidRPr="00D23118">
        <w:rPr>
          <w:i/>
          <w:lang w:val="en-IE"/>
        </w:rPr>
        <w:t>a</w:t>
      </w:r>
      <w:r w:rsidR="00A30B5D">
        <w:rPr>
          <w:lang w:val="en-IE"/>
        </w:rPr>
        <w:t xml:space="preserve"> in equation 3</w:t>
      </w:r>
      <w:r w:rsidR="00D23118">
        <w:rPr>
          <w:lang w:val="en-IE"/>
        </w:rPr>
        <w:t>)</w:t>
      </w:r>
      <w:r w:rsidR="00C20672">
        <w:rPr>
          <w:lang w:val="en-IE"/>
        </w:rPr>
        <w:t xml:space="preserve"> is much lower in comparison to snakes as a whole </w:t>
      </w:r>
      <w:r w:rsidR="00C20672">
        <w:rPr>
          <w:lang w:val="en-IE"/>
        </w:rPr>
        <w:fldChar w:fldCharType="begin"/>
      </w:r>
      <w:r w:rsidR="009A7204">
        <w:rPr>
          <w:lang w:val="en-IE"/>
        </w:rPr>
        <w:instrText xml:space="preserve"> ADDIN EN.CITE &lt;EndNote&gt;&lt;Cite&gt;&lt;Author&gt;Carbone&lt;/Author&gt;&lt;Year&gt;2014&lt;/Year&gt;&lt;RecNum&gt;93&lt;/RecNum&gt;&lt;DisplayText&gt;(17)&lt;/DisplayText&gt;&lt;record&gt;&lt;rec-number&gt;93&lt;/rec-number&gt;&lt;foreign-keys&gt;&lt;key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C20672">
        <w:rPr>
          <w:lang w:val="en-IE"/>
        </w:rPr>
        <w:fldChar w:fldCharType="separate"/>
      </w:r>
      <w:r w:rsidR="009A7204">
        <w:rPr>
          <w:noProof/>
          <w:lang w:val="en-IE"/>
        </w:rPr>
        <w:t>(</w:t>
      </w:r>
      <w:hyperlink w:anchor="_ENREF_17" w:tooltip="Carbone, 2014 #93" w:history="1">
        <w:r w:rsidR="009A7204">
          <w:rPr>
            <w:noProof/>
            <w:lang w:val="en-IE"/>
          </w:rPr>
          <w:t>17</w:t>
        </w:r>
      </w:hyperlink>
      <w:r w:rsidR="009A7204">
        <w:rPr>
          <w:noProof/>
          <w:lang w:val="en-IE"/>
        </w:rPr>
        <w:t>)</w:t>
      </w:r>
      <w:r w:rsidR="00C20672">
        <w:rPr>
          <w:lang w:val="en-IE"/>
        </w:rPr>
        <w:fldChar w:fldCharType="end"/>
      </w:r>
      <w:r w:rsidR="00C20672">
        <w:rPr>
          <w:lang w:val="en-IE"/>
        </w:rPr>
        <w:t>, with larger venomous snakes feed</w:t>
      </w:r>
      <w:r w:rsidR="009B3B95">
        <w:rPr>
          <w:lang w:val="en-IE"/>
        </w:rPr>
        <w:t>ing</w:t>
      </w:r>
      <w:r w:rsidR="00C20672">
        <w:rPr>
          <w:lang w:val="en-IE"/>
        </w:rPr>
        <w:t xml:space="preserve"> on much smaller prey items than expected</w:t>
      </w:r>
      <w:r w:rsidR="00D23118">
        <w:rPr>
          <w:lang w:val="en-IE"/>
        </w:rPr>
        <w:t>. This</w:t>
      </w:r>
      <w:r w:rsidR="008A2E4C">
        <w:rPr>
          <w:lang w:val="en-IE"/>
        </w:rPr>
        <w:t xml:space="preserve"> </w:t>
      </w:r>
      <w:r w:rsidR="00D23118">
        <w:rPr>
          <w:lang w:val="en-IE"/>
        </w:rPr>
        <w:t>lower scaling of prey size</w:t>
      </w:r>
      <w:r w:rsidR="008A2E4C">
        <w:rPr>
          <w:lang w:val="en-IE"/>
        </w:rPr>
        <w:t xml:space="preserve"> may explain the reduced</w:t>
      </w:r>
      <w:r w:rsidR="005E66F3">
        <w:rPr>
          <w:lang w:val="en-IE"/>
        </w:rPr>
        <w:t xml:space="preserve"> venom</w:t>
      </w:r>
      <w:r w:rsidR="008A2E4C">
        <w:rPr>
          <w:lang w:val="en-IE"/>
        </w:rPr>
        <w:t xml:space="preserve"> potency with snake size seen in our main analysis</w:t>
      </w:r>
      <w:r w:rsidR="00C20672">
        <w:rPr>
          <w:lang w:val="en-IE"/>
        </w:rPr>
        <w:t>. A</w:t>
      </w:r>
      <w:r w:rsidR="00EA02BE">
        <w:rPr>
          <w:lang w:val="en-IE"/>
        </w:rPr>
        <w:t xml:space="preserve"> more </w:t>
      </w:r>
      <w:r w:rsidR="00F3761C">
        <w:rPr>
          <w:lang w:val="en-IE"/>
        </w:rPr>
        <w:t xml:space="preserve">likely </w:t>
      </w:r>
      <w:r w:rsidR="00EA3500">
        <w:rPr>
          <w:lang w:val="en-IE"/>
        </w:rPr>
        <w:t xml:space="preserve">explanation for </w:t>
      </w:r>
      <w:r w:rsidR="00B75FF0">
        <w:rPr>
          <w:lang w:val="en-IE"/>
        </w:rPr>
        <w:t>our results regarding</w:t>
      </w:r>
      <w:r w:rsidR="008A2E4C">
        <w:rPr>
          <w:lang w:val="en-IE"/>
        </w:rPr>
        <w:t xml:space="preserve"> venom </w:t>
      </w:r>
      <w:r w:rsidR="00F919F9">
        <w:rPr>
          <w:lang w:val="en-IE"/>
        </w:rPr>
        <w:t>yield</w:t>
      </w:r>
      <w:r w:rsidR="00EA3500">
        <w:rPr>
          <w:lang w:val="en-IE"/>
        </w:rPr>
        <w:t xml:space="preserve"> scaling is that it </w:t>
      </w:r>
      <w:r w:rsidR="009B3B95">
        <w:rPr>
          <w:lang w:val="en-IE"/>
        </w:rPr>
        <w:t xml:space="preserve">relates to </w:t>
      </w:r>
      <w:r w:rsidR="00F540F5">
        <w:rPr>
          <w:lang w:val="en-IE"/>
        </w:rPr>
        <w:t>limitations relating to</w:t>
      </w:r>
      <w:r w:rsidR="009035EA">
        <w:rPr>
          <w:lang w:val="en-IE"/>
        </w:rPr>
        <w:t xml:space="preserve"> </w:t>
      </w:r>
      <w:r w:rsidR="00EA3500">
        <w:rPr>
          <w:lang w:val="en-IE"/>
        </w:rPr>
        <w:t xml:space="preserve">metabolic </w:t>
      </w:r>
      <w:r w:rsidR="005308E0">
        <w:rPr>
          <w:lang w:val="en-IE"/>
        </w:rPr>
        <w:t>rate</w:t>
      </w:r>
      <w:r w:rsidR="00F540F5">
        <w:rPr>
          <w:lang w:val="en-IE"/>
        </w:rPr>
        <w:t xml:space="preserve"> </w:t>
      </w:r>
      <w:r w:rsidR="00F540F5">
        <w:rPr>
          <w:lang w:val="en-IE"/>
        </w:rPr>
        <w:fldChar w:fldCharType="begin"/>
      </w:r>
      <w:r w:rsidR="00631BE1">
        <w:rPr>
          <w:lang w:val="en-IE"/>
        </w:rPr>
        <w:instrText xml:space="preserve"> ADDIN EN.CITE &lt;EndNote&gt;&lt;Cite&gt;&lt;Author&gt;Brown&lt;/Author&gt;&lt;Year&gt;2004&lt;/Year&gt;&lt;RecNum&gt;111&lt;/RecNum&gt;&lt;DisplayText&gt;(37)&lt;/DisplayText&gt;&lt;record&gt;&lt;rec-number&gt;111&lt;/rec-number&gt;&lt;foreign-keys&gt;&lt;key app="EN" db-id="ax5t9ztwnxe5f8edetnp2tzne0aaff55ftr5" timestamp="1468852900"&gt;111&lt;/key&gt;&lt;/foreign-keys&gt;&lt;ref-type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EndNote&gt;</w:instrText>
      </w:r>
      <w:r w:rsidR="00F540F5">
        <w:rPr>
          <w:lang w:val="en-IE"/>
        </w:rPr>
        <w:fldChar w:fldCharType="separate"/>
      </w:r>
      <w:r w:rsidR="00631BE1">
        <w:rPr>
          <w:noProof/>
          <w:lang w:val="en-IE"/>
        </w:rPr>
        <w:t>(</w:t>
      </w:r>
      <w:hyperlink w:anchor="_ENREF_37" w:tooltip="Brown, 2004 #111" w:history="1">
        <w:r w:rsidR="009A7204">
          <w:rPr>
            <w:noProof/>
            <w:lang w:val="en-IE"/>
          </w:rPr>
          <w:t>37</w:t>
        </w:r>
      </w:hyperlink>
      <w:r w:rsidR="00631BE1">
        <w:rPr>
          <w:noProof/>
          <w:lang w:val="en-IE"/>
        </w:rPr>
        <w:t>)</w:t>
      </w:r>
      <w:r w:rsidR="00F540F5">
        <w:rPr>
          <w:lang w:val="en-IE"/>
        </w:rPr>
        <w:fldChar w:fldCharType="end"/>
      </w:r>
      <w:r w:rsidR="005308E0">
        <w:rPr>
          <w:lang w:val="en-IE"/>
        </w:rPr>
        <w:t>, which</w:t>
      </w:r>
      <w:r w:rsidR="00AE5117">
        <w:rPr>
          <w:lang w:val="en-IE"/>
        </w:rPr>
        <w:t xml:space="preserve"> also</w:t>
      </w:r>
      <w:r w:rsidR="005308E0">
        <w:rPr>
          <w:lang w:val="en-IE"/>
        </w:rPr>
        <w:t xml:space="preserve"> </w:t>
      </w:r>
      <w:r w:rsidR="00AE5117">
        <w:rPr>
          <w:lang w:val="en-IE"/>
        </w:rPr>
        <w:t xml:space="preserve">has a similar </w:t>
      </w:r>
      <w:r w:rsidR="009035EA">
        <w:rPr>
          <w:lang w:val="en-IE"/>
        </w:rPr>
        <w:t>scaling coefficient of 0.75</w:t>
      </w:r>
      <w:r w:rsidR="005308E0">
        <w:rPr>
          <w:lang w:val="en-IE"/>
        </w:rPr>
        <w:t xml:space="preserve"> with respect to body mass</w:t>
      </w:r>
      <w:r w:rsidR="009035EA">
        <w:rPr>
          <w:lang w:val="en-IE"/>
        </w:rPr>
        <w:t xml:space="preserve"> </w:t>
      </w:r>
      <w:r w:rsidR="00544E2D">
        <w:rPr>
          <w:lang w:val="en-IE"/>
        </w:rPr>
        <w:fldChar w:fldCharType="begin"/>
      </w:r>
      <w:r w:rsidR="009A7204">
        <w:rPr>
          <w:lang w:val="en-IE"/>
        </w:rPr>
        <w:instrText xml:space="preserve"> ADDIN EN.CITE &lt;EndNote&gt;&lt;Cite&gt;&lt;Author&gt;Brown&lt;/Author&gt;&lt;Year&gt;2004&lt;/Year&gt;&lt;RecNum&gt;111&lt;/RecNum&gt;&lt;DisplayText&gt;(25, 37)&lt;/DisplayText&gt;&lt;record&gt;&lt;rec-number&gt;111&lt;/rec-number&gt;&lt;foreign-keys&gt;&lt;key app="EN" db-id="ax5t9ztwnxe5f8edetnp2tzne0aaff55ftr5" timestamp="1468852900"&gt;111&lt;/key&gt;&lt;/foreign-keys&gt;&lt;ref-type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Cite&gt;&lt;Author&gt;Isaac&lt;/Author&gt;&lt;Year&gt;2010&lt;/Year&gt;&lt;RecNum&gt;102&lt;/RecNum&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544E2D">
        <w:rPr>
          <w:lang w:val="en-IE"/>
        </w:rPr>
        <w:fldChar w:fldCharType="separate"/>
      </w:r>
      <w:r w:rsidR="009A7204">
        <w:rPr>
          <w:noProof/>
          <w:lang w:val="en-IE"/>
        </w:rPr>
        <w:t>(</w:t>
      </w:r>
      <w:hyperlink w:anchor="_ENREF_25" w:tooltip="Isaac, 2010 #102" w:history="1">
        <w:r w:rsidR="009A7204">
          <w:rPr>
            <w:noProof/>
            <w:lang w:val="en-IE"/>
          </w:rPr>
          <w:t>25</w:t>
        </w:r>
      </w:hyperlink>
      <w:r w:rsidR="009A7204">
        <w:rPr>
          <w:noProof/>
          <w:lang w:val="en-IE"/>
        </w:rPr>
        <w:t xml:space="preserve">, </w:t>
      </w:r>
      <w:hyperlink w:anchor="_ENREF_37" w:tooltip="Brown, 2004 #111" w:history="1">
        <w:r w:rsidR="009A7204">
          <w:rPr>
            <w:noProof/>
            <w:lang w:val="en-IE"/>
          </w:rPr>
          <w:t>37</w:t>
        </w:r>
      </w:hyperlink>
      <w:r w:rsidR="009A7204">
        <w:rPr>
          <w:noProof/>
          <w:lang w:val="en-IE"/>
        </w:rPr>
        <w:t>)</w:t>
      </w:r>
      <w:r w:rsidR="00544E2D">
        <w:rPr>
          <w:lang w:val="en-IE"/>
        </w:rPr>
        <w:fldChar w:fldCharType="end"/>
      </w:r>
      <w:r w:rsidR="00173F0D">
        <w:rPr>
          <w:lang w:val="en-IE"/>
        </w:rPr>
        <w:t>. In particular</w:t>
      </w:r>
      <w:r w:rsidR="008A2E4C">
        <w:rPr>
          <w:lang w:val="en-IE"/>
        </w:rPr>
        <w:t>,</w:t>
      </w:r>
      <w:r w:rsidR="00173F0D">
        <w:rPr>
          <w:lang w:val="en-IE"/>
        </w:rPr>
        <w:t xml:space="preserve"> </w:t>
      </w:r>
      <w:r w:rsidR="009035EA">
        <w:rPr>
          <w:lang w:val="en-IE"/>
        </w:rPr>
        <w:t xml:space="preserve">it </w:t>
      </w:r>
      <w:r w:rsidR="005308E0">
        <w:rPr>
          <w:lang w:val="en-IE"/>
        </w:rPr>
        <w:t xml:space="preserve">might </w:t>
      </w:r>
      <w:r w:rsidR="009035EA">
        <w:rPr>
          <w:lang w:val="en-IE"/>
        </w:rPr>
        <w:t>be expected</w:t>
      </w:r>
      <w:r w:rsidR="00173F0D">
        <w:rPr>
          <w:lang w:val="en-IE"/>
        </w:rPr>
        <w:t xml:space="preserve"> that</w:t>
      </w:r>
      <w:r w:rsidR="009035EA">
        <w:rPr>
          <w:lang w:val="en-IE"/>
        </w:rPr>
        <w:t xml:space="preserve"> the production of a</w:t>
      </w:r>
      <w:r w:rsidR="00D50CA3">
        <w:rPr>
          <w:lang w:val="en-IE"/>
        </w:rPr>
        <w:t xml:space="preserve"> potentially</w:t>
      </w:r>
      <w:r w:rsidR="009035EA">
        <w:rPr>
          <w:lang w:val="en-IE"/>
        </w:rPr>
        <w:t xml:space="preserve"> metabolically costly material such as venom </w:t>
      </w:r>
      <w:r w:rsidR="009035EA">
        <w:rPr>
          <w:lang w:val="en-IE"/>
        </w:rPr>
        <w:fldChar w:fldCharType="begin"/>
      </w:r>
      <w:r w:rsidR="009A7204">
        <w:rPr>
          <w:lang w:val="en-IE"/>
        </w:rPr>
        <w:instrText xml:space="preserve"> ADDIN EN.CITE &lt;EndNote&gt;&lt;Cite&gt;&lt;Author&gt;McCue&lt;/Author&gt;&lt;Year&gt;2006&lt;/Year&gt;&lt;RecNum&gt;10&lt;/RecNum&gt;&lt;DisplayText&gt;(19)&lt;/DisplayText&gt;&lt;record&gt;&lt;rec-number&gt;10&lt;/rec-number&gt;&lt;foreign-keys&gt;&lt;key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instrText>
      </w:r>
      <w:r w:rsidR="009035EA">
        <w:rPr>
          <w:lang w:val="en-IE"/>
        </w:rPr>
        <w:fldChar w:fldCharType="separate"/>
      </w:r>
      <w:r w:rsidR="009A7204">
        <w:rPr>
          <w:noProof/>
          <w:lang w:val="en-IE"/>
        </w:rPr>
        <w:t>(</w:t>
      </w:r>
      <w:hyperlink w:anchor="_ENREF_19" w:tooltip="McCue, 2006 #10" w:history="1">
        <w:r w:rsidR="009A7204">
          <w:rPr>
            <w:noProof/>
            <w:lang w:val="en-IE"/>
          </w:rPr>
          <w:t>19</w:t>
        </w:r>
      </w:hyperlink>
      <w:r w:rsidR="009A7204">
        <w:rPr>
          <w:noProof/>
          <w:lang w:val="en-IE"/>
        </w:rPr>
        <w:t>)</w:t>
      </w:r>
      <w:r w:rsidR="009035EA">
        <w:rPr>
          <w:lang w:val="en-IE"/>
        </w:rPr>
        <w:fldChar w:fldCharType="end"/>
      </w:r>
      <w:r w:rsidR="00544E2D">
        <w:rPr>
          <w:lang w:val="en-IE"/>
        </w:rPr>
        <w:t>,</w:t>
      </w:r>
      <w:r w:rsidR="009035EA">
        <w:rPr>
          <w:lang w:val="en-IE"/>
        </w:rPr>
        <w:t xml:space="preserve"> </w:t>
      </w:r>
      <w:r w:rsidR="008A2E4C">
        <w:rPr>
          <w:lang w:val="en-IE"/>
        </w:rPr>
        <w:t xml:space="preserve">would follow such a metabolic scaling, particularly if the costs of venom were </w:t>
      </w:r>
      <w:r w:rsidR="008A2E4C">
        <w:rPr>
          <w:lang w:val="en-IE"/>
        </w:rPr>
        <w:lastRenderedPageBreak/>
        <w:t>maintained at a constant proportion of overall energy budgets across snake species</w:t>
      </w:r>
      <w:r w:rsidR="00970307">
        <w:rPr>
          <w:lang w:val="en-IE"/>
        </w:rPr>
        <w:t>.</w:t>
      </w:r>
      <w:r w:rsidR="00F919F9">
        <w:rPr>
          <w:lang w:val="en-IE"/>
        </w:rPr>
        <w:t xml:space="preserve"> While we focus on the average yield a snake can produce</w:t>
      </w:r>
      <w:r w:rsidR="00A779F7">
        <w:rPr>
          <w:lang w:val="en-IE"/>
        </w:rPr>
        <w:t>,</w:t>
      </w:r>
      <w:r w:rsidR="00F919F9">
        <w:rPr>
          <w:lang w:val="en-IE"/>
        </w:rPr>
        <w:t xml:space="preserve"> </w:t>
      </w:r>
      <w:r w:rsidR="00970307">
        <w:rPr>
          <w:lang w:val="en-IE"/>
        </w:rPr>
        <w:t xml:space="preserve">the amount of venom administrated in a single bite </w:t>
      </w:r>
      <w:r w:rsidR="00F919F9">
        <w:rPr>
          <w:lang w:val="en-IE"/>
        </w:rPr>
        <w:t>does seem to show stronger</w:t>
      </w:r>
      <w:r w:rsidR="00582E28">
        <w:rPr>
          <w:lang w:val="en-IE"/>
        </w:rPr>
        <w:t xml:space="preserve"> </w:t>
      </w:r>
      <w:r w:rsidR="00311727">
        <w:rPr>
          <w:lang w:val="en-IE"/>
        </w:rPr>
        <w:t>associations</w:t>
      </w:r>
      <w:r w:rsidR="00582E28">
        <w:rPr>
          <w:lang w:val="en-IE"/>
        </w:rPr>
        <w:t xml:space="preserve"> with</w:t>
      </w:r>
      <w:r w:rsidR="004305B6">
        <w:rPr>
          <w:lang w:val="en-IE"/>
        </w:rPr>
        <w:t xml:space="preserve"> trophic factors </w:t>
      </w:r>
      <w:r w:rsidR="004305B6">
        <w:rPr>
          <w:lang w:val="en-IE"/>
        </w:rPr>
        <w:fldChar w:fldCharType="begin"/>
      </w:r>
      <w:r w:rsidR="009A7204">
        <w:rPr>
          <w:lang w:val="en-IE"/>
        </w:rPr>
        <w:instrText xml:space="preserve"> ADDIN EN.CITE &lt;EndNote&gt;&lt;Cite&gt;&lt;Author&gt;Hayes&lt;/Author&gt;&lt;Year&gt;2002&lt;/Year&gt;&lt;RecNum&gt;9&lt;/RecNum&gt;&lt;DisplayText&gt;(22)&lt;/DisplayText&gt;&lt;record&gt;&lt;rec-number&gt;9&lt;/rec-number&gt;&lt;foreign-keys&gt;&lt;key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4305B6">
        <w:rPr>
          <w:lang w:val="en-IE"/>
        </w:rPr>
        <w:fldChar w:fldCharType="separate"/>
      </w:r>
      <w:r w:rsidR="009A7204">
        <w:rPr>
          <w:noProof/>
          <w:lang w:val="en-IE"/>
        </w:rPr>
        <w:t>(</w:t>
      </w:r>
      <w:hyperlink w:anchor="_ENREF_22" w:tooltip="Hayes, 2002 #9" w:history="1">
        <w:r w:rsidR="009A7204">
          <w:rPr>
            <w:noProof/>
            <w:lang w:val="en-IE"/>
          </w:rPr>
          <w:t>22</w:t>
        </w:r>
      </w:hyperlink>
      <w:r w:rsidR="009A7204">
        <w:rPr>
          <w:noProof/>
          <w:lang w:val="en-IE"/>
        </w:rPr>
        <w:t>)</w:t>
      </w:r>
      <w:r w:rsidR="004305B6">
        <w:rPr>
          <w:lang w:val="en-IE"/>
        </w:rPr>
        <w:fldChar w:fldCharType="end"/>
      </w:r>
      <w:r w:rsidR="00F919F9">
        <w:rPr>
          <w:lang w:val="en-IE"/>
        </w:rPr>
        <w:t>. Interestingly, such a dec</w:t>
      </w:r>
      <w:r w:rsidR="00A779F7">
        <w:rPr>
          <w:lang w:val="en-IE"/>
        </w:rPr>
        <w:t>o</w:t>
      </w:r>
      <w:r w:rsidR="00F919F9">
        <w:rPr>
          <w:lang w:val="en-IE"/>
        </w:rPr>
        <w:t xml:space="preserve">upling of trophic and metabolic determinants between the amount of venom in a single bite and the total reservoir </w:t>
      </w:r>
      <w:r w:rsidR="00582E28">
        <w:rPr>
          <w:lang w:val="en-IE"/>
        </w:rPr>
        <w:t>may have strong implication</w:t>
      </w:r>
      <w:r w:rsidR="00F919F9">
        <w:rPr>
          <w:lang w:val="en-IE"/>
        </w:rPr>
        <w:t>s</w:t>
      </w:r>
      <w:r w:rsidR="00582E28">
        <w:rPr>
          <w:lang w:val="en-IE"/>
        </w:rPr>
        <w:t xml:space="preserve"> on the predation strateg</w:t>
      </w:r>
      <w:r w:rsidR="008C1F11">
        <w:rPr>
          <w:lang w:val="en-IE"/>
        </w:rPr>
        <w:t>ies</w:t>
      </w:r>
      <w:r w:rsidR="00582E28">
        <w:rPr>
          <w:lang w:val="en-IE"/>
        </w:rPr>
        <w:t xml:space="preserve"> available </w:t>
      </w:r>
      <w:r w:rsidR="008C1F11">
        <w:rPr>
          <w:lang w:val="en-IE"/>
        </w:rPr>
        <w:t>with body size</w:t>
      </w:r>
      <w:r w:rsidR="00582E28">
        <w:rPr>
          <w:lang w:val="en-IE"/>
        </w:rPr>
        <w:t>.</w:t>
      </w:r>
      <w:r w:rsidR="00F919F9">
        <w:rPr>
          <w:lang w:val="en-IE"/>
        </w:rPr>
        <w:t xml:space="preserve"> As yield scales with body size according to a higher exponent in comparison to any trophic factor, such as prey size, larger species would be expected to have the capacity for more envenomation’s before depleting their reservoir. T</w:t>
      </w:r>
      <w:r w:rsidR="00EB5EA6">
        <w:rPr>
          <w:lang w:val="en-IE"/>
        </w:rPr>
        <w:t xml:space="preserve">hese </w:t>
      </w:r>
      <w:r w:rsidR="00487F09">
        <w:rPr>
          <w:lang w:val="en-IE"/>
        </w:rPr>
        <w:t>l</w:t>
      </w:r>
      <w:r w:rsidR="00582E28">
        <w:rPr>
          <w:lang w:val="en-IE"/>
        </w:rPr>
        <w:t>arger reservoirs may</w:t>
      </w:r>
      <w:r w:rsidR="00F919F9">
        <w:rPr>
          <w:lang w:val="en-IE"/>
        </w:rPr>
        <w:t xml:space="preserve"> hence</w:t>
      </w:r>
      <w:r w:rsidR="00487F09">
        <w:rPr>
          <w:lang w:val="en-IE"/>
        </w:rPr>
        <w:t xml:space="preserve"> allow for</w:t>
      </w:r>
      <w:r w:rsidR="00EB5EA6">
        <w:rPr>
          <w:lang w:val="en-IE"/>
        </w:rPr>
        <w:t xml:space="preserve"> strategies such</w:t>
      </w:r>
      <w:r w:rsidR="00487F09">
        <w:rPr>
          <w:lang w:val="en-IE"/>
        </w:rPr>
        <w:t xml:space="preserve"> </w:t>
      </w:r>
      <w:r w:rsidR="00EB5EA6">
        <w:rPr>
          <w:lang w:val="en-IE"/>
        </w:rPr>
        <w:t xml:space="preserve">as the use of </w:t>
      </w:r>
      <w:r w:rsidR="00487F09">
        <w:rPr>
          <w:lang w:val="en-IE"/>
        </w:rPr>
        <w:t xml:space="preserve">multiple </w:t>
      </w:r>
      <w:r w:rsidR="00EB5EA6">
        <w:rPr>
          <w:lang w:val="en-IE"/>
        </w:rPr>
        <w:t>envenomation’s on a single prey item</w:t>
      </w:r>
      <w:r w:rsidR="00297F24">
        <w:rPr>
          <w:lang w:val="en-IE"/>
        </w:rPr>
        <w:t xml:space="preserve"> or strike and release strategies which may require “back-up” venom for cases were prey items are not recovered.</w:t>
      </w:r>
    </w:p>
    <w:p w14:paraId="1F36118E" w14:textId="3AD663A2" w:rsidR="00FC6243" w:rsidRDefault="00EA02BE" w:rsidP="004728B6">
      <w:pPr>
        <w:spacing w:line="360" w:lineRule="auto"/>
        <w:ind w:firstLine="720"/>
        <w:rPr>
          <w:lang w:val="en-IE"/>
        </w:rPr>
      </w:pPr>
      <w:r>
        <w:rPr>
          <w:lang w:val="en-IE"/>
        </w:rPr>
        <w:t>Another</w:t>
      </w:r>
      <w:r w:rsidR="00D946BE">
        <w:rPr>
          <w:lang w:val="en-IE"/>
        </w:rPr>
        <w:t xml:space="preserve"> potential</w:t>
      </w:r>
      <w:r w:rsidR="00044DEF">
        <w:rPr>
          <w:lang w:val="en-IE"/>
        </w:rPr>
        <w:t xml:space="preserve"> </w:t>
      </w:r>
      <w:proofErr w:type="spellStart"/>
      <w:r w:rsidR="00044DEF">
        <w:rPr>
          <w:lang w:val="en-IE"/>
        </w:rPr>
        <w:t>macroecological</w:t>
      </w:r>
      <w:proofErr w:type="spellEnd"/>
      <w:r w:rsidR="00D946BE">
        <w:rPr>
          <w:lang w:val="en-IE"/>
        </w:rPr>
        <w:t xml:space="preserve"> </w:t>
      </w:r>
      <w:r>
        <w:rPr>
          <w:lang w:val="en-IE"/>
        </w:rPr>
        <w:t>factor</w:t>
      </w:r>
      <w:r w:rsidR="0097166C">
        <w:rPr>
          <w:lang w:val="en-IE"/>
        </w:rPr>
        <w:t xml:space="preserve"> we found</w:t>
      </w:r>
      <w:r>
        <w:rPr>
          <w:lang w:val="en-IE"/>
        </w:rPr>
        <w:t xml:space="preserve"> shaping</w:t>
      </w:r>
      <w:r w:rsidR="00D50CA3">
        <w:rPr>
          <w:lang w:val="en-IE"/>
        </w:rPr>
        <w:t xml:space="preserve"> the </w:t>
      </w:r>
      <w:r w:rsidR="00A01F3E">
        <w:rPr>
          <w:lang w:val="en-IE"/>
        </w:rPr>
        <w:t xml:space="preserve">available </w:t>
      </w:r>
      <w:r w:rsidR="00D50CA3">
        <w:rPr>
          <w:lang w:val="en-IE"/>
        </w:rPr>
        <w:t>volume</w:t>
      </w:r>
      <w:r>
        <w:rPr>
          <w:lang w:val="en-IE"/>
        </w:rPr>
        <w:t xml:space="preserve"> </w:t>
      </w:r>
      <w:r w:rsidR="00D50CA3">
        <w:rPr>
          <w:lang w:val="en-IE"/>
        </w:rPr>
        <w:t xml:space="preserve">of </w:t>
      </w:r>
      <w:r>
        <w:rPr>
          <w:lang w:val="en-IE"/>
        </w:rPr>
        <w:t>venom</w:t>
      </w:r>
      <w:r w:rsidR="00A01F3E">
        <w:rPr>
          <w:lang w:val="en-IE"/>
        </w:rPr>
        <w:t xml:space="preserve"> to a species</w:t>
      </w:r>
      <w:r>
        <w:rPr>
          <w:lang w:val="en-IE"/>
        </w:rPr>
        <w:t xml:space="preserve"> </w:t>
      </w:r>
      <w:r w:rsidR="00044DEF">
        <w:rPr>
          <w:lang w:val="en-IE"/>
        </w:rPr>
        <w:t>is</w:t>
      </w:r>
      <w:r w:rsidR="00D946BE">
        <w:rPr>
          <w:lang w:val="en-IE"/>
        </w:rPr>
        <w:t xml:space="preserve"> habitat dimensionalit</w:t>
      </w:r>
      <w:r w:rsidR="007B1B43">
        <w:rPr>
          <w:lang w:val="en-IE"/>
        </w:rPr>
        <w:t xml:space="preserve">y. While we expected that species in high dimensional habitats may have higher venom </w:t>
      </w:r>
      <w:r w:rsidR="00355DBE">
        <w:rPr>
          <w:lang w:val="en-IE"/>
        </w:rPr>
        <w:t>yields</w:t>
      </w:r>
      <w:r w:rsidR="007B1B43">
        <w:rPr>
          <w:lang w:val="en-IE"/>
        </w:rPr>
        <w:t xml:space="preserve"> to compensate for higher escape rates of prey </w:t>
      </w:r>
      <w:r w:rsidR="00A01F3E">
        <w:rPr>
          <w:lang w:val="en-IE"/>
        </w:rPr>
        <w:fldChar w:fldCharType="begin"/>
      </w:r>
      <w:r w:rsidR="009A7204">
        <w:rPr>
          <w:lang w:val="en-IE"/>
        </w:rPr>
        <w:instrText xml:space="preserve"> ADDIN EN.CITE &lt;EndNote&gt;&lt;Cite&gt;&lt;Author&gt;Arbuckle&lt;/Author&gt;&lt;Year&gt;2015&lt;/Year&gt;&lt;RecNum&gt;16&lt;/RecNum&gt;&lt;DisplayText&gt;(28)&lt;/DisplayText&gt;&lt;record&gt;&lt;rec-number&gt;16&lt;/rec-number&gt;&lt;foreign-keys&gt;&lt;key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00A01F3E">
        <w:rPr>
          <w:lang w:val="en-IE"/>
        </w:rPr>
        <w:fldChar w:fldCharType="separate"/>
      </w:r>
      <w:r w:rsidR="009A7204">
        <w:rPr>
          <w:noProof/>
          <w:lang w:val="en-IE"/>
        </w:rPr>
        <w:t>(</w:t>
      </w:r>
      <w:hyperlink w:anchor="_ENREF_28" w:tooltip="Arbuckle, 2015 #16" w:history="1">
        <w:r w:rsidR="009A7204">
          <w:rPr>
            <w:noProof/>
            <w:lang w:val="en-IE"/>
          </w:rPr>
          <w:t>28</w:t>
        </w:r>
      </w:hyperlink>
      <w:r w:rsidR="009A7204">
        <w:rPr>
          <w:noProof/>
          <w:lang w:val="en-IE"/>
        </w:rPr>
        <w:t>)</w:t>
      </w:r>
      <w:r w:rsidR="00A01F3E">
        <w:rPr>
          <w:lang w:val="en-IE"/>
        </w:rPr>
        <w:fldChar w:fldCharType="end"/>
      </w:r>
      <w:r w:rsidR="007B1B43">
        <w:rPr>
          <w:lang w:val="en-IE"/>
        </w:rPr>
        <w:t xml:space="preserve"> we found that, counter to our expectation, </w:t>
      </w:r>
      <w:r w:rsidR="00A01F3E">
        <w:rPr>
          <w:lang w:val="en-IE"/>
        </w:rPr>
        <w:t>these species</w:t>
      </w:r>
      <w:r w:rsidR="00355DBE">
        <w:rPr>
          <w:lang w:val="en-IE"/>
        </w:rPr>
        <w:t xml:space="preserve"> had lower yields </w:t>
      </w:r>
      <w:r w:rsidR="00A01F3E">
        <w:rPr>
          <w:lang w:val="en-IE"/>
        </w:rPr>
        <w:t>in comparison species in low dimensional habitats (terrestrial and fossorial)</w:t>
      </w:r>
      <w:r w:rsidR="007B1B43">
        <w:rPr>
          <w:lang w:val="en-IE"/>
        </w:rPr>
        <w:t>. This</w:t>
      </w:r>
      <w:r w:rsidR="00A01F3E">
        <w:rPr>
          <w:lang w:val="en-IE"/>
        </w:rPr>
        <w:t xml:space="preserve"> </w:t>
      </w:r>
      <w:r w:rsidR="007B1B43">
        <w:rPr>
          <w:lang w:val="en-IE"/>
        </w:rPr>
        <w:t>may be associated with differences in prey</w:t>
      </w:r>
      <w:r w:rsidR="00A01F3E">
        <w:rPr>
          <w:lang w:val="en-IE"/>
        </w:rPr>
        <w:t xml:space="preserve"> capturing behaviour as it might be expected that high dimensional environments require more holding behaviours during attacks in order to prevent the loss of prey, hence allowing a more accurate delivery of venom. However, the presence of constriction</w:t>
      </w:r>
      <w:r w:rsidR="004728B6">
        <w:rPr>
          <w:lang w:val="en-IE"/>
        </w:rPr>
        <w:t xml:space="preserve"> in venomous snakes </w:t>
      </w:r>
      <w:r w:rsidR="004728B6">
        <w:rPr>
          <w:lang w:val="en-IE"/>
        </w:rPr>
        <w:fldChar w:fldCharType="begin"/>
      </w:r>
      <w:r w:rsidR="00631BE1">
        <w:rPr>
          <w:lang w:val="en-IE"/>
        </w:rPr>
        <w:instrText xml:space="preserve"> ADDIN EN.CITE &lt;EndNote&gt;&lt;Cite&gt;&lt;Author&gt;Shine&lt;/Author&gt;&lt;Year&gt;1985&lt;/Year&gt;&lt;RecNum&gt;105&lt;/RecNum&gt;&lt;DisplayText&gt;(38)&lt;/DisplayText&gt;&lt;record&gt;&lt;rec-number&gt;105&lt;/rec-number&gt;&lt;foreign-keys&gt;&lt;key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sidR="004728B6">
        <w:rPr>
          <w:lang w:val="en-IE"/>
        </w:rPr>
        <w:fldChar w:fldCharType="separate"/>
      </w:r>
      <w:r w:rsidR="00631BE1">
        <w:rPr>
          <w:noProof/>
          <w:lang w:val="en-IE"/>
        </w:rPr>
        <w:t>(</w:t>
      </w:r>
      <w:hyperlink w:anchor="_ENREF_38" w:tooltip="Shine, 1985 #105" w:history="1">
        <w:r w:rsidR="009A7204">
          <w:rPr>
            <w:noProof/>
            <w:lang w:val="en-IE"/>
          </w:rPr>
          <w:t>38</w:t>
        </w:r>
      </w:hyperlink>
      <w:r w:rsidR="00631BE1">
        <w:rPr>
          <w:noProof/>
          <w:lang w:val="en-IE"/>
        </w:rPr>
        <w:t>)</w:t>
      </w:r>
      <w:r w:rsidR="004728B6">
        <w:rPr>
          <w:lang w:val="en-IE"/>
        </w:rPr>
        <w:fldChar w:fldCharType="end"/>
      </w:r>
      <w:r w:rsidR="00A01F3E">
        <w:rPr>
          <w:lang w:val="en-IE"/>
        </w:rPr>
        <w:t xml:space="preserve">, the most extreme form of prey holding behaviours, is </w:t>
      </w:r>
      <w:r w:rsidR="001F01BC">
        <w:rPr>
          <w:color w:val="000000" w:themeColor="text1"/>
          <w:lang w:val="en-IE"/>
        </w:rPr>
        <w:t>present</w:t>
      </w:r>
      <w:r w:rsidR="001F01BC" w:rsidRPr="002C7BEB">
        <w:rPr>
          <w:color w:val="000000" w:themeColor="text1"/>
          <w:lang w:val="en-IE"/>
        </w:rPr>
        <w:t xml:space="preserve"> </w:t>
      </w:r>
      <w:r w:rsidR="00DD52FA" w:rsidRPr="002C7BEB">
        <w:rPr>
          <w:color w:val="000000" w:themeColor="text1"/>
          <w:lang w:val="en-IE"/>
        </w:rPr>
        <w:t xml:space="preserve">in both </w:t>
      </w:r>
      <w:r w:rsidR="002C7BEB" w:rsidRPr="002C7BEB">
        <w:rPr>
          <w:color w:val="000000" w:themeColor="text1"/>
          <w:lang w:val="en-IE"/>
        </w:rPr>
        <w:t>arboreal and terrestrial species and was found to have no effect when included within the analysis</w:t>
      </w:r>
      <w:r w:rsidR="00A01F3E" w:rsidRPr="002C7BEB">
        <w:rPr>
          <w:color w:val="000000" w:themeColor="text1"/>
          <w:lang w:val="en-IE"/>
        </w:rPr>
        <w:t xml:space="preserve">. </w:t>
      </w:r>
      <w:r w:rsidR="002C7BEB" w:rsidRPr="002C7BEB">
        <w:rPr>
          <w:color w:val="000000" w:themeColor="text1"/>
          <w:lang w:val="en-IE"/>
        </w:rPr>
        <w:t>Furthermore bite and release behaviours are known in arboreal species such as the black mamba</w:t>
      </w:r>
      <w:r w:rsidR="001F01BC">
        <w:rPr>
          <w:color w:val="000000" w:themeColor="text1"/>
          <w:lang w:val="en-IE"/>
        </w:rPr>
        <w:t xml:space="preserve"> (</w:t>
      </w:r>
      <w:proofErr w:type="spellStart"/>
      <w:r w:rsidR="001F01BC" w:rsidRPr="001F01BC">
        <w:rPr>
          <w:i/>
          <w:color w:val="000000" w:themeColor="text1"/>
          <w:lang w:val="en-IE"/>
        </w:rPr>
        <w:t>Dendroaspis</w:t>
      </w:r>
      <w:proofErr w:type="spellEnd"/>
      <w:r w:rsidR="001F01BC" w:rsidRPr="001F01BC">
        <w:rPr>
          <w:i/>
          <w:color w:val="000000" w:themeColor="text1"/>
          <w:lang w:val="en-IE"/>
        </w:rPr>
        <w:t xml:space="preserve"> </w:t>
      </w:r>
      <w:proofErr w:type="spellStart"/>
      <w:r w:rsidR="001F01BC" w:rsidRPr="001F01BC">
        <w:rPr>
          <w:i/>
          <w:color w:val="000000" w:themeColor="text1"/>
          <w:lang w:val="en-IE"/>
        </w:rPr>
        <w:t>polylepis</w:t>
      </w:r>
      <w:proofErr w:type="spellEnd"/>
      <w:r w:rsidR="001F01BC">
        <w:rPr>
          <w:color w:val="000000" w:themeColor="text1"/>
          <w:lang w:val="en-IE"/>
        </w:rPr>
        <w:t>)</w:t>
      </w:r>
      <w:r w:rsidR="002C7BEB" w:rsidRPr="002C7BEB">
        <w:rPr>
          <w:color w:val="000000" w:themeColor="text1"/>
          <w:lang w:val="en-IE"/>
        </w:rPr>
        <w:t xml:space="preserve"> suggesting this behaviour is not fully restricted to low dimensional </w:t>
      </w:r>
      <w:r w:rsidR="001F01BC" w:rsidRPr="002C7BEB">
        <w:rPr>
          <w:color w:val="000000" w:themeColor="text1"/>
          <w:lang w:val="en-IE"/>
        </w:rPr>
        <w:t>environments</w:t>
      </w:r>
      <w:r w:rsidR="002C7BEB" w:rsidRPr="002C7BEB">
        <w:rPr>
          <w:color w:val="000000" w:themeColor="text1"/>
          <w:lang w:val="en-IE"/>
        </w:rPr>
        <w:t xml:space="preserve"> </w:t>
      </w:r>
      <w:r w:rsidR="006B0A42">
        <w:rPr>
          <w:color w:val="000000" w:themeColor="text1"/>
          <w:lang w:val="en-IE"/>
        </w:rPr>
        <w:fldChar w:fldCharType="begin"/>
      </w:r>
      <w:r w:rsidR="00631BE1">
        <w:rPr>
          <w:color w:val="000000" w:themeColor="text1"/>
          <w:lang w:val="en-IE"/>
        </w:rPr>
        <w:instrText xml:space="preserve"> ADDIN EN.CITE &lt;EndNote&gt;&lt;Cite&gt;&lt;Author&gt;Branch&lt;/Author&gt;&lt;Year&gt;1998&lt;/Year&gt;&lt;RecNum&gt;69&lt;/RecNum&gt;&lt;DisplayText&gt;(39)&lt;/DisplayText&gt;&lt;record&gt;&lt;rec-number&gt;69&lt;/rec-number&gt;&lt;foreign-keys&gt;&lt;key app="EN" db-id="ax5t9ztwnxe5f8edetnp2tzne0aaff55ftr5" timestamp="1462983482"&gt;69&lt;/key&gt;&lt;/foreign-keys&gt;&lt;ref-type name="Book"&gt;6&lt;/ref-type&gt;&lt;contributors&gt;&lt;authors&gt;&lt;author&gt;Branch, William R&lt;/author&gt;&lt;/authors&gt;&lt;/contributors&gt;&lt;titles&gt;&lt;title&gt;Field guide to snakes and other reptiles of southern Africa&lt;/title&gt;&lt;/titles&gt;&lt;dates&gt;&lt;year&gt;1998&lt;/year&gt;&lt;/dates&gt;&lt;publisher&gt;Struik&lt;/publisher&gt;&lt;isbn&gt;1868720403&lt;/isbn&gt;&lt;urls&gt;&lt;/urls&gt;&lt;/record&gt;&lt;/Cite&gt;&lt;/EndNote&gt;</w:instrText>
      </w:r>
      <w:r w:rsidR="006B0A42">
        <w:rPr>
          <w:color w:val="000000" w:themeColor="text1"/>
          <w:lang w:val="en-IE"/>
        </w:rPr>
        <w:fldChar w:fldCharType="separate"/>
      </w:r>
      <w:r w:rsidR="00631BE1">
        <w:rPr>
          <w:noProof/>
          <w:color w:val="000000" w:themeColor="text1"/>
          <w:lang w:val="en-IE"/>
        </w:rPr>
        <w:t>(</w:t>
      </w:r>
      <w:hyperlink w:anchor="_ENREF_39" w:tooltip="Branch, 1998 #69" w:history="1">
        <w:r w:rsidR="009A7204">
          <w:rPr>
            <w:noProof/>
            <w:color w:val="000000" w:themeColor="text1"/>
            <w:lang w:val="en-IE"/>
          </w:rPr>
          <w:t>39</w:t>
        </w:r>
      </w:hyperlink>
      <w:r w:rsidR="00631BE1">
        <w:rPr>
          <w:noProof/>
          <w:color w:val="000000" w:themeColor="text1"/>
          <w:lang w:val="en-IE"/>
        </w:rPr>
        <w:t>)</w:t>
      </w:r>
      <w:r w:rsidR="006B0A42">
        <w:rPr>
          <w:color w:val="000000" w:themeColor="text1"/>
          <w:lang w:val="en-IE"/>
        </w:rPr>
        <w:fldChar w:fldCharType="end"/>
      </w:r>
      <w:r w:rsidR="006B0A42">
        <w:rPr>
          <w:color w:val="000000" w:themeColor="text1"/>
          <w:lang w:val="en-IE"/>
        </w:rPr>
        <w:t>.</w:t>
      </w:r>
      <w:r w:rsidR="005308E0">
        <w:rPr>
          <w:color w:val="000000" w:themeColor="text1"/>
          <w:lang w:val="en-IE"/>
        </w:rPr>
        <w:t xml:space="preserve"> </w:t>
      </w:r>
      <w:r w:rsidR="00BA559E">
        <w:rPr>
          <w:lang w:val="en-IE"/>
        </w:rPr>
        <w:t xml:space="preserve">Another potential explanation is that </w:t>
      </w:r>
      <w:r w:rsidR="007B1B43">
        <w:rPr>
          <w:lang w:val="en-IE"/>
        </w:rPr>
        <w:t xml:space="preserve">higher encounter rates in </w:t>
      </w:r>
      <w:r w:rsidR="008B0CF1">
        <w:rPr>
          <w:lang w:val="en-IE"/>
        </w:rPr>
        <w:t xml:space="preserve">high dimensional </w:t>
      </w:r>
      <w:r w:rsidR="007B1B43">
        <w:rPr>
          <w:lang w:val="en-IE"/>
        </w:rPr>
        <w:t>environments</w:t>
      </w:r>
      <w:r w:rsidR="004728B6">
        <w:rPr>
          <w:lang w:val="en-IE"/>
        </w:rPr>
        <w:t xml:space="preserve"> </w:t>
      </w:r>
      <w:r w:rsidR="004728B6">
        <w:rPr>
          <w:lang w:val="en-IE"/>
        </w:rPr>
        <w:fldChar w:fldCharType="begin"/>
      </w:r>
      <w:r w:rsidR="009A7204">
        <w:rPr>
          <w:lang w:val="en-IE"/>
        </w:rPr>
        <w:instrText xml:space="preserve"> ADDIN EN.CITE &lt;EndNote&gt;&lt;Cite&gt;&lt;Author&gt;Pawar&lt;/Author&gt;&lt;Year&gt;2012&lt;/Year&gt;&lt;RecNum&gt;17&lt;/RecNum&gt;&lt;DisplayText&gt;(13)&lt;/DisplayText&gt;&lt;record&gt;&lt;rec-number&gt;17&lt;/rec-number&gt;&lt;foreign-keys&gt;&lt;key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sidR="004728B6">
        <w:rPr>
          <w:lang w:val="en-IE"/>
        </w:rPr>
        <w:fldChar w:fldCharType="separate"/>
      </w:r>
      <w:r w:rsidR="009A7204">
        <w:rPr>
          <w:noProof/>
          <w:lang w:val="en-IE"/>
        </w:rPr>
        <w:t>(</w:t>
      </w:r>
      <w:hyperlink w:anchor="_ENREF_13" w:tooltip="Pawar, 2012 #17" w:history="1">
        <w:r w:rsidR="009A7204">
          <w:rPr>
            <w:noProof/>
            <w:lang w:val="en-IE"/>
          </w:rPr>
          <w:t>13</w:t>
        </w:r>
      </w:hyperlink>
      <w:r w:rsidR="009A7204">
        <w:rPr>
          <w:noProof/>
          <w:lang w:val="en-IE"/>
        </w:rPr>
        <w:t>)</w:t>
      </w:r>
      <w:r w:rsidR="004728B6">
        <w:rPr>
          <w:lang w:val="en-IE"/>
        </w:rPr>
        <w:fldChar w:fldCharType="end"/>
      </w:r>
      <w:r w:rsidR="007B1B43">
        <w:rPr>
          <w:lang w:val="en-IE"/>
        </w:rPr>
        <w:t xml:space="preserve"> may reduce the missed opportunity of feeding cost associated with replenishing venom.</w:t>
      </w:r>
      <w:r w:rsidR="00BA559E">
        <w:rPr>
          <w:lang w:val="en-IE"/>
        </w:rPr>
        <w:t xml:space="preserve"> </w:t>
      </w:r>
      <w:r w:rsidR="004728B6">
        <w:rPr>
          <w:lang w:val="en-IE"/>
        </w:rPr>
        <w:t>Rates of replenishing</w:t>
      </w:r>
      <w:r w:rsidR="00BA559E">
        <w:rPr>
          <w:lang w:val="en-IE"/>
        </w:rPr>
        <w:t xml:space="preserve"> </w:t>
      </w:r>
      <w:r w:rsidR="004728B6">
        <w:rPr>
          <w:lang w:val="en-IE"/>
        </w:rPr>
        <w:t xml:space="preserve">venom </w:t>
      </w:r>
      <w:r w:rsidR="00BA559E">
        <w:rPr>
          <w:lang w:val="en-IE"/>
        </w:rPr>
        <w:t xml:space="preserve">can be substantial </w:t>
      </w:r>
      <w:r w:rsidR="00F3544A">
        <w:rPr>
          <w:lang w:val="en-IE"/>
        </w:rPr>
        <w:t>with estimates of replenishment rate</w:t>
      </w:r>
      <w:r w:rsidR="008B0CF1">
        <w:rPr>
          <w:lang w:val="en-IE"/>
        </w:rPr>
        <w:t xml:space="preserve"> ranging</w:t>
      </w:r>
      <w:r w:rsidR="004728B6">
        <w:rPr>
          <w:lang w:val="en-IE"/>
        </w:rPr>
        <w:t xml:space="preserve"> from 3-7 days </w:t>
      </w:r>
      <w:r w:rsidR="004728B6">
        <w:rPr>
          <w:lang w:val="en-IE"/>
        </w:rPr>
        <w:fldChar w:fldCharType="begin"/>
      </w:r>
      <w:r w:rsidR="00631BE1">
        <w:rPr>
          <w:lang w:val="en-IE"/>
        </w:rPr>
        <w:instrText xml:space="preserve"> ADDIN EN.CITE &lt;EndNote&gt;&lt;Cite&gt;&lt;Author&gt;Currier&lt;/Author&gt;&lt;Year&gt;2012&lt;/Year&gt;&lt;RecNum&gt;118&lt;/RecNum&gt;&lt;DisplayText&gt;(40)&lt;/DisplayText&gt;&lt;record&gt;&lt;rec-number&gt;118&lt;/rec-number&gt;&lt;foreign-keys&gt;&lt;key app="EN" db-id="ax5t9ztwnxe5f8edetnp2tzne0aaff55ftr5" timestamp="1469532107"&gt;118&lt;/key&gt;&lt;/foreign-keys&gt;&lt;ref-type name="Journal Article"&gt;17&lt;/ref-type&gt;&lt;contributors&gt;&lt;authors&gt;&lt;author&gt;Currier, Rachel B&lt;/author&gt;&lt;author&gt;Calvete, Juan J&lt;/author&gt;&lt;author&gt;Sanz, Libia&lt;/author&gt;&lt;author&gt;Harrison, Robert A&lt;/author&gt;&lt;author&gt;Rowley, Paul D&lt;/author&gt;&lt;author&gt;Wagstaff, Simon C&lt;/author&gt;&lt;/authors&gt;&lt;/contributors&gt;&lt;titles&gt;&lt;title&gt;Unusual stability of messenger RNA in snake venom reveals gene expression dynamics of venom replenishment&lt;/title&gt;&lt;secondary-title&gt;PloS one&lt;/secondary-title&gt;&lt;/titles&gt;&lt;periodical&gt;&lt;full-title&gt;PloS one&lt;/full-title&gt;&lt;/periodical&gt;&lt;pages&gt;e41888&lt;/pages&gt;&lt;volume&gt;7&lt;/volume&gt;&lt;number&gt;8&lt;/number&gt;&lt;dates&gt;&lt;year&gt;2012&lt;/year&gt;&lt;/dates&gt;&lt;isbn&gt;1932-6203&lt;/isbn&gt;&lt;urls&gt;&lt;/urls&gt;&lt;/record&gt;&lt;/Cite&gt;&lt;/EndNote&gt;</w:instrText>
      </w:r>
      <w:r w:rsidR="004728B6">
        <w:rPr>
          <w:lang w:val="en-IE"/>
        </w:rPr>
        <w:fldChar w:fldCharType="separate"/>
      </w:r>
      <w:r w:rsidR="00631BE1">
        <w:rPr>
          <w:noProof/>
          <w:lang w:val="en-IE"/>
        </w:rPr>
        <w:t>(</w:t>
      </w:r>
      <w:hyperlink w:anchor="_ENREF_40" w:tooltip="Currier, 2012 #118" w:history="1">
        <w:r w:rsidR="009A7204">
          <w:rPr>
            <w:noProof/>
            <w:lang w:val="en-IE"/>
          </w:rPr>
          <w:t>40</w:t>
        </w:r>
      </w:hyperlink>
      <w:r w:rsidR="00631BE1">
        <w:rPr>
          <w:noProof/>
          <w:lang w:val="en-IE"/>
        </w:rPr>
        <w:t>)</w:t>
      </w:r>
      <w:r w:rsidR="004728B6">
        <w:rPr>
          <w:lang w:val="en-IE"/>
        </w:rPr>
        <w:fldChar w:fldCharType="end"/>
      </w:r>
      <w:r w:rsidR="00F3544A">
        <w:rPr>
          <w:lang w:val="en-IE"/>
        </w:rPr>
        <w:t xml:space="preserve"> to </w:t>
      </w:r>
      <w:r w:rsidR="004728B6">
        <w:rPr>
          <w:lang w:val="en-IE"/>
        </w:rPr>
        <w:t>30-</w:t>
      </w:r>
      <w:r w:rsidR="00F3544A">
        <w:rPr>
          <w:lang w:val="en-IE"/>
        </w:rPr>
        <w:t xml:space="preserve">50 days </w:t>
      </w:r>
      <w:r w:rsidR="004728B6">
        <w:rPr>
          <w:lang w:val="en-IE"/>
        </w:rPr>
        <w:fldChar w:fldCharType="begin">
          <w:fldData xml:space="preserve">PEVuZE5vdGU+PENpdGU+PEF1dGhvcj5Sb3RlbmJlcmc8L0F1dGhvcj48WWVhcj4xOTcxPC9ZZWFy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</w:fldData>
        </w:fldChar>
      </w:r>
      <w:r w:rsidR="009A7204">
        <w:rPr>
          <w:lang w:val="en-IE"/>
        </w:rPr>
        <w:instrText xml:space="preserve"> ADDIN EN.CITE </w:instrText>
      </w:r>
      <w:r w:rsidR="009A7204">
        <w:rPr>
          <w:lang w:val="en-IE"/>
        </w:rPr>
        <w:fldChar w:fldCharType="begin">
          <w:fldData xml:space="preserve">PEVuZE5vdGU+PENpdGU+PEF1dGhvcj5Sb3RlbmJlcmc8L0F1dGhvcj48WWVhcj4xOTcxPC9ZZWFy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</w:fldData>
        </w:fldChar>
      </w:r>
      <w:r w:rsidR="009A7204">
        <w:rPr>
          <w:lang w:val="en-IE"/>
        </w:rPr>
        <w:instrText xml:space="preserve"> ADDIN EN.CITE.DATA </w:instrText>
      </w:r>
      <w:r w:rsidR="009A7204">
        <w:rPr>
          <w:lang w:val="en-IE"/>
        </w:rPr>
      </w:r>
      <w:r w:rsidR="009A7204">
        <w:rPr>
          <w:lang w:val="en-IE"/>
        </w:rPr>
        <w:fldChar w:fldCharType="end"/>
      </w:r>
      <w:r w:rsidR="004728B6">
        <w:rPr>
          <w:lang w:val="en-IE"/>
        </w:rPr>
        <w:fldChar w:fldCharType="separate"/>
      </w:r>
      <w:r w:rsidR="009A7204">
        <w:rPr>
          <w:noProof/>
          <w:lang w:val="en-IE"/>
        </w:rPr>
        <w:t>(</w:t>
      </w:r>
      <w:hyperlink w:anchor="_ENREF_22" w:tooltip="Hayes, 2002 #9" w:history="1">
        <w:r w:rsidR="009A7204">
          <w:rPr>
            <w:noProof/>
            <w:lang w:val="en-IE"/>
          </w:rPr>
          <w:t>22</w:t>
        </w:r>
      </w:hyperlink>
      <w:r w:rsidR="009A7204">
        <w:rPr>
          <w:noProof/>
          <w:lang w:val="en-IE"/>
        </w:rPr>
        <w:t xml:space="preserve">, </w:t>
      </w:r>
      <w:hyperlink w:anchor="_ENREF_41" w:tooltip="Rotenberg, 1971 #119" w:history="1">
        <w:r w:rsidR="009A7204">
          <w:rPr>
            <w:noProof/>
            <w:lang w:val="en-IE"/>
          </w:rPr>
          <w:t>41-43</w:t>
        </w:r>
      </w:hyperlink>
      <w:r w:rsidR="009A7204">
        <w:rPr>
          <w:noProof/>
          <w:lang w:val="en-IE"/>
        </w:rPr>
        <w:t>)</w:t>
      </w:r>
      <w:r w:rsidR="004728B6">
        <w:rPr>
          <w:lang w:val="en-IE"/>
        </w:rPr>
        <w:fldChar w:fldCharType="end"/>
      </w:r>
      <w:r w:rsidR="00F3544A">
        <w:rPr>
          <w:lang w:val="en-IE"/>
        </w:rPr>
        <w:t xml:space="preserve">. These long periods of replenishment may hence </w:t>
      </w:r>
      <w:r w:rsidR="004728B6">
        <w:rPr>
          <w:lang w:val="en-IE"/>
        </w:rPr>
        <w:t xml:space="preserve">select  </w:t>
      </w:r>
      <w:r w:rsidR="00F3544A">
        <w:rPr>
          <w:lang w:val="en-IE"/>
        </w:rPr>
        <w:t xml:space="preserve">for </w:t>
      </w:r>
      <w:r w:rsidR="004728B6">
        <w:rPr>
          <w:lang w:val="en-IE"/>
        </w:rPr>
        <w:t xml:space="preserve">larger </w:t>
      </w:r>
      <w:r w:rsidR="00F3544A">
        <w:rPr>
          <w:lang w:val="en-IE"/>
        </w:rPr>
        <w:t xml:space="preserve">reserves in species where encounter rates with prey are lower in order to </w:t>
      </w:r>
      <w:r w:rsidR="001144B5">
        <w:rPr>
          <w:lang w:val="en-IE"/>
        </w:rPr>
        <w:t>minimise</w:t>
      </w:r>
      <w:r w:rsidR="00F3544A">
        <w:rPr>
          <w:lang w:val="en-IE"/>
        </w:rPr>
        <w:t xml:space="preserve"> </w:t>
      </w:r>
      <w:r w:rsidR="001144B5">
        <w:rPr>
          <w:lang w:val="en-IE"/>
        </w:rPr>
        <w:t>potential</w:t>
      </w:r>
      <w:r w:rsidR="00F3544A">
        <w:rPr>
          <w:lang w:val="en-IE"/>
        </w:rPr>
        <w:t xml:space="preserve"> missed opportunity costs.</w:t>
      </w:r>
      <w:r w:rsidR="008B0CF1">
        <w:rPr>
          <w:lang w:val="en-IE"/>
        </w:rPr>
        <w:t xml:space="preserve"> While further research on the role of habitat dimensionality wil</w:t>
      </w:r>
      <w:r w:rsidR="006B0A42">
        <w:rPr>
          <w:lang w:val="en-IE"/>
        </w:rPr>
        <w:t>l</w:t>
      </w:r>
      <w:r w:rsidR="008B0CF1">
        <w:rPr>
          <w:lang w:val="en-IE"/>
        </w:rPr>
        <w:t xml:space="preserve"> allow more detailed understanding of the mechanisms driving this trend </w:t>
      </w:r>
      <w:r w:rsidR="008B0CF1">
        <w:rPr>
          <w:lang w:val="en-IE"/>
        </w:rPr>
        <w:lastRenderedPageBreak/>
        <w:t>o</w:t>
      </w:r>
      <w:r w:rsidR="001144B5">
        <w:rPr>
          <w:lang w:val="en-IE"/>
        </w:rPr>
        <w:t xml:space="preserve">ur </w:t>
      </w:r>
      <w:r w:rsidR="00F3544A">
        <w:rPr>
          <w:lang w:val="en-IE"/>
        </w:rPr>
        <w:t xml:space="preserve">results highlight that venom may </w:t>
      </w:r>
      <w:r w:rsidR="00355DBE">
        <w:rPr>
          <w:lang w:val="en-IE"/>
        </w:rPr>
        <w:t>also</w:t>
      </w:r>
      <w:r w:rsidR="00F3544A">
        <w:rPr>
          <w:lang w:val="en-IE"/>
        </w:rPr>
        <w:t xml:space="preserve"> be selected according to </w:t>
      </w:r>
      <w:r w:rsidR="00355DBE">
        <w:rPr>
          <w:lang w:val="en-IE"/>
        </w:rPr>
        <w:t>factors relate</w:t>
      </w:r>
      <w:r w:rsidR="00F3544A">
        <w:rPr>
          <w:lang w:val="en-IE"/>
        </w:rPr>
        <w:t xml:space="preserve"> to</w:t>
      </w:r>
      <w:r w:rsidR="00355DBE">
        <w:rPr>
          <w:lang w:val="en-IE"/>
        </w:rPr>
        <w:t xml:space="preserve"> prey</w:t>
      </w:r>
      <w:r w:rsidR="00F3544A">
        <w:rPr>
          <w:lang w:val="en-IE"/>
        </w:rPr>
        <w:t xml:space="preserve"> encounter rate</w:t>
      </w:r>
      <w:r w:rsidR="00355DBE">
        <w:rPr>
          <w:lang w:val="en-IE"/>
        </w:rPr>
        <w:t>s</w:t>
      </w:r>
      <w:r w:rsidR="004728B6">
        <w:rPr>
          <w:lang w:val="en-IE"/>
        </w:rPr>
        <w:t>.</w:t>
      </w:r>
    </w:p>
    <w:p w14:paraId="5E4001ED" w14:textId="44E5C62D" w:rsidR="002C1BB1" w:rsidRDefault="00BC4BAC" w:rsidP="002C1BB1">
      <w:pPr>
        <w:spacing w:line="360" w:lineRule="auto"/>
        <w:rPr>
          <w:lang w:val="en-IE"/>
        </w:rPr>
      </w:pPr>
      <w:r>
        <w:rPr>
          <w:lang w:val="en-IE"/>
        </w:rPr>
        <w:tab/>
      </w:r>
      <w:r w:rsidR="00BA559E">
        <w:rPr>
          <w:lang w:val="en-IE"/>
        </w:rPr>
        <w:t xml:space="preserve">Our analysis </w:t>
      </w:r>
      <w:r>
        <w:rPr>
          <w:lang w:val="en-IE"/>
        </w:rPr>
        <w:t xml:space="preserve">shows that both predator-prey dynamics and </w:t>
      </w:r>
      <w:proofErr w:type="spellStart"/>
      <w:r>
        <w:rPr>
          <w:lang w:val="en-IE"/>
        </w:rPr>
        <w:t>macroecological</w:t>
      </w:r>
      <w:proofErr w:type="spellEnd"/>
      <w:r>
        <w:rPr>
          <w:lang w:val="en-IE"/>
        </w:rPr>
        <w:t xml:space="preserve"> factors shape the evolution of venom in snakes.</w:t>
      </w:r>
      <w:r w:rsidR="00BD68FC">
        <w:rPr>
          <w:lang w:val="en-IE"/>
        </w:rPr>
        <w:t xml:space="preserve"> While other mechanisms, such </w:t>
      </w:r>
      <w:r w:rsidR="00F004B7">
        <w:rPr>
          <w:lang w:val="en-IE"/>
        </w:rPr>
        <w:t xml:space="preserve">as </w:t>
      </w:r>
      <w:commentRangeStart w:id="60"/>
      <w:r w:rsidR="00F004B7">
        <w:rPr>
          <w:lang w:val="en-IE"/>
        </w:rPr>
        <w:t xml:space="preserve">gene duplication </w:t>
      </w:r>
      <w:commentRangeEnd w:id="60"/>
      <w:r w:rsidR="00A779F7">
        <w:rPr>
          <w:rStyle w:val="CommentReference"/>
        </w:rPr>
        <w:commentReference w:id="60"/>
      </w:r>
      <w:r w:rsidR="00F004B7">
        <w:rPr>
          <w:lang w:val="en-IE"/>
        </w:rPr>
        <w:t xml:space="preserve">events </w:t>
      </w:r>
      <w:r w:rsidR="00F004B7">
        <w:rPr>
          <w:lang w:val="en-IE"/>
        </w:rPr>
        <w:fldChar w:fldCharType="begin"/>
      </w:r>
      <w:r w:rsidR="00631BE1">
        <w:rPr>
          <w:lang w:val="en-IE"/>
        </w:rPr>
        <w:instrText xml:space="preserve"> ADDIN EN.CITE &lt;EndNote&gt;&lt;Cite&gt;&lt;Author&gt;Vonk&lt;/Author&gt;&lt;Year&gt;2013&lt;/Year&gt;&lt;RecNum&gt;122&lt;/RecNum&gt;&lt;DisplayText&gt;(44)&lt;/DisplayText&gt;&lt;record&gt;&lt;rec-number&gt;122&lt;/rec-number&gt;&lt;foreign-keys&gt;&lt;key app="EN" db-id="ax5t9ztwnxe5f8edetnp2tzne0aaff55ftr5" timestamp="1469545652"&gt;122&lt;/key&gt;&lt;/foreign-keys&gt;&lt;ref-type name="Journal Article"&gt;17&lt;/ref-type&gt;&lt;contributors&gt;&lt;authors&gt;&lt;author&gt;Vonk, Freek J&lt;/author&gt;&lt;author&gt;Casewell, Nicholas R&lt;/author&gt;&lt;author&gt;Henkel, Christiaan V&lt;/author&gt;&lt;author&gt;Heimberg, Alysha M&lt;/author&gt;&lt;author&gt;Jansen, Hans J&lt;/author&gt;&lt;author&gt;McCleary, Ryan JR&lt;/author&gt;&lt;author&gt;Kerkkamp, Harald ME&lt;/author&gt;&lt;author&gt;Vos, Rutger A&lt;/author&gt;&lt;author&gt;Guerreiro, Isabel&lt;/author&gt;&lt;author&gt;Calvete, Juan J&lt;/author&gt;&lt;/authors&gt;&lt;/contributors&gt;&lt;titles&gt;&lt;title&gt;The king cobra genome reveals dynamic gene evolution and adaptation in the snake venom system&lt;/title&gt;&lt;secondary-title&gt;Proceedings of the National Academy of Sciences&lt;/secondary-title&gt;&lt;/titles&gt;&lt;periodical&gt;&lt;full-title&gt;Proceedings of the National Academy of Sciences&lt;/full-title&gt;&lt;/periodical&gt;&lt;pages&gt;20651-20656&lt;/pages&gt;&lt;volume&gt;110&lt;/volume&gt;&lt;number&gt;51&lt;/number&gt;&lt;dates&gt;&lt;year&gt;2013&lt;/year&gt;&lt;/dates&gt;&lt;isbn&gt;0027-8424&lt;/isbn&gt;&lt;urls&gt;&lt;/urls&gt;&lt;/record&gt;&lt;/Cite&gt;&lt;/EndNote&gt;</w:instrText>
      </w:r>
      <w:r w:rsidR="00F004B7">
        <w:rPr>
          <w:lang w:val="en-IE"/>
        </w:rPr>
        <w:fldChar w:fldCharType="separate"/>
      </w:r>
      <w:r w:rsidR="00631BE1">
        <w:rPr>
          <w:noProof/>
          <w:lang w:val="en-IE"/>
        </w:rPr>
        <w:t>(</w:t>
      </w:r>
      <w:hyperlink w:anchor="_ENREF_44" w:tooltip="Vonk, 2013 #122" w:history="1">
        <w:r w:rsidR="009A7204">
          <w:rPr>
            <w:noProof/>
            <w:lang w:val="en-IE"/>
          </w:rPr>
          <w:t>44</w:t>
        </w:r>
      </w:hyperlink>
      <w:r w:rsidR="00631BE1">
        <w:rPr>
          <w:noProof/>
          <w:lang w:val="en-IE"/>
        </w:rPr>
        <w:t>)</w:t>
      </w:r>
      <w:r w:rsidR="00F004B7">
        <w:rPr>
          <w:lang w:val="en-IE"/>
        </w:rPr>
        <w:fldChar w:fldCharType="end"/>
      </w:r>
      <w:r w:rsidR="00BD68FC">
        <w:rPr>
          <w:lang w:val="en-IE"/>
        </w:rPr>
        <w:t>, are important in driving the evolution of the</w:t>
      </w:r>
      <w:r w:rsidR="00F004B7">
        <w:rPr>
          <w:lang w:val="en-IE"/>
        </w:rPr>
        <w:t>se traits</w:t>
      </w:r>
      <w:r w:rsidR="00A779F7">
        <w:rPr>
          <w:lang w:val="en-IE"/>
        </w:rPr>
        <w:t>,</w:t>
      </w:r>
      <w:r w:rsidR="00F004B7">
        <w:rPr>
          <w:lang w:val="en-IE"/>
        </w:rPr>
        <w:t xml:space="preserve"> </w:t>
      </w:r>
      <w:r w:rsidR="00BD68FC">
        <w:rPr>
          <w:lang w:val="en-IE"/>
        </w:rPr>
        <w:t xml:space="preserve">positive selection pressures are important in shaping the pattern seen in the variation of traits relating to venom. This is also </w:t>
      </w:r>
      <w:r w:rsidR="00355DBE">
        <w:rPr>
          <w:lang w:val="en-IE"/>
        </w:rPr>
        <w:t>expected</w:t>
      </w:r>
      <w:r w:rsidR="00BD68FC">
        <w:rPr>
          <w:lang w:val="en-IE"/>
        </w:rPr>
        <w:t xml:space="preserve"> to be the case in other venomous groups, w</w:t>
      </w:r>
      <w:r w:rsidR="00A779F7">
        <w:rPr>
          <w:lang w:val="en-IE"/>
        </w:rPr>
        <w:t>h</w:t>
      </w:r>
      <w:r w:rsidR="00BD68FC">
        <w:rPr>
          <w:lang w:val="en-IE"/>
        </w:rPr>
        <w:t>ere patterns relating to prey specificity and energetic constraints are also likely to play key roles in their evolution</w:t>
      </w:r>
      <w:r w:rsidR="002E6894">
        <w:rPr>
          <w:lang w:val="en-IE"/>
        </w:rPr>
        <w:t xml:space="preserve"> </w:t>
      </w:r>
      <w:r w:rsidR="002E6894">
        <w:rPr>
          <w:lang w:val="en-IE"/>
        </w:rPr>
        <w:fldChar w:fldCharType="begin"/>
      </w:r>
      <w:r w:rsidR="00631BE1">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2E6894">
        <w:rPr>
          <w:lang w:val="en-IE"/>
        </w:rPr>
        <w:fldChar w:fldCharType="separate"/>
      </w:r>
      <w:r w:rsidR="00631BE1">
        <w:rPr>
          <w:noProof/>
          <w:lang w:val="en-IE"/>
        </w:rPr>
        <w:t>(</w:t>
      </w:r>
      <w:hyperlink w:anchor="_ENREF_1" w:tooltip="Casewell, 2013 #1" w:history="1">
        <w:r w:rsidR="009A7204">
          <w:rPr>
            <w:noProof/>
            <w:lang w:val="en-IE"/>
          </w:rPr>
          <w:t>1</w:t>
        </w:r>
      </w:hyperlink>
      <w:r w:rsidR="00631BE1">
        <w:rPr>
          <w:noProof/>
          <w:lang w:val="en-IE"/>
        </w:rPr>
        <w:t>)</w:t>
      </w:r>
      <w:r w:rsidR="002E6894">
        <w:rPr>
          <w:lang w:val="en-IE"/>
        </w:rPr>
        <w:fldChar w:fldCharType="end"/>
      </w:r>
      <w:r w:rsidR="00BD68FC">
        <w:rPr>
          <w:lang w:val="en-IE"/>
        </w:rPr>
        <w:t>.</w:t>
      </w:r>
      <w:r w:rsidR="00E651E2">
        <w:rPr>
          <w:lang w:val="en-IE"/>
        </w:rPr>
        <w:t xml:space="preserve"> </w:t>
      </w:r>
      <w:r w:rsidR="00623576">
        <w:rPr>
          <w:lang w:val="en-IE"/>
        </w:rPr>
        <w:t>Examples of prey-</w:t>
      </w:r>
      <w:r w:rsidR="00E165F7">
        <w:rPr>
          <w:lang w:val="en-IE"/>
        </w:rPr>
        <w:t xml:space="preserve">specific venom </w:t>
      </w:r>
      <w:r w:rsidR="002E6894">
        <w:rPr>
          <w:lang w:val="en-IE"/>
        </w:rPr>
        <w:t>is seen in</w:t>
      </w:r>
      <w:r w:rsidR="00E165F7">
        <w:rPr>
          <w:lang w:val="en-IE"/>
        </w:rPr>
        <w:t xml:space="preserve"> cone snails and</w:t>
      </w:r>
      <w:r w:rsidR="002E6894">
        <w:rPr>
          <w:lang w:val="en-IE"/>
        </w:rPr>
        <w:t xml:space="preserve"> spiders</w:t>
      </w:r>
      <w:r w:rsidR="00E165F7">
        <w:rPr>
          <w:lang w:val="en-IE"/>
        </w:rPr>
        <w:t xml:space="preserve"> </w:t>
      </w:r>
      <w:r w:rsidR="00E165F7">
        <w:rPr>
          <w:lang w:val="en-IE"/>
        </w:rPr>
        <w:fldChar w:fldCharType="begin"/>
      </w:r>
      <w:r w:rsidR="00631BE1">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165F7">
        <w:rPr>
          <w:lang w:val="en-IE"/>
        </w:rPr>
        <w:fldChar w:fldCharType="separate"/>
      </w:r>
      <w:r w:rsidR="00631BE1">
        <w:rPr>
          <w:noProof/>
          <w:lang w:val="en-IE"/>
        </w:rPr>
        <w:t>(</w:t>
      </w:r>
      <w:hyperlink w:anchor="_ENREF_1" w:tooltip="Casewell, 2013 #1" w:history="1">
        <w:r w:rsidR="009A7204">
          <w:rPr>
            <w:noProof/>
            <w:lang w:val="en-IE"/>
          </w:rPr>
          <w:t>1</w:t>
        </w:r>
      </w:hyperlink>
      <w:r w:rsidR="00631BE1">
        <w:rPr>
          <w:noProof/>
          <w:lang w:val="en-IE"/>
        </w:rPr>
        <w:t>)</w:t>
      </w:r>
      <w:r w:rsidR="00E165F7">
        <w:rPr>
          <w:lang w:val="en-IE"/>
        </w:rPr>
        <w:fldChar w:fldCharType="end"/>
      </w:r>
      <w:r w:rsidR="002E6894">
        <w:rPr>
          <w:lang w:val="en-IE"/>
        </w:rPr>
        <w:t>, while the energetic costs of producing venom is also suggested by venom metering in</w:t>
      </w:r>
      <w:r w:rsidR="009B272E">
        <w:rPr>
          <w:lang w:val="en-IE"/>
        </w:rPr>
        <w:t xml:space="preserve"> taxa such as</w:t>
      </w:r>
      <w:r w:rsidR="002E6894">
        <w:rPr>
          <w:lang w:val="en-IE"/>
        </w:rPr>
        <w:t xml:space="preserve"> </w:t>
      </w:r>
      <w:r w:rsidR="009B272E">
        <w:rPr>
          <w:lang w:val="en-IE"/>
        </w:rPr>
        <w:t xml:space="preserve">scorpions </w:t>
      </w:r>
      <w:r w:rsidR="009B272E">
        <w:rPr>
          <w:lang w:val="en-IE"/>
        </w:rPr>
        <w:fldChar w:fldCharType="begin"/>
      </w:r>
      <w:r w:rsidR="00631BE1">
        <w:rPr>
          <w:lang w:val="en-IE"/>
        </w:rPr>
        <w:instrText xml:space="preserve"> ADDIN EN.CITE &lt;EndNote&gt;&lt;Cite&gt;&lt;Author&gt;Nisani&lt;/Author&gt;&lt;Year&gt;2007&lt;/Year&gt;&lt;RecNum&gt;202&lt;/RecNum&gt;&lt;DisplayText&gt;(45)&lt;/DisplayText&gt;&lt;record&gt;&lt;rec-number&gt;202&lt;/rec-number&gt;&lt;foreign-keys&gt;&lt;key app="EN" db-id="ax5t9ztwnxe5f8edetnp2tzne0aaff55ftr5" timestamp="1484011037"&gt;202&lt;/key&gt;&lt;/foreign-keys&gt;&lt;ref-type name="Journal Article"&gt;17&lt;/ref-type&gt;&lt;contributors&gt;&lt;authors&gt;&lt;author&gt;Nisani, Zia&lt;/author&gt;&lt;author&gt;Dunbar, Stephen G&lt;/author&gt;&lt;author&gt;Hayes, William K&lt;/author&gt;&lt;/authors&gt;&lt;/contributors&gt;&lt;titles&gt;&lt;title&gt;Cost of venom regeneration in Parabuthus transvaalicus (Arachnida: Buthidae)&lt;/title&gt;&lt;secondary-title&gt;Comparative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509-513&lt;/pages&gt;&lt;volume&gt;147&lt;/volume&gt;&lt;number&gt;2&lt;/number&gt;&lt;dates&gt;&lt;year&gt;2007&lt;/year&gt;&lt;/dates&gt;&lt;isbn&gt;1095-6433&lt;/isbn&gt;&lt;urls&gt;&lt;/urls&gt;&lt;/record&gt;&lt;/Cite&gt;&lt;/EndNote&gt;</w:instrText>
      </w:r>
      <w:r w:rsidR="009B272E">
        <w:rPr>
          <w:lang w:val="en-IE"/>
        </w:rPr>
        <w:fldChar w:fldCharType="separate"/>
      </w:r>
      <w:r w:rsidR="00631BE1">
        <w:rPr>
          <w:noProof/>
          <w:lang w:val="en-IE"/>
        </w:rPr>
        <w:t>(</w:t>
      </w:r>
      <w:hyperlink w:anchor="_ENREF_45" w:tooltip="Nisani, 2007 #202" w:history="1">
        <w:r w:rsidR="009A7204">
          <w:rPr>
            <w:noProof/>
            <w:lang w:val="en-IE"/>
          </w:rPr>
          <w:t>45</w:t>
        </w:r>
      </w:hyperlink>
      <w:r w:rsidR="00631BE1">
        <w:rPr>
          <w:noProof/>
          <w:lang w:val="en-IE"/>
        </w:rPr>
        <w:t>)</w:t>
      </w:r>
      <w:r w:rsidR="009B272E">
        <w:rPr>
          <w:lang w:val="en-IE"/>
        </w:rPr>
        <w:fldChar w:fldCharType="end"/>
      </w:r>
      <w:r w:rsidR="002E6894">
        <w:rPr>
          <w:lang w:val="en-IE"/>
        </w:rPr>
        <w:t xml:space="preserve">. </w:t>
      </w:r>
      <w:r w:rsidR="00623576">
        <w:rPr>
          <w:lang w:val="en-IE"/>
        </w:rPr>
        <w:t xml:space="preserve">The generality of prey-specify and </w:t>
      </w:r>
      <w:proofErr w:type="spellStart"/>
      <w:r w:rsidR="00623576">
        <w:rPr>
          <w:lang w:val="en-IE"/>
        </w:rPr>
        <w:t>macroecological</w:t>
      </w:r>
      <w:proofErr w:type="spellEnd"/>
      <w:r w:rsidR="00623576">
        <w:rPr>
          <w:lang w:val="en-IE"/>
        </w:rPr>
        <w:t xml:space="preserve"> constraints is also likely to extent across non-venomous predatory traits, such as related to tooth morphology and gap limitation scaling, or other traits such as</w:t>
      </w:r>
      <w:r w:rsidR="00F004B7">
        <w:rPr>
          <w:lang w:val="en-IE"/>
        </w:rPr>
        <w:t xml:space="preserve"> predator</w:t>
      </w:r>
      <w:r w:rsidR="00623576">
        <w:rPr>
          <w:lang w:val="en-IE"/>
        </w:rPr>
        <w:t xml:space="preserve"> </w:t>
      </w:r>
      <w:r w:rsidR="00F004B7">
        <w:rPr>
          <w:lang w:val="en-IE"/>
        </w:rPr>
        <w:t>pursuit speed. B</w:t>
      </w:r>
      <w:r w:rsidR="00A44E59">
        <w:rPr>
          <w:lang w:val="en-IE"/>
        </w:rPr>
        <w:t xml:space="preserve">y using </w:t>
      </w:r>
      <w:r w:rsidR="002C1BB1">
        <w:rPr>
          <w:lang w:val="en-IE"/>
        </w:rPr>
        <w:t>snake venom as a system of</w:t>
      </w:r>
      <w:r w:rsidR="00F004B7">
        <w:rPr>
          <w:lang w:val="en-IE"/>
        </w:rPr>
        <w:t xml:space="preserve"> predator trait evolution we show</w:t>
      </w:r>
      <w:r w:rsidR="002C1BB1">
        <w:rPr>
          <w:lang w:val="en-IE"/>
        </w:rPr>
        <w:t xml:space="preserve"> the importance of multiple </w:t>
      </w:r>
      <w:r w:rsidR="00F004B7">
        <w:rPr>
          <w:lang w:val="en-IE"/>
        </w:rPr>
        <w:t xml:space="preserve">evolutionary </w:t>
      </w:r>
      <w:r w:rsidR="002C1BB1">
        <w:rPr>
          <w:lang w:val="en-IE"/>
        </w:rPr>
        <w:t>drivers</w:t>
      </w:r>
      <w:r w:rsidR="00F004B7">
        <w:rPr>
          <w:lang w:val="en-IE"/>
        </w:rPr>
        <w:t xml:space="preserve"> allowing not only a window into the evolution </w:t>
      </w:r>
      <w:r w:rsidR="002C1BB1">
        <w:rPr>
          <w:lang w:val="en-IE"/>
        </w:rPr>
        <w:t>of venomous systems, but of predatory traits and</w:t>
      </w:r>
      <w:r w:rsidR="00F004B7">
        <w:rPr>
          <w:lang w:val="en-IE"/>
        </w:rPr>
        <w:t xml:space="preserve"> </w:t>
      </w:r>
      <w:r w:rsidR="002C1BB1">
        <w:rPr>
          <w:lang w:val="en-IE"/>
        </w:rPr>
        <w:t>trophic ecology as a whole.</w:t>
      </w:r>
    </w:p>
    <w:p w14:paraId="51C394CF" w14:textId="77777777" w:rsidR="00F115D8" w:rsidRDefault="00F115D8" w:rsidP="00F115D8">
      <w:pPr>
        <w:spacing w:line="360" w:lineRule="auto"/>
        <w:outlineLvl w:val="0"/>
        <w:rPr>
          <w:b/>
          <w:sz w:val="28"/>
          <w:szCs w:val="28"/>
        </w:rPr>
      </w:pPr>
    </w:p>
    <w:p w14:paraId="43A2F8CA" w14:textId="77777777" w:rsidR="00F115D8" w:rsidRPr="001E64EB" w:rsidRDefault="00F115D8" w:rsidP="00F115D8">
      <w:pPr>
        <w:spacing w:line="360" w:lineRule="auto"/>
        <w:outlineLvl w:val="0"/>
        <w:rPr>
          <w:sz w:val="28"/>
          <w:szCs w:val="28"/>
        </w:rPr>
      </w:pPr>
      <w:r w:rsidRPr="001E64EB">
        <w:rPr>
          <w:b/>
          <w:sz w:val="28"/>
          <w:szCs w:val="28"/>
        </w:rPr>
        <w:t>Methods</w:t>
      </w:r>
    </w:p>
    <w:p w14:paraId="5E2F2C91" w14:textId="77777777" w:rsidR="00F115D8" w:rsidRPr="000B594C" w:rsidRDefault="00F115D8" w:rsidP="00F115D8">
      <w:pPr>
        <w:spacing w:line="360" w:lineRule="auto"/>
        <w:outlineLvl w:val="0"/>
        <w:rPr>
          <w:b/>
        </w:rPr>
      </w:pPr>
      <w:r w:rsidRPr="000B594C">
        <w:rPr>
          <w:b/>
        </w:rPr>
        <w:t>Data</w:t>
      </w:r>
    </w:p>
    <w:p w14:paraId="52CD9FCD" w14:textId="2962C23A" w:rsidR="00F115D8" w:rsidRPr="000B594C" w:rsidRDefault="00F115D8" w:rsidP="00F115D8">
      <w:pPr>
        <w:spacing w:line="360" w:lineRule="auto"/>
      </w:pPr>
      <w:r>
        <w:t>We</w:t>
      </w:r>
      <w:r w:rsidRPr="000B594C">
        <w:t xml:space="preserve"> collected data on venom </w:t>
      </w:r>
      <w:r w:rsidR="00DF1FE6">
        <w:t>yield</w:t>
      </w:r>
      <w:r w:rsidRPr="000B594C">
        <w:t xml:space="preserve"> and toxicity from the literature, along with our predicted drivers. We used mean dry weight (mg)</w:t>
      </w:r>
      <w:r>
        <w:t xml:space="preserve"> extracted </w:t>
      </w:r>
      <w:r w:rsidRPr="000B594C">
        <w:t xml:space="preserve">as a measure of venom </w:t>
      </w:r>
      <w:r>
        <w:t>yield</w:t>
      </w:r>
      <w:r w:rsidRPr="000B594C">
        <w:t xml:space="preserve"> as it represents the amount of active ingredients available and is the most available reported measure.</w:t>
      </w:r>
      <w:r w:rsidRPr="000B594C">
        <w:rPr>
          <w:color w:val="0000FF"/>
        </w:rPr>
        <w:t xml:space="preserve"> </w:t>
      </w:r>
      <w:r w:rsidRPr="000B594C">
        <w:t>As a measure of venom lethality we used</w:t>
      </w:r>
      <w:r>
        <w:t xml:space="preserve"> </w:t>
      </w:r>
      <w:r w:rsidRPr="000B594C">
        <w:t>median lethal dose (LD</w:t>
      </w:r>
      <w:r w:rsidRPr="000B594C">
        <w:rPr>
          <w:vertAlign w:val="subscript"/>
        </w:rPr>
        <w:t>50</w:t>
      </w:r>
      <w:r w:rsidRPr="000B594C">
        <w:t>)</w:t>
      </w:r>
      <w:r>
        <w:t xml:space="preserve"> due to its wide availability.</w:t>
      </w:r>
      <w:r w:rsidRPr="000B594C">
        <w:t xml:space="preserve"> We only included intravenous</w:t>
      </w:r>
      <w:r>
        <w:t xml:space="preserve"> (IV)</w:t>
      </w:r>
      <w:r w:rsidRPr="000B594C">
        <w:t>, subcutaneous</w:t>
      </w:r>
      <w:r>
        <w:t xml:space="preserve"> (SC)</w:t>
      </w:r>
      <w:r w:rsidRPr="000B594C">
        <w:t xml:space="preserve">, </w:t>
      </w:r>
      <w:r w:rsidRPr="009C5072">
        <w:t>Intraperitoneal</w:t>
      </w:r>
      <w:r w:rsidRPr="009C5072" w:rsidDel="009C5072">
        <w:rPr>
          <w:b/>
        </w:rPr>
        <w:t xml:space="preserve"> </w:t>
      </w:r>
      <w:r>
        <w:t>(IP)</w:t>
      </w:r>
      <w:r w:rsidRPr="000B594C">
        <w:t xml:space="preserve"> or intramuscular routes</w:t>
      </w:r>
      <w:r>
        <w:t xml:space="preserve"> (IM)</w:t>
      </w:r>
      <w:r w:rsidRPr="000B594C">
        <w:t xml:space="preserve"> of injecting the venom as other routes were too uncommon to include within the analysis. We include LD</w:t>
      </w:r>
      <w:r w:rsidRPr="000B594C">
        <w:rPr>
          <w:vertAlign w:val="subscript"/>
        </w:rPr>
        <w:t xml:space="preserve">50 </w:t>
      </w:r>
      <w:r w:rsidRPr="000B594C">
        <w:t xml:space="preserve">values measured on all animal models as we were interested in including variation relating to the potential prey specific nature of venom. </w:t>
      </w:r>
    </w:p>
    <w:p w14:paraId="6384DA35" w14:textId="05DAB705" w:rsidR="00F115D8" w:rsidRPr="000B594C" w:rsidRDefault="00F115D8" w:rsidP="00F115D8">
      <w:pPr>
        <w:spacing w:line="360" w:lineRule="auto"/>
        <w:ind w:firstLine="720"/>
      </w:pPr>
      <w:r w:rsidRPr="000B594C">
        <w:t>To test whether venom is prey specific we calculated the phylogenetic distance between the model animal species used to measure LD</w:t>
      </w:r>
      <w:r w:rsidRPr="000B594C">
        <w:rPr>
          <w:vertAlign w:val="subscript"/>
        </w:rPr>
        <w:t>50</w:t>
      </w:r>
      <w:r w:rsidRPr="000B594C">
        <w:t xml:space="preserve"> for each snake species and the species naturally present in its diet. We calculated this as the sum of the phylogenetic </w:t>
      </w:r>
      <w:r w:rsidRPr="000B594C">
        <w:lastRenderedPageBreak/>
        <w:t xml:space="preserve">distance, using mean estimates from </w:t>
      </w:r>
      <w:proofErr w:type="spellStart"/>
      <w:r w:rsidRPr="000B594C">
        <w:t>TimeTree</w:t>
      </w:r>
      <w:proofErr w:type="spellEnd"/>
      <w:r w:rsidRPr="000B594C">
        <w:t xml:space="preserve"> </w:t>
      </w:r>
      <w:r w:rsidRPr="000B594C">
        <w:fldChar w:fldCharType="begin"/>
      </w:r>
      <w:r w:rsidR="00631BE1">
        <w:instrText xml:space="preserve"> ADDIN EN.CITE &lt;EndNote&gt;&lt;Cite&gt;&lt;Author&gt;Hedges&lt;/Author&gt;&lt;Year&gt;2006&lt;/Year&gt;&lt;RecNum&gt;63&lt;/RecNum&gt;&lt;DisplayText&gt;(46)&lt;/DisplayText&gt;&lt;record&gt;&lt;rec-number&gt;63&lt;/rec-number&gt;&lt;foreign-keys&gt;&lt;key app="EN" db-id="ax5t9ztwnxe5f8edetnp2tzne0aaff55ftr5" timestamp="1462976959"&gt;63&lt;/key&gt;&lt;/foreign-keys&gt;&lt;ref-type name="Journal Article"&gt;17&lt;/ref-type&gt;&lt;contributors&gt;&lt;authors&gt;&lt;author&gt;Hedges, S Blair&lt;/author&gt;&lt;author&gt;Dudley, Joel&lt;/author&gt;&lt;author&gt;Kumar, Sudhir&lt;/author&gt;&lt;/authors&gt;&lt;/contributors&gt;&lt;titles&gt;&lt;title&gt;TimeTree: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number&gt;23&lt;/number&gt;&lt;dates&gt;&lt;year&gt;2006&lt;/year&gt;&lt;/dates&gt;&lt;isbn&gt;1367-4803&lt;/isbn&gt;&lt;urls&gt;&lt;/urls&gt;&lt;/record&gt;&lt;/Cite&gt;&lt;/EndNote&gt;</w:instrText>
      </w:r>
      <w:r w:rsidRPr="000B594C">
        <w:fldChar w:fldCharType="separate"/>
      </w:r>
      <w:r w:rsidR="00631BE1">
        <w:rPr>
          <w:noProof/>
        </w:rPr>
        <w:t>(</w:t>
      </w:r>
      <w:hyperlink w:anchor="_ENREF_46" w:tooltip="Hedges, 2006 #63" w:history="1">
        <w:r w:rsidR="009A7204">
          <w:rPr>
            <w:noProof/>
          </w:rPr>
          <w:t>46</w:t>
        </w:r>
      </w:hyperlink>
      <w:r w:rsidR="00631BE1">
        <w:rPr>
          <w:noProof/>
        </w:rPr>
        <w:t>)</w:t>
      </w:r>
      <w:r w:rsidRPr="000B594C">
        <w:fldChar w:fldCharType="end"/>
      </w:r>
      <w:r w:rsidRPr="000B594C">
        <w:t xml:space="preserve">, between each prey </w:t>
      </w:r>
      <w:r w:rsidR="00DF1FE6">
        <w:t>taxa</w:t>
      </w:r>
      <w:r w:rsidRPr="000B594C">
        <w:t xml:space="preserve"> and the LD</w:t>
      </w:r>
      <w:r w:rsidRPr="000B594C">
        <w:rPr>
          <w:vertAlign w:val="subscript"/>
        </w:rPr>
        <w:t xml:space="preserve">50 </w:t>
      </w:r>
      <w:r w:rsidRPr="000B594C">
        <w:t>model multiplied by the proportion of each prey group reported in each snake species diet. For example, a species with a diet comprising of 20% mammals, 50% fish and 30% reptiles with a LD</w:t>
      </w:r>
      <w:r w:rsidRPr="000B594C">
        <w:rPr>
          <w:vertAlign w:val="subscript"/>
        </w:rPr>
        <w:t>50</w:t>
      </w:r>
      <w:r w:rsidRPr="000B594C">
        <w:t xml:space="preserve"> measured using mice would have a diet with an average phylogenetic distance of 0.2(0) + 0.5(</w:t>
      </w:r>
      <w:r w:rsidRPr="000B594C">
        <w:rPr>
          <w:rFonts w:cs="Monaco"/>
        </w:rPr>
        <w:t>400.1</w:t>
      </w:r>
      <w:r w:rsidRPr="000B594C">
        <w:t>) + 0.3(296) = 288.85 million years from the common ancestor of the LD</w:t>
      </w:r>
      <w:r w:rsidRPr="000B594C">
        <w:rPr>
          <w:vertAlign w:val="subscript"/>
        </w:rPr>
        <w:t xml:space="preserve">50 </w:t>
      </w:r>
      <w:r w:rsidRPr="000B594C">
        <w:t>model. Diet data was collated from the literature using studies with quantitative estimates of prey proportions, mainly from studies of stomach contents. As prey items were rarely identified to lower taxonomic levels diet was categorized into six prey categories; invertebrates, fish, amphibians, lizards, birds and mammals.</w:t>
      </w:r>
      <w:r>
        <w:t xml:space="preserve"> </w:t>
      </w:r>
    </w:p>
    <w:p w14:paraId="7AB4178A" w14:textId="3D983674" w:rsidR="00F115D8" w:rsidRDefault="00F115D8" w:rsidP="00F115D8">
      <w:pPr>
        <w:widowControl w:val="0"/>
        <w:autoSpaceDE w:val="0"/>
        <w:autoSpaceDN w:val="0"/>
        <w:adjustRightInd w:val="0"/>
        <w:spacing w:after="160" w:line="360" w:lineRule="auto"/>
        <w:ind w:firstLine="720"/>
        <w:rPr>
          <w:u w:color="1A4673"/>
        </w:rPr>
      </w:pPr>
      <w:r w:rsidRPr="000B594C">
        <w:rPr>
          <w:u w:color="1A4673"/>
        </w:rPr>
        <w:t>Species habitat was categorized as either terrestrial, fossorial, aquatic or arboreal based on accounts</w:t>
      </w:r>
      <w:r>
        <w:rPr>
          <w:u w:color="1A4673"/>
        </w:rPr>
        <w:t xml:space="preserve"> in the </w:t>
      </w:r>
      <w:r w:rsidRPr="000B594C">
        <w:rPr>
          <w:u w:color="1A4673"/>
        </w:rPr>
        <w:t xml:space="preserve">literature.  In order to directly test the expected effect of the dimensionality of habitat environment each environment was scored, as in </w:t>
      </w:r>
      <w:proofErr w:type="spellStart"/>
      <w:r w:rsidRPr="000B594C">
        <w:rPr>
          <w:u w:color="1A4673"/>
        </w:rPr>
        <w:t>Pawar</w:t>
      </w:r>
      <w:proofErr w:type="spellEnd"/>
      <w:r w:rsidRPr="000B594C">
        <w:rPr>
          <w:u w:color="1A4673"/>
        </w:rPr>
        <w:t xml:space="preserve"> et al </w:t>
      </w:r>
      <w:r>
        <w:rPr>
          <w:u w:color="1A4673"/>
        </w:rPr>
        <w:fldChar w:fldCharType="begin"/>
      </w:r>
      <w:r w:rsidR="009A7204">
        <w:rPr>
          <w:u w:color="1A4673"/>
        </w:rPr>
        <w:instrText xml:space="preserve"> ADDIN EN.CITE &lt;EndNote&gt;&lt;Cite&gt;&lt;Author&gt;Pawar&lt;/Author&gt;&lt;Year&gt;2012&lt;/Year&gt;&lt;RecNum&gt;17&lt;/RecNum&gt;&lt;DisplayText&gt;(13)&lt;/DisplayText&gt;&lt;record&gt;&lt;rec-number&gt;17&lt;/rec-number&gt;&lt;foreign-keys&gt;&lt;key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Pr>
          <w:u w:color="1A4673"/>
        </w:rPr>
        <w:fldChar w:fldCharType="separate"/>
      </w:r>
      <w:r w:rsidR="009A7204">
        <w:rPr>
          <w:noProof/>
          <w:u w:color="1A4673"/>
        </w:rPr>
        <w:t>(</w:t>
      </w:r>
      <w:hyperlink w:anchor="_ENREF_13" w:tooltip="Pawar, 2012 #17" w:history="1">
        <w:r w:rsidR="009A7204">
          <w:rPr>
            <w:noProof/>
            <w:u w:color="1A4673"/>
          </w:rPr>
          <w:t>13</w:t>
        </w:r>
      </w:hyperlink>
      <w:r w:rsidR="009A7204">
        <w:rPr>
          <w:noProof/>
          <w:u w:color="1A4673"/>
        </w:rPr>
        <w:t>)</w:t>
      </w:r>
      <w:r>
        <w:rPr>
          <w:u w:color="1A4673"/>
        </w:rPr>
        <w:fldChar w:fldCharType="end"/>
      </w:r>
      <w:r w:rsidRPr="000B594C">
        <w:rPr>
          <w:u w:color="1A4673"/>
        </w:rPr>
        <w:t>, with terrestrial and fossorial environments scored as two-dimensional and arboreal and aquatic scored as three-dimensional. As some venomous species also engage in constriction behavior we collected data on any observation of constriction behavior in capturing prey from the literature</w:t>
      </w:r>
      <w:r>
        <w:rPr>
          <w:u w:color="1A4673"/>
        </w:rPr>
        <w:t xml:space="preserve"> </w:t>
      </w:r>
      <w:r>
        <w:rPr>
          <w:u w:color="1A4673"/>
        </w:rPr>
        <w:fldChar w:fldCharType="begin"/>
      </w:r>
      <w:r w:rsidR="00631BE1">
        <w:rPr>
          <w:u w:color="1A4673"/>
        </w:rPr>
        <w:instrText xml:space="preserve"> ADDIN EN.CITE &lt;EndNote&gt;&lt;Cite&gt;&lt;Author&gt;Shine&lt;/Author&gt;&lt;Year&gt;1985&lt;/Year&gt;&lt;RecNum&gt;105&lt;/RecNum&gt;&lt;DisplayText&gt;(38)&lt;/DisplayText&gt;&lt;record&gt;&lt;rec-number&gt;105&lt;/rec-number&gt;&lt;foreign-keys&gt;&lt;key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Pr>
          <w:u w:color="1A4673"/>
        </w:rPr>
        <w:fldChar w:fldCharType="separate"/>
      </w:r>
      <w:r w:rsidR="00631BE1">
        <w:rPr>
          <w:noProof/>
          <w:u w:color="1A4673"/>
        </w:rPr>
        <w:t>(</w:t>
      </w:r>
      <w:hyperlink w:anchor="_ENREF_38" w:tooltip="Shine, 1985 #105" w:history="1">
        <w:r w:rsidR="009A7204">
          <w:rPr>
            <w:noProof/>
            <w:u w:color="1A4673"/>
          </w:rPr>
          <w:t>38</w:t>
        </w:r>
      </w:hyperlink>
      <w:r w:rsidR="00631BE1">
        <w:rPr>
          <w:noProof/>
          <w:u w:color="1A4673"/>
        </w:rPr>
        <w:t>)</w:t>
      </w:r>
      <w:r>
        <w:rPr>
          <w:u w:color="1A4673"/>
        </w:rPr>
        <w:fldChar w:fldCharType="end"/>
      </w:r>
      <w:r w:rsidRPr="000B594C">
        <w:rPr>
          <w:u w:color="1A4673"/>
        </w:rPr>
        <w:t>.</w:t>
      </w:r>
      <w:r>
        <w:rPr>
          <w:u w:color="1A4673"/>
        </w:rPr>
        <w:t xml:space="preserve"> </w:t>
      </w:r>
    </w:p>
    <w:p w14:paraId="69F805BD" w14:textId="37567CDC" w:rsidR="00F115D8" w:rsidRPr="00327156" w:rsidRDefault="00F115D8" w:rsidP="00F115D8">
      <w:pPr>
        <w:widowControl w:val="0"/>
        <w:autoSpaceDE w:val="0"/>
        <w:autoSpaceDN w:val="0"/>
        <w:adjustRightInd w:val="0"/>
        <w:spacing w:after="160" w:line="360" w:lineRule="auto"/>
        <w:ind w:firstLine="720"/>
        <w:rPr>
          <w:u w:color="1A4673"/>
        </w:rPr>
      </w:pPr>
      <w:r>
        <w:rPr>
          <w:u w:color="1A4673"/>
        </w:rPr>
        <w:t>For snake</w:t>
      </w:r>
      <w:r w:rsidRPr="000B594C">
        <w:rPr>
          <w:u w:color="1A4673"/>
        </w:rPr>
        <w:t xml:space="preserve"> body size we used total length values from the literature and field guides</w:t>
      </w:r>
      <w:r>
        <w:rPr>
          <w:u w:color="1A4673"/>
        </w:rPr>
        <w:t xml:space="preserve"> as these were the most common measures available (See Appendix A)</w:t>
      </w:r>
      <w:r w:rsidRPr="000B594C">
        <w:rPr>
          <w:u w:color="1A4673"/>
        </w:rPr>
        <w:t>. All lengths were then converted to mass using</w:t>
      </w:r>
      <w:r>
        <w:rPr>
          <w:u w:color="1A4673"/>
        </w:rPr>
        <w:t xml:space="preserve"> </w:t>
      </w:r>
      <w:r w:rsidRPr="000B594C">
        <w:rPr>
          <w:u w:color="1A4673"/>
        </w:rPr>
        <w:t>family</w:t>
      </w:r>
      <w:r>
        <w:rPr>
          <w:u w:color="1A4673"/>
        </w:rPr>
        <w:t>-</w:t>
      </w:r>
      <w:r w:rsidRPr="000B594C">
        <w:rPr>
          <w:u w:color="1A4673"/>
        </w:rPr>
        <w:t xml:space="preserve">level </w:t>
      </w:r>
      <w:proofErr w:type="spellStart"/>
      <w:r w:rsidRPr="000B594C">
        <w:rPr>
          <w:u w:color="1A4673"/>
        </w:rPr>
        <w:t>allometric</w:t>
      </w:r>
      <w:proofErr w:type="spellEnd"/>
      <w:r w:rsidRPr="000B594C">
        <w:rPr>
          <w:u w:color="1A4673"/>
        </w:rPr>
        <w:t xml:space="preserve"> scaling </w:t>
      </w:r>
      <w:r w:rsidRPr="000B594C">
        <w:rPr>
          <w:u w:color="1A4673"/>
        </w:rPr>
        <w:fldChar w:fldCharType="begin"/>
      </w:r>
      <w:r w:rsidR="00631BE1">
        <w:rPr>
          <w:u w:color="1A4673"/>
        </w:rPr>
        <w:instrText xml:space="preserve"> ADDIN EN.CITE &lt;EndNote&gt;&lt;Cite&gt;&lt;Author&gt;Meiri&lt;/Author&gt;&lt;Year&gt;2010&lt;/Year&gt;&lt;RecNum&gt;66&lt;/RecNum&gt;&lt;DisplayText&gt;(47)&lt;/DisplayText&gt;&lt;record&gt;&lt;rec-number&gt;66&lt;/rec-number&gt;&lt;foreign-keys&gt;&lt;key app="EN" db-id="ax5t9ztwnxe5f8edetnp2tzne0aaff55ftr5" timestamp="1462980313"&gt;66&lt;/key&gt;&lt;/foreign-keys&gt;&lt;ref-type name="Journal Article"&gt;17&lt;/ref-type&gt;&lt;contributors&gt;&lt;authors&gt;&lt;author&gt;Meiri, S&lt;/author&gt;&lt;/authors&gt;&lt;/contributors&gt;&lt;titles&gt;&lt;title&gt;Length–weight allometries in lizards&lt;/title&gt;&lt;secondary-title&gt;Journal of Zoology&lt;/secondary-title&gt;&lt;/titles&gt;&lt;periodical&gt;&lt;full-title&gt;Journal of Zoology&lt;/full-title&gt;&lt;/periodical&gt;&lt;pages&gt;218-226&lt;/pages&gt;&lt;volume&gt;281&lt;/volume&gt;&lt;number&gt;3&lt;/number&gt;&lt;dates&gt;&lt;year&gt;2010&lt;/year&gt;&lt;/dates&gt;&lt;isbn&gt;1469-7998&lt;/isbn&gt;&lt;urls&gt;&lt;/urls&gt;&lt;/record&gt;&lt;/Cite&gt;&lt;/EndNote&gt;</w:instrText>
      </w:r>
      <w:r w:rsidRPr="000B594C">
        <w:rPr>
          <w:u w:color="1A4673"/>
        </w:rPr>
        <w:fldChar w:fldCharType="separate"/>
      </w:r>
      <w:r w:rsidR="00631BE1">
        <w:rPr>
          <w:noProof/>
          <w:u w:color="1A4673"/>
        </w:rPr>
        <w:t>(</w:t>
      </w:r>
      <w:hyperlink w:anchor="_ENREF_47" w:tooltip="Meiri, 2010 #66" w:history="1">
        <w:r w:rsidR="009A7204">
          <w:rPr>
            <w:noProof/>
            <w:u w:color="1A4673"/>
          </w:rPr>
          <w:t>47</w:t>
        </w:r>
      </w:hyperlink>
      <w:r w:rsidR="00631BE1">
        <w:rPr>
          <w:noProof/>
          <w:u w:color="1A4673"/>
        </w:rPr>
        <w:t>)</w:t>
      </w:r>
      <w:r w:rsidRPr="000B594C">
        <w:rPr>
          <w:u w:color="1A4673"/>
        </w:rPr>
        <w:fldChar w:fldCharType="end"/>
      </w:r>
      <w:r w:rsidRPr="000B594C">
        <w:rPr>
          <w:u w:color="1A4673"/>
        </w:rPr>
        <w:t>.</w:t>
      </w:r>
      <w:r w:rsidRPr="00EA5A72">
        <w:t xml:space="preserve"> </w:t>
      </w:r>
      <w:r>
        <w:t xml:space="preserve">Prey size data was included from dietary studies when available. When prey size </w:t>
      </w:r>
      <w:r w:rsidRPr="000B594C">
        <w:t>was not reported</w:t>
      </w:r>
      <w:r>
        <w:t xml:space="preserve"> in the dietary studies</w:t>
      </w:r>
      <w:r w:rsidRPr="000B594C">
        <w:t xml:space="preserve"> and were prey species were identified to the species level, we used</w:t>
      </w:r>
      <w:r>
        <w:t xml:space="preserve"> mean</w:t>
      </w:r>
      <w:r w:rsidRPr="000B594C">
        <w:t xml:space="preserve"> prey</w:t>
      </w:r>
      <w:r>
        <w:t xml:space="preserve"> species</w:t>
      </w:r>
      <w:r w:rsidRPr="000B594C">
        <w:t xml:space="preserve"> body mass from</w:t>
      </w:r>
      <w:r>
        <w:t xml:space="preserve"> available </w:t>
      </w:r>
      <w:r w:rsidRPr="000B594C">
        <w:t xml:space="preserve"> databases </w:t>
      </w:r>
      <w:r w:rsidRPr="000B594C">
        <w:fldChar w:fldCharType="begin">
          <w:fldData xml:space="preserve">PEVuZE5vdGU+PENpdGU+PEF1dGhvcj5GZWxkbWFuPC9BdXRob3I+PFllYXI+MjAxMzwvWWVhcj48
UmVjTnVtPjY0PC9SZWNOdW0+PERpc3BsYXlUZXh0Pig0Ny00OSk8L0Rpc3BsYXlUZXh0PjxyZWNv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631BE1">
        <w:instrText xml:space="preserve"> ADDIN EN.CITE </w:instrText>
      </w:r>
      <w:r w:rsidR="00631BE1">
        <w:fldChar w:fldCharType="begin">
          <w:fldData xml:space="preserve">PEVuZE5vdGU+PENpdGU+PEF1dGhvcj5GZWxkbWFuPC9BdXRob3I+PFllYXI+MjAxMzwvWWVhcj48
UmVjTnVtPjY0PC9SZWNOdW0+PERpc3BsYXlUZXh0Pig0Ny00OSk8L0Rpc3BsYXlUZXh0PjxyZWNv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631BE1">
        <w:instrText xml:space="preserve"> ADDIN EN.CITE.DATA </w:instrText>
      </w:r>
      <w:r w:rsidR="00631BE1">
        <w:fldChar w:fldCharType="end"/>
      </w:r>
      <w:r w:rsidRPr="000B594C">
        <w:fldChar w:fldCharType="separate"/>
      </w:r>
      <w:r w:rsidR="00631BE1">
        <w:rPr>
          <w:noProof/>
        </w:rPr>
        <w:t>(</w:t>
      </w:r>
      <w:hyperlink w:anchor="_ENREF_47" w:tooltip="Meiri, 2010 #66" w:history="1">
        <w:r w:rsidR="009A7204">
          <w:rPr>
            <w:noProof/>
          </w:rPr>
          <w:t>47-49</w:t>
        </w:r>
      </w:hyperlink>
      <w:r w:rsidR="00631BE1">
        <w:rPr>
          <w:noProof/>
        </w:rPr>
        <w:t>)</w:t>
      </w:r>
      <w:r w:rsidRPr="000B594C">
        <w:fldChar w:fldCharType="end"/>
      </w:r>
      <w:r w:rsidRPr="000B594C">
        <w:t>. In cases were only body lengths were available</w:t>
      </w:r>
      <w:r>
        <w:t xml:space="preserve"> for prey species</w:t>
      </w:r>
      <w:r w:rsidRPr="000B594C">
        <w:t xml:space="preserve"> </w:t>
      </w:r>
      <w:proofErr w:type="spellStart"/>
      <w:r w:rsidRPr="000B594C">
        <w:t>allometric</w:t>
      </w:r>
      <w:proofErr w:type="spellEnd"/>
      <w:r w:rsidRPr="000B594C">
        <w:t xml:space="preserve"> scaling</w:t>
      </w:r>
      <w:r>
        <w:t xml:space="preserve"> were used to convert to mass</w:t>
      </w:r>
      <w:r w:rsidRPr="000B594C">
        <w:t xml:space="preserve"> </w:t>
      </w:r>
      <w:r w:rsidRPr="000B594C">
        <w:fldChar w:fldCharType="begin"/>
      </w:r>
      <w:r w:rsidR="00631BE1">
        <w:instrText xml:space="preserve"> ADDIN EN.CITE &lt;EndNote&gt;&lt;Cite&gt;&lt;Author&gt;Pough&lt;/Author&gt;&lt;Year&gt;1980&lt;/Year&gt;&lt;RecNum&gt;67&lt;/RecNum&gt;&lt;DisplayText&gt;(48, 50)&lt;/DisplayText&gt;&lt;record&gt;&lt;rec-number&gt;67&lt;/rec-number&gt;&lt;foreign-keys&gt;&lt;key app="EN" db-id="ax5t9ztwnxe5f8edetnp2tzne0aaff55ftr5" timestamp="1462980661"&gt;67&lt;/key&gt;&lt;/foreign-keys&gt;&lt;ref-type name="Journal Article"&gt;17&lt;/ref-type&gt;&lt;contributors&gt;&lt;authors&gt;&lt;author&gt;Pough, F Harvey&lt;/author&gt;&lt;/authors&gt;&lt;/contributors&gt;&lt;titles&gt;&lt;title&gt;The advantages of ectothermy for tetrapods&lt;/title&gt;&lt;secondary-title&gt;American Naturalist&lt;/secondary-title&gt;&lt;/titles&gt;&lt;periodical&gt;&lt;full-title&gt;American Naturalist&lt;/full-title&gt;&lt;/periodical&gt;&lt;pages&gt;92-112&lt;/pages&gt;&lt;dates&gt;&lt;year&gt;1980&lt;/year&gt;&lt;/dates&gt;&lt;isbn&gt;0003-0147&lt;/isbn&gt;&lt;urls&gt;&lt;/urls&gt;&lt;/record&gt;&lt;/Cite&gt;&lt;Cite&gt;&lt;Author&gt;Feldman&lt;/Author&gt;&lt;Year&gt;2013&lt;/Year&gt;&lt;RecNum&gt;64&lt;/RecNum&gt;&lt;record&gt;&lt;rec-number&gt;64&lt;/rec-number&gt;&lt;foreign-keys&gt;&lt;key app="EN" db-id="ax5t9ztwnxe5f8edetnp2tzne0aaff55ftr5" timestamp="1462979502"&gt;64&lt;/key&gt;&lt;/foreign-keys&gt;&lt;ref-type name="Journal Article"&gt;17&lt;/ref-type&gt;&lt;contributors&gt;&lt;authors&gt;&lt;author&gt;Feldman, Anat&lt;/author&gt;&lt;author&gt;Meiri, Shai&lt;/author&gt;&lt;/authors&gt;&lt;/contributors&gt;&lt;titles&gt;&lt;title&gt;Length–mass allometry in snakes&lt;/title&gt;&lt;secondary-title&gt;Biological Journal of the Linnean Society&lt;/secondary-title&gt;&lt;/titles&gt;&lt;periodical&gt;&lt;full-title&gt;Biological Journal of the Linnean Society&lt;/full-title&gt;&lt;/periodical&gt;&lt;pages&gt;161-172&lt;/pages&gt;&lt;volume&gt;108&lt;/volume&gt;&lt;number&gt;1&lt;/number&gt;&lt;dates&gt;&lt;year&gt;2013&lt;/year&gt;&lt;/dates&gt;&lt;isbn&gt;1095-8312&lt;/isbn&gt;&lt;urls&gt;&lt;/urls&gt;&lt;/record&gt;&lt;/Cite&gt;&lt;/EndNote&gt;</w:instrText>
      </w:r>
      <w:r w:rsidRPr="000B594C">
        <w:fldChar w:fldCharType="separate"/>
      </w:r>
      <w:r w:rsidR="00631BE1">
        <w:rPr>
          <w:noProof/>
        </w:rPr>
        <w:t>(</w:t>
      </w:r>
      <w:hyperlink w:anchor="_ENREF_48" w:tooltip="Feldman, 2013 #64" w:history="1">
        <w:r w:rsidR="009A7204">
          <w:rPr>
            <w:noProof/>
          </w:rPr>
          <w:t>48</w:t>
        </w:r>
      </w:hyperlink>
      <w:r w:rsidR="00631BE1">
        <w:rPr>
          <w:noProof/>
        </w:rPr>
        <w:t xml:space="preserve">, </w:t>
      </w:r>
      <w:hyperlink w:anchor="_ENREF_50" w:tooltip="Pough, 1980 #67" w:history="1">
        <w:r w:rsidR="009A7204">
          <w:rPr>
            <w:noProof/>
          </w:rPr>
          <w:t>50</w:t>
        </w:r>
      </w:hyperlink>
      <w:r w:rsidR="00631BE1">
        <w:rPr>
          <w:noProof/>
        </w:rPr>
        <w:t>)</w:t>
      </w:r>
      <w:r w:rsidRPr="000B594C">
        <w:fldChar w:fldCharType="end"/>
      </w:r>
      <w:r w:rsidRPr="000B594C">
        <w:t>. For species</w:t>
      </w:r>
      <w:r>
        <w:t xml:space="preserve"> that were</w:t>
      </w:r>
      <w:r w:rsidRPr="000B594C">
        <w:t xml:space="preserve"> only identified to the genus level the genus mean body mass was used</w:t>
      </w:r>
      <w:r>
        <w:t xml:space="preserve"> if possible</w:t>
      </w:r>
      <w:r w:rsidRPr="000B594C">
        <w:t>. The estimate</w:t>
      </w:r>
      <w:r>
        <w:t xml:space="preserve"> mean</w:t>
      </w:r>
      <w:r w:rsidRPr="000B594C">
        <w:t xml:space="preserve"> prey size for each</w:t>
      </w:r>
      <w:r>
        <w:t xml:space="preserve"> snake</w:t>
      </w:r>
      <w:r w:rsidRPr="000B594C">
        <w:t xml:space="preserve"> species was then calculated </w:t>
      </w:r>
      <w:r>
        <w:t>using a</w:t>
      </w:r>
      <w:r w:rsidRPr="000B594C">
        <w:t xml:space="preserve"> weighted mean based</w:t>
      </w:r>
      <w:r>
        <w:t xml:space="preserve"> </w:t>
      </w:r>
      <w:r w:rsidRPr="000B594C">
        <w:t>on the proportion each prey species</w:t>
      </w:r>
      <w:r>
        <w:t>/genus or group</w:t>
      </w:r>
      <w:r w:rsidRPr="000B594C">
        <w:t xml:space="preserve"> </w:t>
      </w:r>
      <w:r>
        <w:t>within the diet.</w:t>
      </w:r>
    </w:p>
    <w:p w14:paraId="20716485" w14:textId="6375ED79" w:rsidR="00F115D8" w:rsidRPr="00A30B5D" w:rsidRDefault="00F115D8" w:rsidP="00A30B5D">
      <w:pPr>
        <w:widowControl w:val="0"/>
        <w:autoSpaceDE w:val="0"/>
        <w:autoSpaceDN w:val="0"/>
        <w:adjustRightInd w:val="0"/>
        <w:spacing w:after="160" w:line="360" w:lineRule="auto"/>
        <w:ind w:firstLine="720"/>
        <w:rPr>
          <w:u w:color="1A4673"/>
        </w:rPr>
      </w:pPr>
      <w:r>
        <w:rPr>
          <w:u w:color="1A4673"/>
        </w:rPr>
        <w:t>Snake m</w:t>
      </w:r>
      <w:r w:rsidRPr="000B594C">
        <w:rPr>
          <w:u w:color="1A4673"/>
        </w:rPr>
        <w:t>ass,</w:t>
      </w:r>
      <w:r>
        <w:rPr>
          <w:u w:color="1A4673"/>
        </w:rPr>
        <w:t xml:space="preserve"> prey mass,</w:t>
      </w:r>
      <w:r w:rsidRPr="000B594C">
        <w:rPr>
          <w:u w:color="1A4673"/>
        </w:rPr>
        <w:t xml:space="preserve"> </w:t>
      </w:r>
      <w:r w:rsidRPr="000B594C">
        <w:t>LD</w:t>
      </w:r>
      <w:r w:rsidRPr="000B594C">
        <w:rPr>
          <w:vertAlign w:val="subscript"/>
        </w:rPr>
        <w:t>50</w:t>
      </w:r>
      <w:r w:rsidRPr="000B594C">
        <w:rPr>
          <w:u w:color="1A4673"/>
        </w:rPr>
        <w:t xml:space="preserve">, venom </w:t>
      </w:r>
      <w:r w:rsidR="00DF1FE6">
        <w:rPr>
          <w:u w:color="1A4673"/>
        </w:rPr>
        <w:t>yield</w:t>
      </w:r>
      <w:r w:rsidRPr="000B594C">
        <w:rPr>
          <w:u w:color="1A4673"/>
        </w:rPr>
        <w:t xml:space="preserve"> and phylogenetic distance between diet and model were</w:t>
      </w:r>
      <w:r>
        <w:rPr>
          <w:u w:color="1A4673"/>
        </w:rPr>
        <w:t xml:space="preserve"> all</w:t>
      </w:r>
      <w:r w:rsidRPr="000B594C">
        <w:rPr>
          <w:u w:color="1A4673"/>
        </w:rPr>
        <w:t xml:space="preserve"> log</w:t>
      </w:r>
      <w:r w:rsidRPr="002D0609">
        <w:rPr>
          <w:u w:color="1A4673"/>
          <w:vertAlign w:val="subscript"/>
        </w:rPr>
        <w:t>10</w:t>
      </w:r>
      <w:r w:rsidRPr="000B594C">
        <w:rPr>
          <w:u w:color="1A4673"/>
        </w:rPr>
        <w:t xml:space="preserve"> transformed, mean centered and expressed in units of standard deviation prior to analysis. Significance was determined for the fixed effects when 95% of the data is greater or less than 0. The phylogeny from</w:t>
      </w:r>
      <w:r w:rsidRPr="002D0609">
        <w:rPr>
          <w:noProof/>
        </w:rPr>
        <w:t xml:space="preserve"> </w:t>
      </w:r>
      <w:r w:rsidRPr="00C3421A">
        <w:rPr>
          <w:noProof/>
        </w:rPr>
        <w:t>Pyron RA &amp; Burbrink</w:t>
      </w:r>
      <w:r w:rsidRPr="000B594C">
        <w:rPr>
          <w:u w:color="1A4673"/>
        </w:rPr>
        <w:t xml:space="preserve"> </w:t>
      </w:r>
      <w:r>
        <w:rPr>
          <w:u w:color="1A4673"/>
        </w:rPr>
        <w:t xml:space="preserve"> </w:t>
      </w:r>
      <w:r w:rsidRPr="000B594C">
        <w:rPr>
          <w:u w:color="1A4673"/>
        </w:rPr>
        <w:fldChar w:fldCharType="begin"/>
      </w:r>
      <w:r w:rsidR="00631BE1">
        <w:rPr>
          <w:u w:color="1A4673"/>
        </w:rPr>
        <w:instrText xml:space="preserve"> ADDIN EN.CITE &lt;EndNote&gt;&lt;Cite&gt;&lt;Author&gt;Pyron&lt;/Author&gt;&lt;Year&gt;2014&lt;/Year&gt;&lt;RecNum&gt;79&lt;/RecNum&gt;&lt;DisplayText&gt;(51)&lt;/DisplayText&gt;&lt;record&gt;&lt;rec-number&gt;79&lt;/rec-number&gt;&lt;foreign-keys&gt;&lt;key app="EN" db-id="ax5t9ztwnxe5f8edetnp2tzne0aaff55ftr5" timestamp="1462986319"&gt;79&lt;/key&gt;&lt;/foreign-keys&gt;&lt;ref-type name="Journal Article"&gt;17&lt;/ref-type&gt;&lt;contributors&gt;&lt;authors&gt;&lt;author&gt;Pyron, R Alexander&lt;/author&gt;&lt;author&gt;Burbrink, Frank T&lt;/author&gt;&lt;/authors&gt;&lt;/contributors&gt;&lt;titles&gt;&lt;title&gt;Early origin of viviparity and multiple reversions to oviparity in squamate reptiles&lt;/title&gt;&lt;secondary-title&gt;Ecology Letters&lt;/secondary-title&gt;&lt;/titles&gt;&lt;periodical&gt;&lt;full-title&gt;Ecology Letters&lt;/full-title&gt;&lt;/periodical&gt;&lt;pages&gt;13-21&lt;/pages&gt;&lt;volume&gt;17&lt;/volume&gt;&lt;number&gt;1&lt;/number&gt;&lt;dates&gt;&lt;year&gt;2014&lt;/year&gt;&lt;/dates&gt;&lt;isbn&gt;1461-0248&lt;/isbn&gt;&lt;urls&gt;&lt;/urls&gt;&lt;/record&gt;&lt;/Cite&gt;&lt;/EndNote&gt;</w:instrText>
      </w:r>
      <w:r w:rsidRPr="000B594C">
        <w:rPr>
          <w:u w:color="1A4673"/>
        </w:rPr>
        <w:fldChar w:fldCharType="separate"/>
      </w:r>
      <w:r w:rsidR="00631BE1">
        <w:rPr>
          <w:noProof/>
          <w:u w:color="1A4673"/>
        </w:rPr>
        <w:t>(</w:t>
      </w:r>
      <w:hyperlink w:anchor="_ENREF_51" w:tooltip="Pyron, 2014 #79" w:history="1">
        <w:r w:rsidR="009A7204">
          <w:rPr>
            <w:noProof/>
            <w:u w:color="1A4673"/>
          </w:rPr>
          <w:t>51</w:t>
        </w:r>
      </w:hyperlink>
      <w:r w:rsidR="00631BE1">
        <w:rPr>
          <w:noProof/>
          <w:u w:color="1A4673"/>
        </w:rPr>
        <w:t>)</w:t>
      </w:r>
      <w:r w:rsidRPr="000B594C">
        <w:rPr>
          <w:u w:color="1A4673"/>
        </w:rPr>
        <w:fldChar w:fldCharType="end"/>
      </w:r>
      <w:r w:rsidRPr="000B594C">
        <w:rPr>
          <w:u w:color="1A4673"/>
        </w:rPr>
        <w:t xml:space="preserve"> was included in all analys</w:t>
      </w:r>
      <w:r>
        <w:rPr>
          <w:u w:color="1A4673"/>
        </w:rPr>
        <w:t>e</w:t>
      </w:r>
      <w:r w:rsidRPr="000B594C">
        <w:rPr>
          <w:u w:color="1A4673"/>
        </w:rPr>
        <w:t xml:space="preserve">s to account for </w:t>
      </w:r>
      <w:r>
        <w:rPr>
          <w:u w:color="1A4673"/>
        </w:rPr>
        <w:t>non-independence in traits</w:t>
      </w:r>
      <w:r w:rsidRPr="000B594C">
        <w:rPr>
          <w:u w:color="1A4673"/>
        </w:rPr>
        <w:t xml:space="preserve"> due to common descent.</w:t>
      </w:r>
    </w:p>
    <w:p w14:paraId="3929FA97" w14:textId="77777777" w:rsidR="00F115D8" w:rsidRPr="000B594C" w:rsidRDefault="00F115D8" w:rsidP="00F115D8">
      <w:pPr>
        <w:spacing w:line="360" w:lineRule="auto"/>
        <w:outlineLvl w:val="0"/>
        <w:rPr>
          <w:b/>
        </w:rPr>
      </w:pPr>
      <w:r w:rsidRPr="000B594C">
        <w:rPr>
          <w:b/>
        </w:rPr>
        <w:lastRenderedPageBreak/>
        <w:t>Analysis</w:t>
      </w:r>
    </w:p>
    <w:p w14:paraId="1A7F3625" w14:textId="4AC69BEF" w:rsidR="00F115D8" w:rsidRDefault="00F115D8" w:rsidP="00F115D8">
      <w:pPr>
        <w:spacing w:line="360" w:lineRule="auto"/>
        <w:rPr>
          <w:rFonts w:eastAsia="Times New Roman"/>
        </w:rPr>
      </w:pPr>
      <w:r w:rsidRPr="000B594C">
        <w:t>To test our hypotheses we fit</w:t>
      </w:r>
      <w:r w:rsidR="00A779F7">
        <w:t>ted</w:t>
      </w:r>
      <w:r w:rsidRPr="000B594C">
        <w:t xml:space="preserve"> Bayesian </w:t>
      </w:r>
      <w:r w:rsidRPr="000B594C">
        <w:rPr>
          <w:rFonts w:eastAsia="Times New Roman"/>
        </w:rPr>
        <w:t xml:space="preserve">multivariate phylogenetic mixed models using the </w:t>
      </w:r>
      <w:proofErr w:type="spellStart"/>
      <w:r w:rsidRPr="000B594C">
        <w:rPr>
          <w:rFonts w:eastAsia="Times New Roman"/>
        </w:rPr>
        <w:t>MCMCglmm</w:t>
      </w:r>
      <w:proofErr w:type="spellEnd"/>
      <w:r w:rsidRPr="000B594C">
        <w:rPr>
          <w:rFonts w:eastAsia="Times New Roman"/>
        </w:rPr>
        <w:t xml:space="preserve"> package </w:t>
      </w:r>
      <w:r w:rsidRPr="000B594C">
        <w:rPr>
          <w:rFonts w:eastAsia="Times New Roman"/>
        </w:rPr>
        <w:fldChar w:fldCharType="begin"/>
      </w:r>
      <w:r w:rsidR="00631BE1">
        <w:rPr>
          <w:rFonts w:eastAsia="Times New Roman"/>
        </w:rPr>
        <w:instrText xml:space="preserve"> ADDIN EN.CITE &lt;EndNote&gt;&lt;Cite&gt;&lt;Author&gt;Hadfield&lt;/Author&gt;&lt;Year&gt;2010&lt;/Year&gt;&lt;RecNum&gt;81&lt;/RecNum&gt;&lt;DisplayText&gt;(52)&lt;/DisplayText&gt;&lt;record&gt;&lt;rec-number&gt;81&lt;/rec-number&gt;&lt;foreign-keys&gt;&lt;key app="EN" db-id="ax5t9ztwnxe5f8edetnp2tzne0aaff55ftr5" timestamp="1462987433"&gt;81&lt;/key&gt;&lt;/foreign-keys&gt;&lt;ref-type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Software&lt;/full-title&gt;&lt;/periodical&gt;&lt;pages&gt;1-22&lt;/pages&gt;&lt;volume&gt;33&lt;/volume&gt;&lt;number&gt;2&lt;/number&gt;&lt;dates&gt;&lt;year&gt;2010&lt;/year&gt;&lt;/dates&gt;&lt;urls&gt;&lt;/urls&gt;&lt;/record&gt;&lt;/Cite&gt;&lt;/EndNote&gt;</w:instrText>
      </w:r>
      <w:r w:rsidRPr="000B594C">
        <w:rPr>
          <w:rFonts w:eastAsia="Times New Roman"/>
        </w:rPr>
        <w:fldChar w:fldCharType="separate"/>
      </w:r>
      <w:r w:rsidR="00631BE1">
        <w:rPr>
          <w:rFonts w:eastAsia="Times New Roman"/>
          <w:noProof/>
        </w:rPr>
        <w:t>(</w:t>
      </w:r>
      <w:hyperlink w:anchor="_ENREF_52" w:tooltip="Hadfield, 2010 #81" w:history="1">
        <w:r w:rsidR="009A7204">
          <w:rPr>
            <w:rFonts w:eastAsia="Times New Roman"/>
            <w:noProof/>
          </w:rPr>
          <w:t>52</w:t>
        </w:r>
      </w:hyperlink>
      <w:r w:rsidR="00631BE1">
        <w:rPr>
          <w:rFonts w:eastAsia="Times New Roman"/>
          <w:noProof/>
        </w:rPr>
        <w:t>)</w:t>
      </w:r>
      <w:r w:rsidRPr="000B594C">
        <w:rPr>
          <w:rFonts w:eastAsia="Times New Roman"/>
        </w:rPr>
        <w:fldChar w:fldCharType="end"/>
      </w:r>
      <w:r w:rsidRPr="000B594C">
        <w:rPr>
          <w:rFonts w:eastAsia="Times New Roman"/>
        </w:rPr>
        <w:t xml:space="preserve"> in R v 3.2.4 </w:t>
      </w:r>
      <w:r w:rsidRPr="000B594C">
        <w:rPr>
          <w:rFonts w:eastAsia="Times New Roman"/>
        </w:rPr>
        <w:fldChar w:fldCharType="begin"/>
      </w:r>
      <w:r w:rsidR="00631BE1">
        <w:rPr>
          <w:rFonts w:eastAsia="Times New Roman"/>
        </w:rPr>
        <w:instrText xml:space="preserve"> ADDIN EN.CITE &lt;EndNote&gt;&lt;Cite&gt;&lt;Author&gt;Team&lt;/Author&gt;&lt;Year&gt;2016&lt;/Year&gt;&lt;RecNum&gt;80&lt;/RecNum&gt;&lt;DisplayText&gt;(53)&lt;/DisplayText&gt;&lt;record&gt;&lt;rec-number&gt;80&lt;/rec-number&gt;&lt;foreign-keys&gt;&lt;key app="EN" db-id="ax5t9ztwnxe5f8edetnp2tzne0aaff55ftr5" timestamp="1462987352"&gt;80&lt;/key&gt;&lt;/foreign-keys&gt;&lt;ref-type name="Journal Article"&gt;17&lt;/ref-type&gt;&lt;contributors&gt;&lt;authors&gt;&lt;author&gt;R Core Team&lt;/author&gt;&lt;/authors&gt;&lt;/contributors&gt;&lt;auth-address&gt;Vienna, Austria&lt;/auth-address&gt;&lt;titles&gt;&lt;title&gt;R: A Language and Environment for Statistical Computing. R Foundation for Statistical Computing&lt;/title&gt;&lt;/titles&gt;&lt;dates&gt;&lt;year&gt;2016&lt;/year&gt;&lt;/dates&gt;&lt;urls&gt;&lt;related-urls&gt;&lt;url&gt;https://www.R-project.org/&lt;/url&gt;&lt;/related-urls&gt;&lt;/urls&gt;&lt;/record&gt;&lt;/Cite&gt;&lt;/EndNote&gt;</w:instrText>
      </w:r>
      <w:r w:rsidRPr="000B594C">
        <w:rPr>
          <w:rFonts w:eastAsia="Times New Roman"/>
        </w:rPr>
        <w:fldChar w:fldCharType="separate"/>
      </w:r>
      <w:r w:rsidR="00631BE1">
        <w:rPr>
          <w:rFonts w:eastAsia="Times New Roman"/>
          <w:noProof/>
        </w:rPr>
        <w:t>(</w:t>
      </w:r>
      <w:hyperlink w:anchor="_ENREF_53" w:tooltip="Team, 2016 #80" w:history="1">
        <w:r w:rsidR="009A7204">
          <w:rPr>
            <w:rFonts w:eastAsia="Times New Roman"/>
            <w:noProof/>
          </w:rPr>
          <w:t>53</w:t>
        </w:r>
      </w:hyperlink>
      <w:r w:rsidR="00631BE1">
        <w:rPr>
          <w:rFonts w:eastAsia="Times New Roman"/>
          <w:noProof/>
        </w:rPr>
        <w:t>)</w:t>
      </w:r>
      <w:r w:rsidRPr="000B594C">
        <w:rPr>
          <w:rFonts w:eastAsia="Times New Roman"/>
        </w:rPr>
        <w:fldChar w:fldCharType="end"/>
      </w:r>
      <w:r w:rsidRPr="000B594C">
        <w:rPr>
          <w:rFonts w:eastAsia="Times New Roman"/>
        </w:rPr>
        <w:t>.</w:t>
      </w:r>
      <w:r>
        <w:rPr>
          <w:rFonts w:eastAsia="Times New Roman"/>
        </w:rPr>
        <w:t xml:space="preserve"> </w:t>
      </w:r>
      <w:r w:rsidRPr="000B594C">
        <w:rPr>
          <w:rFonts w:eastAsia="Times New Roman"/>
        </w:rPr>
        <w:t xml:space="preserve">As venom </w:t>
      </w:r>
      <w:r w:rsidR="00DF1FE6">
        <w:rPr>
          <w:rFonts w:eastAsia="Times New Roman"/>
        </w:rPr>
        <w:t>yield</w:t>
      </w:r>
      <w:r w:rsidRPr="000B594C">
        <w:rPr>
          <w:rFonts w:eastAsia="Times New Roman"/>
        </w:rPr>
        <w:t xml:space="preserve"> and </w:t>
      </w:r>
      <w:r w:rsidRPr="000B594C">
        <w:t>LD</w:t>
      </w:r>
      <w:r w:rsidRPr="000B594C">
        <w:rPr>
          <w:vertAlign w:val="subscript"/>
        </w:rPr>
        <w:t>50</w:t>
      </w:r>
      <w:r w:rsidRPr="000B594C">
        <w:t xml:space="preserve"> are likely to have co-evolved</w:t>
      </w:r>
      <w:r>
        <w:t>,</w:t>
      </w:r>
      <w:r w:rsidRPr="000B594C">
        <w:t xml:space="preserve"> both were included as</w:t>
      </w:r>
      <w:r>
        <w:t xml:space="preserve"> </w:t>
      </w:r>
      <w:r w:rsidRPr="000B594C">
        <w:t>response variables</w:t>
      </w:r>
      <w:r>
        <w:t xml:space="preserve"> in a series of multivariate analysis. </w:t>
      </w:r>
      <w:r w:rsidRPr="000B594C">
        <w:rPr>
          <w:rFonts w:eastAsia="Times New Roman"/>
        </w:rPr>
        <w:t xml:space="preserve">Phylogeny was controlled by including it using the animal term in the </w:t>
      </w:r>
      <w:proofErr w:type="spellStart"/>
      <w:r w:rsidRPr="000B594C">
        <w:rPr>
          <w:rFonts w:eastAsia="Times New Roman"/>
        </w:rPr>
        <w:t>MCMCglmm</w:t>
      </w:r>
      <w:proofErr w:type="spellEnd"/>
      <w:r w:rsidRPr="000B594C">
        <w:rPr>
          <w:rFonts w:eastAsia="Times New Roman"/>
        </w:rPr>
        <w:t xml:space="preserve"> model while variation due to multiple measures on individual species was included using a separate random term.</w:t>
      </w:r>
      <w:r>
        <w:rPr>
          <w:rFonts w:eastAsia="Times New Roman"/>
        </w:rPr>
        <w:t xml:space="preserve"> </w:t>
      </w:r>
      <w:r>
        <w:t>For the main model</w:t>
      </w:r>
      <w:r w:rsidR="00A779F7">
        <w:t>,</w:t>
      </w:r>
      <w:r>
        <w:t xml:space="preserve"> </w:t>
      </w:r>
      <w:r w:rsidRPr="000B594C">
        <w:rPr>
          <w:rFonts w:eastAsia="Times New Roman"/>
        </w:rPr>
        <w:t>snake body mass; LD</w:t>
      </w:r>
      <w:r w:rsidRPr="000B594C">
        <w:rPr>
          <w:rFonts w:eastAsia="Times New Roman"/>
          <w:vertAlign w:val="subscript"/>
        </w:rPr>
        <w:t>50</w:t>
      </w:r>
      <w:r w:rsidRPr="000B594C">
        <w:rPr>
          <w:rFonts w:eastAsia="Times New Roman"/>
        </w:rPr>
        <w:t xml:space="preserve"> inoculation method</w:t>
      </w:r>
      <w:r>
        <w:rPr>
          <w:rFonts w:eastAsia="Times New Roman"/>
        </w:rPr>
        <w:t xml:space="preserve"> (SC, IM, IV, IP)</w:t>
      </w:r>
      <w:r w:rsidRPr="000B594C">
        <w:rPr>
          <w:rFonts w:eastAsia="Times New Roman"/>
        </w:rPr>
        <w:t>; habitat dimensionality</w:t>
      </w:r>
      <w:r>
        <w:rPr>
          <w:rFonts w:eastAsia="Times New Roman"/>
        </w:rPr>
        <w:t xml:space="preserve"> (2D, 3D)</w:t>
      </w:r>
      <w:r w:rsidRPr="000B594C">
        <w:rPr>
          <w:rFonts w:eastAsia="Times New Roman"/>
        </w:rPr>
        <w:t>; the presence of eggs in the diet</w:t>
      </w:r>
      <w:r>
        <w:rPr>
          <w:rFonts w:eastAsia="Times New Roman"/>
        </w:rPr>
        <w:t xml:space="preserve"> (absent, present)</w:t>
      </w:r>
      <w:r w:rsidRPr="000B594C">
        <w:rPr>
          <w:rFonts w:eastAsia="Times New Roman"/>
        </w:rPr>
        <w:t>; and the phylogenetic distance of diet species to LD</w:t>
      </w:r>
      <w:r w:rsidRPr="000B594C">
        <w:rPr>
          <w:rFonts w:eastAsia="Times New Roman"/>
          <w:vertAlign w:val="subscript"/>
        </w:rPr>
        <w:t>50</w:t>
      </w:r>
      <w:r>
        <w:rPr>
          <w:rFonts w:eastAsia="Times New Roman"/>
        </w:rPr>
        <w:t xml:space="preserve"> model were</w:t>
      </w:r>
      <w:r w:rsidRPr="000B594C">
        <w:rPr>
          <w:rFonts w:eastAsia="Times New Roman"/>
        </w:rPr>
        <w:t xml:space="preserve"> included as explanatory variables</w:t>
      </w:r>
      <w:r>
        <w:rPr>
          <w:rFonts w:eastAsia="Times New Roman"/>
        </w:rPr>
        <w:t xml:space="preserve"> to give the analysis;</w:t>
      </w:r>
    </w:p>
    <w:p w14:paraId="1D4CE144" w14:textId="58588793" w:rsidR="00F115D8" w:rsidRDefault="00DF1FE6" w:rsidP="00F115D8">
      <w:pPr>
        <w:pStyle w:val="ListParagraph"/>
        <w:numPr>
          <w:ilvl w:val="0"/>
          <w:numId w:val="1"/>
        </w:numPr>
        <w:spacing w:line="360" w:lineRule="auto"/>
      </w:pPr>
      <w:r>
        <w:rPr>
          <w:rFonts w:eastAsia="Times New Roman" w:cs="Times New Roman"/>
          <w:lang w:val="en-US"/>
        </w:rPr>
        <w:t>Yield</w:t>
      </w:r>
      <w:r w:rsidR="00F115D8" w:rsidRPr="000B594C">
        <w:rPr>
          <w:rFonts w:eastAsia="Times New Roman" w:cs="Times New Roman"/>
          <w:lang w:val="en-US"/>
        </w:rPr>
        <w:t xml:space="preserve"> + </w:t>
      </w:r>
      <w:r w:rsidR="00F115D8" w:rsidRPr="000B594C">
        <w:t>LD</w:t>
      </w:r>
      <w:r w:rsidR="00F115D8" w:rsidRPr="000B594C">
        <w:rPr>
          <w:vertAlign w:val="subscript"/>
        </w:rPr>
        <w:t xml:space="preserve">50 </w:t>
      </w:r>
      <w:r w:rsidR="00F115D8" w:rsidRPr="000B594C">
        <w:t xml:space="preserve">= </w:t>
      </w:r>
      <w:proofErr w:type="gramStart"/>
      <w:r w:rsidR="00F115D8" w:rsidRPr="000B594C">
        <w:rPr>
          <w:i/>
        </w:rPr>
        <w:t>f</w:t>
      </w:r>
      <w:r w:rsidR="00F115D8">
        <w:t>(</w:t>
      </w:r>
      <w:proofErr w:type="gramEnd"/>
      <w:r w:rsidR="00F115D8">
        <w:t>S</w:t>
      </w:r>
      <w:r w:rsidR="00F115D8" w:rsidRPr="000B594C">
        <w:t>nake mass + LD</w:t>
      </w:r>
      <w:r w:rsidR="00F115D8" w:rsidRPr="000B594C">
        <w:rPr>
          <w:vertAlign w:val="subscript"/>
        </w:rPr>
        <w:t>50</w:t>
      </w:r>
      <w:r w:rsidR="00F115D8">
        <w:t xml:space="preserve"> method + Presence of eggs in diet +</w:t>
      </w:r>
      <w:r w:rsidR="00F115D8" w:rsidRPr="000B594C">
        <w:t xml:space="preserve"> </w:t>
      </w:r>
      <w:r w:rsidR="00F115D8">
        <w:t>P</w:t>
      </w:r>
      <w:r w:rsidR="00F115D8" w:rsidRPr="000B594C">
        <w:t>hylogenetic distance</w:t>
      </w:r>
      <w:r w:rsidR="00F115D8">
        <w:t xml:space="preserve"> between d</w:t>
      </w:r>
      <w:r w:rsidR="00F115D8" w:rsidRPr="000B594C">
        <w:t>iet and model</w:t>
      </w:r>
      <w:r w:rsidR="00F115D8">
        <w:t xml:space="preserve"> species + H</w:t>
      </w:r>
      <w:r w:rsidR="00F115D8" w:rsidRPr="000B594C">
        <w:t>abitat dimensionality)</w:t>
      </w:r>
      <w:r w:rsidR="00F115D8">
        <w:t xml:space="preserve"> </w:t>
      </w:r>
      <w:r w:rsidR="00F115D8" w:rsidRPr="0019724B">
        <w:rPr>
          <w:rFonts w:eastAsia="Times New Roman"/>
        </w:rPr>
        <w:t>(</w:t>
      </w:r>
      <w:r w:rsidR="00F115D8">
        <w:t xml:space="preserve">275 </w:t>
      </w:r>
      <w:r w:rsidR="00F115D8" w:rsidRPr="000B594C">
        <w:t>observations over 99 species</w:t>
      </w:r>
      <w:r w:rsidR="00F115D8" w:rsidRPr="0019724B">
        <w:rPr>
          <w:rFonts w:eastAsia="Times New Roman"/>
        </w:rPr>
        <w:t xml:space="preserve">). </w:t>
      </w:r>
    </w:p>
    <w:p w14:paraId="296AAD8B" w14:textId="71933477" w:rsidR="00F115D8" w:rsidRDefault="00F115D8" w:rsidP="00F115D8">
      <w:pPr>
        <w:spacing w:line="360" w:lineRule="auto"/>
        <w:rPr>
          <w:rFonts w:eastAsia="Times New Roman"/>
        </w:rPr>
      </w:pPr>
      <w:r w:rsidRPr="0019724B">
        <w:rPr>
          <w:rFonts w:eastAsia="Times New Roman"/>
        </w:rPr>
        <w:t xml:space="preserve">A </w:t>
      </w:r>
      <w:r>
        <w:rPr>
          <w:rFonts w:eastAsia="Times New Roman"/>
        </w:rPr>
        <w:t>similar</w:t>
      </w:r>
      <w:r w:rsidRPr="0019724B">
        <w:rPr>
          <w:rFonts w:eastAsia="Times New Roman"/>
        </w:rPr>
        <w:t xml:space="preserve"> model was also fit</w:t>
      </w:r>
      <w:r w:rsidR="00A779F7">
        <w:rPr>
          <w:rFonts w:eastAsia="Times New Roman"/>
        </w:rPr>
        <w:t>ted</w:t>
      </w:r>
      <w:r w:rsidRPr="0019724B">
        <w:rPr>
          <w:rFonts w:eastAsia="Times New Roman"/>
        </w:rPr>
        <w:t xml:space="preserve"> including prey size as an explanatory model</w:t>
      </w:r>
      <w:r w:rsidR="00A779F7">
        <w:rPr>
          <w:rFonts w:eastAsia="Times New Roman"/>
        </w:rPr>
        <w:t>,</w:t>
      </w:r>
      <w:r w:rsidRPr="0019724B">
        <w:rPr>
          <w:rFonts w:eastAsia="Times New Roman"/>
        </w:rPr>
        <w:t xml:space="preserve"> which resulted in a smaller dataset of </w:t>
      </w:r>
      <w:r w:rsidRPr="000B594C">
        <w:t xml:space="preserve">177 observations </w:t>
      </w:r>
      <w:r>
        <w:t>across</w:t>
      </w:r>
      <w:r w:rsidRPr="000B594C">
        <w:t xml:space="preserve"> 68 species</w:t>
      </w:r>
      <w:r w:rsidRPr="0019724B">
        <w:rPr>
          <w:rFonts w:eastAsia="Times New Roman"/>
        </w:rPr>
        <w:t>.</w:t>
      </w:r>
      <w:r>
        <w:rPr>
          <w:rFonts w:eastAsia="Times New Roman"/>
        </w:rPr>
        <w:t xml:space="preserve"> To estimate the direct scaling exponents relating to prey mass, venom </w:t>
      </w:r>
      <w:r w:rsidR="00DF1FE6">
        <w:rPr>
          <w:rFonts w:eastAsia="Times New Roman"/>
        </w:rPr>
        <w:t>yield</w:t>
      </w:r>
      <w:r>
        <w:rPr>
          <w:rFonts w:eastAsia="Times New Roman"/>
        </w:rPr>
        <w:t xml:space="preserve"> and predator mass as referred to in equations (1 and 3) we also ran the following model;</w:t>
      </w:r>
    </w:p>
    <w:p w14:paraId="7C907E0A" w14:textId="1820C382" w:rsidR="00F115D8" w:rsidRPr="008B331D" w:rsidRDefault="00DF1FE6" w:rsidP="00F115D8">
      <w:pPr>
        <w:pStyle w:val="ListParagraph"/>
        <w:numPr>
          <w:ilvl w:val="0"/>
          <w:numId w:val="1"/>
        </w:numPr>
        <w:spacing w:line="360" w:lineRule="auto"/>
      </w:pPr>
      <w:r>
        <w:rPr>
          <w:rFonts w:eastAsia="Times New Roman" w:cs="Times New Roman"/>
          <w:lang w:val="en-US"/>
        </w:rPr>
        <w:t>Yield</w:t>
      </w:r>
      <w:r w:rsidR="00F115D8">
        <w:rPr>
          <w:rFonts w:eastAsia="Times New Roman" w:cs="Times New Roman"/>
          <w:lang w:val="en-US"/>
        </w:rPr>
        <w:t xml:space="preserve"> </w:t>
      </w:r>
      <w:r w:rsidR="00F115D8" w:rsidRPr="000B594C">
        <w:t xml:space="preserve">= </w:t>
      </w:r>
      <w:proofErr w:type="gramStart"/>
      <w:r w:rsidR="00F115D8" w:rsidRPr="00962A65">
        <w:rPr>
          <w:i/>
        </w:rPr>
        <w:t>f</w:t>
      </w:r>
      <w:r w:rsidR="00F115D8">
        <w:t>(</w:t>
      </w:r>
      <w:proofErr w:type="gramEnd"/>
      <w:r w:rsidR="00F115D8">
        <w:t>Prey mass</w:t>
      </w:r>
      <w:r w:rsidR="00F115D8" w:rsidRPr="000B594C">
        <w:t>)</w:t>
      </w:r>
      <w:r w:rsidR="00F115D8" w:rsidRPr="00962A65">
        <w:rPr>
          <w:rFonts w:eastAsia="Times New Roman"/>
        </w:rPr>
        <w:t xml:space="preserve"> </w:t>
      </w:r>
    </w:p>
    <w:p w14:paraId="4E404FF3" w14:textId="77777777" w:rsidR="00F115D8" w:rsidRPr="00962A65" w:rsidRDefault="00F115D8" w:rsidP="00F115D8">
      <w:pPr>
        <w:pStyle w:val="ListParagraph"/>
        <w:numPr>
          <w:ilvl w:val="0"/>
          <w:numId w:val="1"/>
        </w:numPr>
        <w:spacing w:line="360" w:lineRule="auto"/>
      </w:pPr>
      <w:r>
        <w:rPr>
          <w:rFonts w:eastAsia="Times New Roman" w:cs="Times New Roman"/>
          <w:lang w:val="en-US"/>
        </w:rPr>
        <w:t xml:space="preserve">Prey mass </w:t>
      </w:r>
      <w:r w:rsidRPr="000B594C">
        <w:t xml:space="preserve">= </w:t>
      </w:r>
      <w:proofErr w:type="gramStart"/>
      <w:r w:rsidRPr="00962A65">
        <w:rPr>
          <w:i/>
        </w:rPr>
        <w:t>f</w:t>
      </w:r>
      <w:r>
        <w:t>(</w:t>
      </w:r>
      <w:proofErr w:type="gramEnd"/>
      <w:r>
        <w:t>Predator mass</w:t>
      </w:r>
      <w:r w:rsidRPr="000B594C">
        <w:t>)</w:t>
      </w:r>
      <w:r w:rsidRPr="00962A65">
        <w:rPr>
          <w:rFonts w:eastAsia="Times New Roman"/>
        </w:rPr>
        <w:t xml:space="preserve"> </w:t>
      </w:r>
    </w:p>
    <w:p w14:paraId="1448031C" w14:textId="77777777" w:rsidR="00F115D8" w:rsidRPr="00B85A8E" w:rsidRDefault="00F115D8" w:rsidP="00F115D8">
      <w:pPr>
        <w:spacing w:line="360" w:lineRule="auto"/>
      </w:pPr>
      <w:r w:rsidRPr="0019724B">
        <w:rPr>
          <w:rFonts w:eastAsia="Times New Roman"/>
        </w:rPr>
        <w:t>Finally, we also fit</w:t>
      </w:r>
      <w:r>
        <w:rPr>
          <w:rFonts w:eastAsia="Times New Roman"/>
        </w:rPr>
        <w:t>ted</w:t>
      </w:r>
      <w:r w:rsidRPr="0019724B">
        <w:rPr>
          <w:rFonts w:eastAsia="Times New Roman"/>
        </w:rPr>
        <w:t xml:space="preserve"> a final set of sensitivity analysis </w:t>
      </w:r>
      <w:r>
        <w:rPr>
          <w:rFonts w:eastAsia="Times New Roman"/>
        </w:rPr>
        <w:t>including the main model with</w:t>
      </w:r>
      <w:r w:rsidRPr="0019724B">
        <w:rPr>
          <w:rFonts w:eastAsia="Times New Roman"/>
        </w:rPr>
        <w:t xml:space="preserve"> constriction behavior included as a categorical factor </w:t>
      </w:r>
      <w:r>
        <w:rPr>
          <w:rFonts w:eastAsia="Times New Roman"/>
        </w:rPr>
        <w:t xml:space="preserve">(absent, present) </w:t>
      </w:r>
      <w:r w:rsidRPr="0019724B">
        <w:rPr>
          <w:rFonts w:eastAsia="Times New Roman"/>
        </w:rPr>
        <w:t xml:space="preserve">and a model with habitat type included instead of habitat dimension with the levels of terrestrial; aquatic and arboreal. </w:t>
      </w:r>
    </w:p>
    <w:p w14:paraId="29ABF6E1" w14:textId="42150484" w:rsidR="00F115D8" w:rsidRDefault="00F115D8" w:rsidP="00F115D8">
      <w:pPr>
        <w:spacing w:line="360" w:lineRule="auto"/>
        <w:ind w:firstLine="720"/>
        <w:rPr>
          <w:rFonts w:eastAsia="Times New Roman"/>
        </w:rPr>
      </w:pPr>
      <w:r w:rsidRPr="000B594C">
        <w:rPr>
          <w:rFonts w:eastAsia="Times New Roman"/>
        </w:rPr>
        <w:t xml:space="preserve">All models were fitted with parameter </w:t>
      </w:r>
      <w:r>
        <w:rPr>
          <w:rFonts w:eastAsia="Times New Roman"/>
        </w:rPr>
        <w:t>expanded priors (</w:t>
      </w:r>
      <w:proofErr w:type="spellStart"/>
      <w:r>
        <w:rPr>
          <w:rFonts w:eastAsia="Times New Roman"/>
        </w:rPr>
        <w:t>Hedfield</w:t>
      </w:r>
      <w:proofErr w:type="spellEnd"/>
      <w:r>
        <w:rPr>
          <w:rFonts w:eastAsia="Times New Roman"/>
        </w:rPr>
        <w:t xml:space="preserve"> 2010) with s</w:t>
      </w:r>
      <w:r w:rsidRPr="000B594C">
        <w:rPr>
          <w:rFonts w:eastAsia="Times New Roman"/>
        </w:rPr>
        <w:t>tand</w:t>
      </w:r>
      <w:r>
        <w:rPr>
          <w:rFonts w:eastAsia="Times New Roman"/>
        </w:rPr>
        <w:t xml:space="preserve">ard non-informative priors </w:t>
      </w:r>
      <w:r w:rsidRPr="000B594C">
        <w:rPr>
          <w:rFonts w:eastAsia="Times New Roman"/>
        </w:rPr>
        <w:t xml:space="preserve">also tested separately </w:t>
      </w:r>
      <w:r>
        <w:rPr>
          <w:rFonts w:eastAsia="Times New Roman"/>
        </w:rPr>
        <w:t>to ensure</w:t>
      </w:r>
      <w:r w:rsidRPr="000B594C">
        <w:rPr>
          <w:rFonts w:eastAsia="Times New Roman"/>
        </w:rPr>
        <w:t xml:space="preserve"> that choice of prior had no </w:t>
      </w:r>
      <w:proofErr w:type="spellStart"/>
      <w:r w:rsidRPr="000B594C">
        <w:rPr>
          <w:rFonts w:eastAsia="Times New Roman"/>
        </w:rPr>
        <w:t>affect</w:t>
      </w:r>
      <w:proofErr w:type="spellEnd"/>
      <w:r w:rsidRPr="000B594C">
        <w:rPr>
          <w:rFonts w:eastAsia="Times New Roman"/>
        </w:rPr>
        <w:t xml:space="preserve"> on model results. A burn-in, thinning and number of iterations was determined for each mode</w:t>
      </w:r>
      <w:r>
        <w:rPr>
          <w:rFonts w:eastAsia="Times New Roman"/>
        </w:rPr>
        <w:t>l</w:t>
      </w:r>
      <w:r w:rsidRPr="000B594C">
        <w:rPr>
          <w:rFonts w:eastAsia="Times New Roman"/>
        </w:rPr>
        <w:t xml:space="preserve"> </w:t>
      </w:r>
      <w:r>
        <w:rPr>
          <w:rFonts w:eastAsia="Times New Roman"/>
        </w:rPr>
        <w:t xml:space="preserve">separately </w:t>
      </w:r>
      <w:r w:rsidRPr="000B594C">
        <w:rPr>
          <w:rFonts w:eastAsia="Times New Roman"/>
        </w:rPr>
        <w:t>to ensure effective sample sizes exceeded 1000 for all parameter estimates</w:t>
      </w:r>
      <w:r>
        <w:rPr>
          <w:rFonts w:eastAsia="Times New Roman"/>
        </w:rPr>
        <w:t>. We tested for</w:t>
      </w:r>
      <w:r w:rsidRPr="000B594C">
        <w:rPr>
          <w:rFonts w:eastAsia="Times New Roman"/>
        </w:rPr>
        <w:t xml:space="preserve"> convergence using the </w:t>
      </w:r>
      <w:proofErr w:type="spellStart"/>
      <w:r w:rsidRPr="000B594C">
        <w:rPr>
          <w:rFonts w:eastAsia="Times New Roman"/>
        </w:rPr>
        <w:t>Gelman</w:t>
      </w:r>
      <w:proofErr w:type="spellEnd"/>
      <w:r w:rsidRPr="000B594C">
        <w:rPr>
          <w:rFonts w:eastAsia="Times New Roman"/>
        </w:rPr>
        <w:t>-Rubin statistic</w:t>
      </w:r>
      <w:r>
        <w:rPr>
          <w:rFonts w:eastAsia="Times New Roman"/>
        </w:rPr>
        <w:t xml:space="preserve"> over three separate chains</w:t>
      </w:r>
      <w:r w:rsidRPr="000B594C">
        <w:rPr>
          <w:rFonts w:eastAsia="Times New Roman"/>
        </w:rPr>
        <w:t xml:space="preserve"> </w:t>
      </w:r>
      <w:r w:rsidRPr="000B594C">
        <w:rPr>
          <w:rFonts w:eastAsia="Times New Roman"/>
        </w:rPr>
        <w:fldChar w:fldCharType="begin"/>
      </w:r>
      <w:r w:rsidR="00631BE1">
        <w:rPr>
          <w:rFonts w:eastAsia="Times New Roman"/>
        </w:rPr>
        <w:instrText xml:space="preserve"> ADDIN EN.CITE &lt;EndNote&gt;&lt;Cite&gt;&lt;Author&gt;Brooks&lt;/Author&gt;&lt;Year&gt;1998&lt;/Year&gt;&lt;RecNum&gt;82&lt;/RecNum&gt;&lt;DisplayText&gt;(54)&lt;/DisplayText&gt;&lt;record&gt;&lt;rec-number&gt;82&lt;/rec-number&gt;&lt;foreign-keys&gt;&lt;key app="EN" db-id="ax5t9ztwnxe5f8edetnp2tzne0aaff55ftr5" timestamp="1463051189"&gt;82&lt;/key&gt;&lt;/foreign-keys&gt;&lt;ref-type name="Journal Article"&gt;17&lt;/ref-type&gt;&lt;contributors&gt;&lt;authors&gt;&lt;author&gt;Brooks, Stephen P&lt;/author&gt;&lt;author&gt;Gelman, Andrew&lt;/author&gt;&lt;/authors&gt;&lt;/contributors&gt;&lt;titles&gt;&lt;title&gt;General methods for monitoring convergence of iterative simulations&lt;/title&gt;&lt;secondary-title&gt;Journal of computational and graphical statistics&lt;/secondary-title&gt;&lt;/titles&gt;&lt;periodical&gt;&lt;full-title&gt;Journal of computational and graphical statistics&lt;/full-title&gt;&lt;/periodical&gt;&lt;pages&gt;434-455&lt;/pages&gt;&lt;volume&gt;7&lt;/volume&gt;&lt;number&gt;4&lt;/number&gt;&lt;dates&gt;&lt;year&gt;1998&lt;/year&gt;&lt;/dates&gt;&lt;isbn&gt;1061-8600&lt;/isbn&gt;&lt;urls&gt;&lt;/urls&gt;&lt;/record&gt;&lt;/Cite&gt;&lt;/EndNote&gt;</w:instrText>
      </w:r>
      <w:r w:rsidRPr="000B594C">
        <w:rPr>
          <w:rFonts w:eastAsia="Times New Roman"/>
        </w:rPr>
        <w:fldChar w:fldCharType="separate"/>
      </w:r>
      <w:r w:rsidR="00631BE1">
        <w:rPr>
          <w:rFonts w:eastAsia="Times New Roman"/>
          <w:noProof/>
        </w:rPr>
        <w:t>(</w:t>
      </w:r>
      <w:hyperlink w:anchor="_ENREF_54" w:tooltip="Brooks, 1998 #82" w:history="1">
        <w:r w:rsidR="009A7204">
          <w:rPr>
            <w:rFonts w:eastAsia="Times New Roman"/>
            <w:noProof/>
          </w:rPr>
          <w:t>54</w:t>
        </w:r>
      </w:hyperlink>
      <w:r w:rsidR="00631BE1">
        <w:rPr>
          <w:rFonts w:eastAsia="Times New Roman"/>
          <w:noProof/>
        </w:rPr>
        <w:t>)</w:t>
      </w:r>
      <w:r w:rsidRPr="000B594C">
        <w:rPr>
          <w:rFonts w:eastAsia="Times New Roman"/>
        </w:rPr>
        <w:fldChar w:fldCharType="end"/>
      </w:r>
      <w:r w:rsidRPr="000B594C">
        <w:rPr>
          <w:rFonts w:eastAsia="Times New Roman"/>
        </w:rPr>
        <w:t>.</w:t>
      </w:r>
    </w:p>
    <w:p w14:paraId="014A6FA5" w14:textId="77777777" w:rsidR="009F15AF" w:rsidRDefault="009F15AF" w:rsidP="00F115D8">
      <w:pPr>
        <w:spacing w:line="360" w:lineRule="auto"/>
        <w:ind w:firstLine="720"/>
        <w:rPr>
          <w:rFonts w:eastAsia="Times New Roman"/>
        </w:rPr>
      </w:pPr>
    </w:p>
    <w:p w14:paraId="1234F93C" w14:textId="77777777" w:rsidR="005640AD" w:rsidRDefault="005640AD" w:rsidP="005640AD">
      <w:pPr>
        <w:spacing w:line="360" w:lineRule="auto"/>
        <w:rPr>
          <w:rFonts w:eastAsia="Times New Roman"/>
          <w:b/>
        </w:rPr>
      </w:pPr>
    </w:p>
    <w:p w14:paraId="4AB678C3" w14:textId="77777777" w:rsidR="005640AD" w:rsidRDefault="009F15AF" w:rsidP="005640AD">
      <w:pPr>
        <w:spacing w:line="360" w:lineRule="auto"/>
        <w:rPr>
          <w:rFonts w:eastAsia="Times New Roman"/>
          <w:b/>
        </w:rPr>
      </w:pPr>
      <w:r w:rsidRPr="009F15AF">
        <w:rPr>
          <w:rFonts w:eastAsia="Times New Roman"/>
          <w:b/>
        </w:rPr>
        <w:t>Acknowledgments</w:t>
      </w:r>
    </w:p>
    <w:p w14:paraId="4D6A4480" w14:textId="2B3AB34A" w:rsidR="009F15AF" w:rsidRPr="005640AD" w:rsidRDefault="009F15AF" w:rsidP="005640AD">
      <w:pPr>
        <w:spacing w:line="360" w:lineRule="auto"/>
        <w:rPr>
          <w:rFonts w:eastAsia="Times New Roman"/>
          <w:b/>
        </w:rPr>
      </w:pPr>
      <w:r w:rsidRPr="005640AD">
        <w:rPr>
          <w:rFonts w:eastAsia="Times New Roman"/>
        </w:rPr>
        <w:lastRenderedPageBreak/>
        <w:t xml:space="preserve">We would like to </w:t>
      </w:r>
      <w:r w:rsidR="005640AD">
        <w:rPr>
          <w:rFonts w:eastAsia="Times New Roman"/>
        </w:rPr>
        <w:t>thank several people for useful discussions that have helped develop this project including Natalie Cooper, Yvonne Buckl</w:t>
      </w:r>
      <w:r w:rsidR="00A779F7">
        <w:rPr>
          <w:rFonts w:eastAsia="Times New Roman"/>
        </w:rPr>
        <w:t>e</w:t>
      </w:r>
      <w:r w:rsidR="005640AD">
        <w:rPr>
          <w:rFonts w:eastAsia="Times New Roman"/>
        </w:rPr>
        <w:t>y and the members of NERD club.</w:t>
      </w:r>
      <w:r w:rsidRPr="005640AD">
        <w:rPr>
          <w:rFonts w:eastAsia="Times New Roman"/>
        </w:rPr>
        <w:t xml:space="preserve"> </w:t>
      </w:r>
      <w:r w:rsidR="005640AD" w:rsidRPr="005640AD">
        <w:rPr>
          <w:rFonts w:eastAsia="Times New Roman" w:cs="Times New Roman"/>
        </w:rPr>
        <w:t xml:space="preserve">This work was funded by Science Foundation Ireland and the Earth and Natural Sciences Doctoral Studies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with the Higher Education Authority through the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for Research at Third Level Institutions, Cycle 5 (PRTLI‐5</w:t>
      </w:r>
      <w:proofErr w:type="gramStart"/>
      <w:r w:rsidR="005640AD" w:rsidRPr="005640AD">
        <w:rPr>
          <w:rFonts w:eastAsia="Times New Roman" w:cs="Times New Roman"/>
        </w:rPr>
        <w:t>),and</w:t>
      </w:r>
      <w:proofErr w:type="gramEnd"/>
      <w:r w:rsidR="005640AD" w:rsidRPr="005640AD">
        <w:rPr>
          <w:rFonts w:eastAsia="Times New Roman" w:cs="Times New Roman"/>
        </w:rPr>
        <w:t xml:space="preserve"> </w:t>
      </w:r>
      <w:proofErr w:type="spellStart"/>
      <w:r w:rsidR="005640AD" w:rsidRPr="005640AD">
        <w:rPr>
          <w:rFonts w:eastAsia="Times New Roman" w:cs="Times New Roman"/>
        </w:rPr>
        <w:t>cofunded</w:t>
      </w:r>
      <w:proofErr w:type="spellEnd"/>
      <w:r w:rsidR="005640AD" w:rsidRPr="005640AD">
        <w:rPr>
          <w:rFonts w:eastAsia="Times New Roman" w:cs="Times New Roman"/>
        </w:rPr>
        <w:t xml:space="preserve"> by the European Regional Development Fund (K.H.)</w:t>
      </w:r>
    </w:p>
    <w:p w14:paraId="460A2AD5" w14:textId="77777777" w:rsidR="005266A2" w:rsidRDefault="005266A2">
      <w:pPr>
        <w:rPr>
          <w:lang w:val="en-IE"/>
        </w:rPr>
      </w:pPr>
    </w:p>
    <w:p w14:paraId="7CC38634" w14:textId="6ED4EA56" w:rsidR="000E7D67" w:rsidRPr="008B0CF1" w:rsidRDefault="00C96903" w:rsidP="003D13F7">
      <w:pPr>
        <w:spacing w:line="360" w:lineRule="auto"/>
        <w:outlineLvl w:val="0"/>
        <w:rPr>
          <w:b/>
          <w:lang w:val="en-IE"/>
        </w:rPr>
      </w:pPr>
      <w:r w:rsidRPr="008B0CF1">
        <w:rPr>
          <w:b/>
          <w:lang w:val="en-IE"/>
        </w:rPr>
        <w:t>References</w:t>
      </w:r>
    </w:p>
    <w:p w14:paraId="4F2CF6BE" w14:textId="77777777" w:rsidR="000E7D67" w:rsidRDefault="000E7D67" w:rsidP="00D804CC">
      <w:pPr>
        <w:spacing w:line="360" w:lineRule="auto"/>
        <w:rPr>
          <w:lang w:val="en-IE"/>
        </w:rPr>
      </w:pPr>
    </w:p>
    <w:p w14:paraId="630DC050" w14:textId="77777777" w:rsidR="009A7204" w:rsidRPr="009A7204" w:rsidRDefault="000E7D67" w:rsidP="009A7204">
      <w:pPr>
        <w:pStyle w:val="EndNoteBibliography"/>
        <w:ind w:left="720" w:hanging="720"/>
        <w:rPr>
          <w:noProof/>
        </w:rPr>
      </w:pPr>
      <w:r>
        <w:rPr>
          <w:lang w:val="en-IE"/>
        </w:rPr>
        <w:fldChar w:fldCharType="begin"/>
      </w:r>
      <w:r>
        <w:rPr>
          <w:lang w:val="en-IE"/>
        </w:rPr>
        <w:instrText xml:space="preserve"> ADDIN EN.REFLIST </w:instrText>
      </w:r>
      <w:r>
        <w:rPr>
          <w:lang w:val="en-IE"/>
        </w:rPr>
        <w:fldChar w:fldCharType="separate"/>
      </w:r>
      <w:bookmarkStart w:id="61" w:name="_ENREF_1"/>
      <w:r w:rsidR="009A7204" w:rsidRPr="009A7204">
        <w:rPr>
          <w:noProof/>
        </w:rPr>
        <w:t>1.</w:t>
      </w:r>
      <w:r w:rsidR="009A7204" w:rsidRPr="009A7204">
        <w:rPr>
          <w:noProof/>
        </w:rPr>
        <w:tab/>
        <w:t xml:space="preserve">Casewell NR, Wüster W, Vonk FJ, Harrison RA, &amp; Fry BG (2013) Complex cocktails: the evolutionary novelty of venoms. </w:t>
      </w:r>
      <w:r w:rsidR="009A7204" w:rsidRPr="009A7204">
        <w:rPr>
          <w:i/>
          <w:noProof/>
        </w:rPr>
        <w:t>Trends in ecology &amp; evolution</w:t>
      </w:r>
      <w:r w:rsidR="009A7204" w:rsidRPr="009A7204">
        <w:rPr>
          <w:noProof/>
        </w:rPr>
        <w:t xml:space="preserve"> 28(4):219-229.</w:t>
      </w:r>
      <w:bookmarkEnd w:id="61"/>
    </w:p>
    <w:p w14:paraId="7219A945" w14:textId="77777777" w:rsidR="009A7204" w:rsidRPr="009A7204" w:rsidRDefault="009A7204" w:rsidP="009A7204">
      <w:pPr>
        <w:pStyle w:val="EndNoteBibliography"/>
        <w:ind w:left="720" w:hanging="720"/>
        <w:rPr>
          <w:noProof/>
        </w:rPr>
      </w:pPr>
      <w:bookmarkStart w:id="62" w:name="_ENREF_2"/>
      <w:r w:rsidRPr="009A7204">
        <w:rPr>
          <w:noProof/>
        </w:rPr>
        <w:t>2.</w:t>
      </w:r>
      <w:r w:rsidRPr="009A7204">
        <w:rPr>
          <w:noProof/>
        </w:rPr>
        <w:tab/>
        <w:t>Kasturiratne A</w:t>
      </w:r>
      <w:r w:rsidRPr="009A7204">
        <w:rPr>
          <w:i/>
          <w:noProof/>
        </w:rPr>
        <w:t>, et al.</w:t>
      </w:r>
      <w:r w:rsidRPr="009A7204">
        <w:rPr>
          <w:noProof/>
        </w:rPr>
        <w:t xml:space="preserve"> (2008) The global burden of snakebite: a literature analysis and modelling based on regional estimates of envenoming and deaths. </w:t>
      </w:r>
      <w:r w:rsidRPr="009A7204">
        <w:rPr>
          <w:i/>
          <w:noProof/>
        </w:rPr>
        <w:t>PLoS Med</w:t>
      </w:r>
      <w:r w:rsidRPr="009A7204">
        <w:rPr>
          <w:noProof/>
        </w:rPr>
        <w:t xml:space="preserve"> 5(11):e218.</w:t>
      </w:r>
      <w:bookmarkEnd w:id="62"/>
    </w:p>
    <w:p w14:paraId="0CF528F4" w14:textId="77777777" w:rsidR="009A7204" w:rsidRPr="009A7204" w:rsidRDefault="009A7204" w:rsidP="009A7204">
      <w:pPr>
        <w:pStyle w:val="EndNoteBibliography"/>
        <w:ind w:left="720" w:hanging="720"/>
        <w:rPr>
          <w:noProof/>
        </w:rPr>
      </w:pPr>
      <w:bookmarkStart w:id="63" w:name="_ENREF_3"/>
      <w:r w:rsidRPr="009A7204">
        <w:rPr>
          <w:noProof/>
        </w:rPr>
        <w:t>3.</w:t>
      </w:r>
      <w:r w:rsidRPr="009A7204">
        <w:rPr>
          <w:noProof/>
        </w:rPr>
        <w:tab/>
        <w:t xml:space="preserve">Weinstein SA, Warrell DA, White J, &amp; Keyler D (2011) Venomous" bites from non-venomous snakes. </w:t>
      </w:r>
      <w:r w:rsidRPr="009A7204">
        <w:rPr>
          <w:i/>
          <w:noProof/>
        </w:rPr>
        <w:t>A Critical Analysis of Risk and Management of “Colubrid” Snake Bites</w:t>
      </w:r>
      <w:r w:rsidRPr="009A7204">
        <w:rPr>
          <w:noProof/>
        </w:rPr>
        <w:t>,  (Elsevier London).</w:t>
      </w:r>
      <w:bookmarkEnd w:id="63"/>
    </w:p>
    <w:p w14:paraId="3B06BE8F" w14:textId="77777777" w:rsidR="009A7204" w:rsidRPr="009A7204" w:rsidRDefault="009A7204" w:rsidP="009A7204">
      <w:pPr>
        <w:pStyle w:val="EndNoteBibliography"/>
        <w:ind w:left="720" w:hanging="720"/>
        <w:rPr>
          <w:noProof/>
        </w:rPr>
      </w:pPr>
      <w:bookmarkStart w:id="64" w:name="_ENREF_4"/>
      <w:r w:rsidRPr="009A7204">
        <w:rPr>
          <w:noProof/>
        </w:rPr>
        <w:t>4.</w:t>
      </w:r>
      <w:r w:rsidRPr="009A7204">
        <w:rPr>
          <w:noProof/>
        </w:rPr>
        <w:tab/>
        <w:t xml:space="preserve">Barlow A, Pook CE, Harrison RA, &amp; Wüster W (2009) Coevolution of diet and prey-specific venom activity supports the role of selection in snake venom evolution. </w:t>
      </w:r>
      <w:r w:rsidRPr="009A7204">
        <w:rPr>
          <w:i/>
          <w:noProof/>
        </w:rPr>
        <w:t>Proceedings of the Royal Society of London B: Biological Sciences</w:t>
      </w:r>
      <w:r w:rsidRPr="009A7204">
        <w:rPr>
          <w:noProof/>
        </w:rPr>
        <w:t xml:space="preserve"> 276(1666):2443-2449.</w:t>
      </w:r>
      <w:bookmarkEnd w:id="64"/>
    </w:p>
    <w:p w14:paraId="1E4797C3" w14:textId="77777777" w:rsidR="009A7204" w:rsidRPr="009A7204" w:rsidRDefault="009A7204" w:rsidP="009A7204">
      <w:pPr>
        <w:pStyle w:val="EndNoteBibliography"/>
        <w:ind w:left="720" w:hanging="720"/>
        <w:rPr>
          <w:noProof/>
        </w:rPr>
      </w:pPr>
      <w:bookmarkStart w:id="65" w:name="_ENREF_5"/>
      <w:r w:rsidRPr="009A7204">
        <w:rPr>
          <w:noProof/>
        </w:rPr>
        <w:t>5.</w:t>
      </w:r>
      <w:r w:rsidRPr="009A7204">
        <w:rPr>
          <w:noProof/>
        </w:rPr>
        <w:tab/>
        <w:t xml:space="preserve">da Silva NJ &amp; Aird SD (2001) Prey specificity, comparative lethality and compositional differences of coral snake venoms. </w:t>
      </w:r>
      <w:r w:rsidRPr="009A7204">
        <w:rPr>
          <w:i/>
          <w:noProof/>
        </w:rPr>
        <w:t>Comparative Biochemistry and Physiology Part C: Toxicology &amp; Pharmacology</w:t>
      </w:r>
      <w:r w:rsidRPr="009A7204">
        <w:rPr>
          <w:noProof/>
        </w:rPr>
        <w:t xml:space="preserve"> 128(3):425-456.</w:t>
      </w:r>
      <w:bookmarkEnd w:id="65"/>
    </w:p>
    <w:p w14:paraId="2A56D055" w14:textId="77777777" w:rsidR="009A7204" w:rsidRPr="009A7204" w:rsidRDefault="009A7204" w:rsidP="009A7204">
      <w:pPr>
        <w:pStyle w:val="EndNoteBibliography"/>
        <w:ind w:left="720" w:hanging="720"/>
        <w:rPr>
          <w:noProof/>
        </w:rPr>
      </w:pPr>
      <w:bookmarkStart w:id="66" w:name="_ENREF_6"/>
      <w:r w:rsidRPr="009A7204">
        <w:rPr>
          <w:noProof/>
        </w:rPr>
        <w:t>6.</w:t>
      </w:r>
      <w:r w:rsidRPr="009A7204">
        <w:rPr>
          <w:noProof/>
        </w:rPr>
        <w:tab/>
        <w:t xml:space="preserve">Daltry JC, Wuester W, &amp; Thorpe RS (1996) Diet and snake venom evolution. </w:t>
      </w:r>
      <w:r w:rsidRPr="009A7204">
        <w:rPr>
          <w:i/>
          <w:noProof/>
        </w:rPr>
        <w:t>Nature</w:t>
      </w:r>
      <w:r w:rsidRPr="009A7204">
        <w:rPr>
          <w:noProof/>
        </w:rPr>
        <w:t xml:space="preserve"> 379(6565):537-540.</w:t>
      </w:r>
      <w:bookmarkEnd w:id="66"/>
    </w:p>
    <w:p w14:paraId="40A88595" w14:textId="77777777" w:rsidR="009A7204" w:rsidRPr="009A7204" w:rsidRDefault="009A7204" w:rsidP="009A7204">
      <w:pPr>
        <w:pStyle w:val="EndNoteBibliography"/>
        <w:ind w:left="720" w:hanging="720"/>
        <w:rPr>
          <w:noProof/>
        </w:rPr>
      </w:pPr>
      <w:bookmarkStart w:id="67" w:name="_ENREF_7"/>
      <w:r w:rsidRPr="009A7204">
        <w:rPr>
          <w:noProof/>
        </w:rPr>
        <w:t>7.</w:t>
      </w:r>
      <w:r w:rsidRPr="009A7204">
        <w:rPr>
          <w:noProof/>
        </w:rPr>
        <w:tab/>
        <w:t xml:space="preserve">Starkov VG, Osipov AV, &amp; Utkin YN (2007) Toxicity of venoms from vipers of Pelias group to crickets Gryllus assimilis and its relation to snake entomophagy. </w:t>
      </w:r>
      <w:r w:rsidRPr="009A7204">
        <w:rPr>
          <w:i/>
          <w:noProof/>
        </w:rPr>
        <w:t>Toxicon</w:t>
      </w:r>
      <w:r w:rsidRPr="009A7204">
        <w:rPr>
          <w:noProof/>
        </w:rPr>
        <w:t xml:space="preserve"> 49(7):995-1001.</w:t>
      </w:r>
      <w:bookmarkEnd w:id="67"/>
    </w:p>
    <w:p w14:paraId="1B310A5C" w14:textId="77777777" w:rsidR="009A7204" w:rsidRPr="009A7204" w:rsidRDefault="009A7204" w:rsidP="009A7204">
      <w:pPr>
        <w:pStyle w:val="EndNoteBibliography"/>
        <w:ind w:left="720" w:hanging="720"/>
        <w:rPr>
          <w:noProof/>
        </w:rPr>
      </w:pPr>
      <w:bookmarkStart w:id="68" w:name="_ENREF_8"/>
      <w:r w:rsidRPr="009A7204">
        <w:rPr>
          <w:noProof/>
        </w:rPr>
        <w:t>8.</w:t>
      </w:r>
      <w:r w:rsidRPr="009A7204">
        <w:rPr>
          <w:noProof/>
        </w:rPr>
        <w:tab/>
        <w:t xml:space="preserve">Sasa M (1999) Diet and snake venom evolution: can local selection alone explain intraspecific venom variation? </w:t>
      </w:r>
      <w:r w:rsidRPr="009A7204">
        <w:rPr>
          <w:i/>
          <w:noProof/>
        </w:rPr>
        <w:t>TOXICON-OXFORD-</w:t>
      </w:r>
      <w:r w:rsidRPr="009A7204">
        <w:rPr>
          <w:noProof/>
        </w:rPr>
        <w:t xml:space="preserve"> 37:249-252.</w:t>
      </w:r>
      <w:bookmarkEnd w:id="68"/>
    </w:p>
    <w:p w14:paraId="693B2B24" w14:textId="77777777" w:rsidR="009A7204" w:rsidRPr="009A7204" w:rsidRDefault="009A7204" w:rsidP="009A7204">
      <w:pPr>
        <w:pStyle w:val="EndNoteBibliography"/>
        <w:ind w:left="720" w:hanging="720"/>
        <w:rPr>
          <w:noProof/>
        </w:rPr>
      </w:pPr>
      <w:bookmarkStart w:id="69" w:name="_ENREF_9"/>
      <w:r w:rsidRPr="009A7204">
        <w:rPr>
          <w:noProof/>
        </w:rPr>
        <w:t>9.</w:t>
      </w:r>
      <w:r w:rsidRPr="009A7204">
        <w:rPr>
          <w:noProof/>
        </w:rPr>
        <w:tab/>
        <w:t xml:space="preserve">Mebs D (2001) Toxicity in animals. Trends in evolution? </w:t>
      </w:r>
      <w:r w:rsidRPr="009A7204">
        <w:rPr>
          <w:i/>
          <w:noProof/>
        </w:rPr>
        <w:t>Toxicon</w:t>
      </w:r>
      <w:r w:rsidRPr="009A7204">
        <w:rPr>
          <w:noProof/>
        </w:rPr>
        <w:t xml:space="preserve"> 39(1):87-96.</w:t>
      </w:r>
      <w:bookmarkEnd w:id="69"/>
    </w:p>
    <w:p w14:paraId="3DFDCA6C" w14:textId="77777777" w:rsidR="009A7204" w:rsidRPr="009A7204" w:rsidRDefault="009A7204" w:rsidP="009A7204">
      <w:pPr>
        <w:pStyle w:val="EndNoteBibliography"/>
        <w:ind w:left="720" w:hanging="720"/>
        <w:rPr>
          <w:noProof/>
        </w:rPr>
      </w:pPr>
      <w:bookmarkStart w:id="70" w:name="_ENREF_10"/>
      <w:r w:rsidRPr="009A7204">
        <w:rPr>
          <w:noProof/>
        </w:rPr>
        <w:t>10.</w:t>
      </w:r>
      <w:r w:rsidRPr="009A7204">
        <w:rPr>
          <w:noProof/>
        </w:rPr>
        <w:tab/>
        <w:t xml:space="preserve">Hossie T, Hassall C, Knee W, &amp; Sherratt T (2013) Species with a chemical defence, but not chemical offence, live longer. </w:t>
      </w:r>
      <w:r w:rsidRPr="009A7204">
        <w:rPr>
          <w:i/>
          <w:noProof/>
        </w:rPr>
        <w:t>Journal of evolutionary biology</w:t>
      </w:r>
      <w:r w:rsidRPr="009A7204">
        <w:rPr>
          <w:noProof/>
        </w:rPr>
        <w:t xml:space="preserve"> 26(7):1598-1602.</w:t>
      </w:r>
      <w:bookmarkEnd w:id="70"/>
    </w:p>
    <w:p w14:paraId="4B0425D2" w14:textId="77777777" w:rsidR="009A7204" w:rsidRPr="009A7204" w:rsidRDefault="009A7204" w:rsidP="009A7204">
      <w:pPr>
        <w:pStyle w:val="EndNoteBibliography"/>
        <w:ind w:left="720" w:hanging="720"/>
        <w:rPr>
          <w:noProof/>
        </w:rPr>
      </w:pPr>
      <w:bookmarkStart w:id="71" w:name="_ENREF_11"/>
      <w:r w:rsidRPr="009A7204">
        <w:rPr>
          <w:noProof/>
        </w:rPr>
        <w:t>11.</w:t>
      </w:r>
      <w:r w:rsidRPr="009A7204">
        <w:rPr>
          <w:noProof/>
        </w:rPr>
        <w:tab/>
        <w:t xml:space="preserve">Albertson RC, Markert J, Danley P, &amp; Kocher T (1999) Phylogeny of a rapidly evolving clade: the cichlid fishes of Lake Malawi, East Africa. </w:t>
      </w:r>
      <w:r w:rsidRPr="009A7204">
        <w:rPr>
          <w:i/>
          <w:noProof/>
        </w:rPr>
        <w:t>Proceedings of the National Academy of Sciences</w:t>
      </w:r>
      <w:r w:rsidRPr="009A7204">
        <w:rPr>
          <w:noProof/>
        </w:rPr>
        <w:t xml:space="preserve"> 96(9):5107-5110.</w:t>
      </w:r>
      <w:bookmarkEnd w:id="71"/>
    </w:p>
    <w:p w14:paraId="633BC22E" w14:textId="77777777" w:rsidR="009A7204" w:rsidRPr="009A7204" w:rsidRDefault="009A7204" w:rsidP="009A7204">
      <w:pPr>
        <w:pStyle w:val="EndNoteBibliography"/>
        <w:ind w:left="720" w:hanging="720"/>
        <w:rPr>
          <w:noProof/>
        </w:rPr>
      </w:pPr>
      <w:bookmarkStart w:id="72" w:name="_ENREF_12"/>
      <w:r w:rsidRPr="009A7204">
        <w:rPr>
          <w:noProof/>
        </w:rPr>
        <w:t>12.</w:t>
      </w:r>
      <w:r w:rsidRPr="009A7204">
        <w:rPr>
          <w:noProof/>
        </w:rPr>
        <w:tab/>
        <w:t xml:space="preserve">Domenici P (2001) The scaling of locomotor performance in predator–prey encounters: from fish to killer whales. </w:t>
      </w:r>
      <w:r w:rsidRPr="009A7204">
        <w:rPr>
          <w:i/>
          <w:noProof/>
        </w:rPr>
        <w:t>Comparative Biochemistry and Physiology Part A: Molecular &amp; Integrative Physiology</w:t>
      </w:r>
      <w:r w:rsidRPr="009A7204">
        <w:rPr>
          <w:noProof/>
        </w:rPr>
        <w:t xml:space="preserve"> 131(1):169-182.</w:t>
      </w:r>
      <w:bookmarkEnd w:id="72"/>
    </w:p>
    <w:p w14:paraId="2A72B3AD" w14:textId="77777777" w:rsidR="009A7204" w:rsidRPr="009A7204" w:rsidRDefault="009A7204" w:rsidP="009A7204">
      <w:pPr>
        <w:pStyle w:val="EndNoteBibliography"/>
        <w:ind w:left="720" w:hanging="720"/>
        <w:rPr>
          <w:noProof/>
        </w:rPr>
      </w:pPr>
      <w:bookmarkStart w:id="73" w:name="_ENREF_13"/>
      <w:r w:rsidRPr="009A7204">
        <w:rPr>
          <w:noProof/>
        </w:rPr>
        <w:t>13.</w:t>
      </w:r>
      <w:r w:rsidRPr="009A7204">
        <w:rPr>
          <w:noProof/>
        </w:rPr>
        <w:tab/>
        <w:t xml:space="preserve">Pawar S, Dell AI, &amp; Savage VM (2012) Dimensionality of consumer search space drives trophic interaction strengths. </w:t>
      </w:r>
      <w:r w:rsidRPr="009A7204">
        <w:rPr>
          <w:i/>
          <w:noProof/>
        </w:rPr>
        <w:t>Nature</w:t>
      </w:r>
      <w:r w:rsidRPr="009A7204">
        <w:rPr>
          <w:noProof/>
        </w:rPr>
        <w:t xml:space="preserve"> 486(7404):485-489.</w:t>
      </w:r>
      <w:bookmarkEnd w:id="73"/>
    </w:p>
    <w:p w14:paraId="284F6F60" w14:textId="77777777" w:rsidR="009A7204" w:rsidRPr="009A7204" w:rsidRDefault="009A7204" w:rsidP="009A7204">
      <w:pPr>
        <w:pStyle w:val="EndNoteBibliography"/>
        <w:ind w:left="720" w:hanging="720"/>
        <w:rPr>
          <w:noProof/>
        </w:rPr>
      </w:pPr>
      <w:bookmarkStart w:id="74" w:name="_ENREF_14"/>
      <w:r w:rsidRPr="009A7204">
        <w:rPr>
          <w:noProof/>
        </w:rPr>
        <w:lastRenderedPageBreak/>
        <w:t>14.</w:t>
      </w:r>
      <w:r w:rsidRPr="009A7204">
        <w:rPr>
          <w:noProof/>
        </w:rPr>
        <w:tab/>
        <w:t>Kane A</w:t>
      </w:r>
      <w:r w:rsidRPr="009A7204">
        <w:rPr>
          <w:i/>
          <w:noProof/>
        </w:rPr>
        <w:t>, et al.</w:t>
      </w:r>
      <w:r w:rsidRPr="009A7204">
        <w:rPr>
          <w:noProof/>
        </w:rPr>
        <w:t xml:space="preserve"> (2016) Body Size as a Driver of Scavenging in Theropod Dinosaurs. </w:t>
      </w:r>
      <w:r w:rsidRPr="009A7204">
        <w:rPr>
          <w:i/>
          <w:noProof/>
        </w:rPr>
        <w:t>The American Naturalist</w:t>
      </w:r>
      <w:r w:rsidRPr="009A7204">
        <w:rPr>
          <w:noProof/>
        </w:rPr>
        <w:t xml:space="preserve"> 187(6):706-716.</w:t>
      </w:r>
      <w:bookmarkEnd w:id="74"/>
    </w:p>
    <w:p w14:paraId="17359FF9" w14:textId="77777777" w:rsidR="009A7204" w:rsidRPr="009A7204" w:rsidRDefault="009A7204" w:rsidP="009A7204">
      <w:pPr>
        <w:pStyle w:val="EndNoteBibliography"/>
        <w:ind w:left="720" w:hanging="720"/>
        <w:rPr>
          <w:noProof/>
        </w:rPr>
      </w:pPr>
      <w:bookmarkStart w:id="75" w:name="_ENREF_15"/>
      <w:r w:rsidRPr="009A7204">
        <w:rPr>
          <w:noProof/>
        </w:rPr>
        <w:t>15.</w:t>
      </w:r>
      <w:r w:rsidRPr="009A7204">
        <w:rPr>
          <w:noProof/>
        </w:rPr>
        <w:tab/>
        <w:t xml:space="preserve">Healy K, McNally L, Ruxton GD, Cooper N, &amp; Jackson AL (2013) Metabolic rate and body size are linked with perception of temporal information. </w:t>
      </w:r>
      <w:r w:rsidRPr="009A7204">
        <w:rPr>
          <w:i/>
          <w:noProof/>
        </w:rPr>
        <w:t>Animal behaviour</w:t>
      </w:r>
      <w:r w:rsidRPr="009A7204">
        <w:rPr>
          <w:noProof/>
        </w:rPr>
        <w:t xml:space="preserve"> 86(4):685-696.</w:t>
      </w:r>
      <w:bookmarkEnd w:id="75"/>
    </w:p>
    <w:p w14:paraId="0AFBB8AD" w14:textId="77777777" w:rsidR="009A7204" w:rsidRPr="009A7204" w:rsidRDefault="009A7204" w:rsidP="009A7204">
      <w:pPr>
        <w:pStyle w:val="EndNoteBibliography"/>
        <w:ind w:left="720" w:hanging="720"/>
        <w:rPr>
          <w:noProof/>
        </w:rPr>
      </w:pPr>
      <w:bookmarkStart w:id="76" w:name="_ENREF_16"/>
      <w:r w:rsidRPr="009A7204">
        <w:rPr>
          <w:noProof/>
        </w:rPr>
        <w:t>16.</w:t>
      </w:r>
      <w:r w:rsidRPr="009A7204">
        <w:rPr>
          <w:noProof/>
        </w:rPr>
        <w:tab/>
        <w:t xml:space="preserve">Kiltie R (2000) Scaling of visual acuity with body size in mammals and birds. </w:t>
      </w:r>
      <w:r w:rsidRPr="009A7204">
        <w:rPr>
          <w:i/>
          <w:noProof/>
        </w:rPr>
        <w:t>Functional Ecology</w:t>
      </w:r>
      <w:r w:rsidRPr="009A7204">
        <w:rPr>
          <w:noProof/>
        </w:rPr>
        <w:t xml:space="preserve"> 14(2):226-234.</w:t>
      </w:r>
      <w:bookmarkEnd w:id="76"/>
    </w:p>
    <w:p w14:paraId="7E738ABB" w14:textId="77777777" w:rsidR="009A7204" w:rsidRPr="009A7204" w:rsidRDefault="009A7204" w:rsidP="009A7204">
      <w:pPr>
        <w:pStyle w:val="EndNoteBibliography"/>
        <w:ind w:left="720" w:hanging="720"/>
        <w:rPr>
          <w:noProof/>
        </w:rPr>
      </w:pPr>
      <w:bookmarkStart w:id="77" w:name="_ENREF_17"/>
      <w:r w:rsidRPr="009A7204">
        <w:rPr>
          <w:noProof/>
        </w:rPr>
        <w:t>17.</w:t>
      </w:r>
      <w:r w:rsidRPr="009A7204">
        <w:rPr>
          <w:noProof/>
        </w:rPr>
        <w:tab/>
        <w:t xml:space="preserve">Carbone C, Codron D, Scofield C, Clauss M, &amp; Bielby J (2014) Geometric factors influencing the diet of vertebrate predators in marine and terrestrial environments. </w:t>
      </w:r>
      <w:r w:rsidRPr="009A7204">
        <w:rPr>
          <w:i/>
          <w:noProof/>
        </w:rPr>
        <w:t>Ecology letters</w:t>
      </w:r>
      <w:r w:rsidRPr="009A7204">
        <w:rPr>
          <w:noProof/>
        </w:rPr>
        <w:t xml:space="preserve"> 17(12):1553-1559.</w:t>
      </w:r>
      <w:bookmarkEnd w:id="77"/>
    </w:p>
    <w:p w14:paraId="1C042FF3" w14:textId="77777777" w:rsidR="009A7204" w:rsidRPr="009A7204" w:rsidRDefault="009A7204" w:rsidP="009A7204">
      <w:pPr>
        <w:pStyle w:val="EndNoteBibliography"/>
        <w:ind w:left="720" w:hanging="720"/>
        <w:rPr>
          <w:noProof/>
        </w:rPr>
      </w:pPr>
      <w:bookmarkStart w:id="78" w:name="_ENREF_18"/>
      <w:r w:rsidRPr="009A7204">
        <w:rPr>
          <w:noProof/>
        </w:rPr>
        <w:t>18.</w:t>
      </w:r>
      <w:r w:rsidRPr="009A7204">
        <w:rPr>
          <w:noProof/>
        </w:rPr>
        <w:tab/>
        <w:t xml:space="preserve">Richards D, Barlow A, &amp; Wüster W (2012) Venom lethality and diet: differential responses of natural prey and model organisms to the venom of the saw-scaled vipers (Echis). </w:t>
      </w:r>
      <w:r w:rsidRPr="009A7204">
        <w:rPr>
          <w:i/>
          <w:noProof/>
        </w:rPr>
        <w:t>Toxicon</w:t>
      </w:r>
      <w:r w:rsidRPr="009A7204">
        <w:rPr>
          <w:noProof/>
        </w:rPr>
        <w:t xml:space="preserve"> 59(1):110-116.</w:t>
      </w:r>
      <w:bookmarkEnd w:id="78"/>
    </w:p>
    <w:p w14:paraId="6C9EB58B" w14:textId="77777777" w:rsidR="009A7204" w:rsidRPr="009A7204" w:rsidRDefault="009A7204" w:rsidP="009A7204">
      <w:pPr>
        <w:pStyle w:val="EndNoteBibliography"/>
        <w:ind w:left="720" w:hanging="720"/>
        <w:rPr>
          <w:noProof/>
        </w:rPr>
      </w:pPr>
      <w:bookmarkStart w:id="79" w:name="_ENREF_19"/>
      <w:r w:rsidRPr="009A7204">
        <w:rPr>
          <w:noProof/>
        </w:rPr>
        <w:t>19.</w:t>
      </w:r>
      <w:r w:rsidRPr="009A7204">
        <w:rPr>
          <w:noProof/>
        </w:rPr>
        <w:tab/>
        <w:t xml:space="preserve">McCue MD &amp; Mason R (2006) Cost of producing venom in three North American pitviper species. </w:t>
      </w:r>
      <w:r w:rsidRPr="009A7204">
        <w:rPr>
          <w:i/>
          <w:noProof/>
        </w:rPr>
        <w:t>Copeia</w:t>
      </w:r>
      <w:r w:rsidRPr="009A7204">
        <w:rPr>
          <w:noProof/>
        </w:rPr>
        <w:t xml:space="preserve"> 2006(4):818-825.</w:t>
      </w:r>
      <w:bookmarkEnd w:id="79"/>
    </w:p>
    <w:p w14:paraId="2DBA28FF" w14:textId="77777777" w:rsidR="009A7204" w:rsidRPr="009A7204" w:rsidRDefault="009A7204" w:rsidP="009A7204">
      <w:pPr>
        <w:pStyle w:val="EndNoteBibliography"/>
        <w:ind w:left="720" w:hanging="720"/>
        <w:rPr>
          <w:noProof/>
        </w:rPr>
      </w:pPr>
      <w:bookmarkStart w:id="80" w:name="_ENREF_20"/>
      <w:r w:rsidRPr="009A7204">
        <w:rPr>
          <w:noProof/>
        </w:rPr>
        <w:t>20.</w:t>
      </w:r>
      <w:r w:rsidRPr="009A7204">
        <w:rPr>
          <w:noProof/>
        </w:rPr>
        <w:tab/>
        <w:t xml:space="preserve">Pintor AF, Krockenberger AK, &amp; Seymour JE (2010) Costs of venom production in the common death adder (Acanthophis antarcticus). </w:t>
      </w:r>
      <w:r w:rsidRPr="009A7204">
        <w:rPr>
          <w:i/>
          <w:noProof/>
        </w:rPr>
        <w:t>Toxicon</w:t>
      </w:r>
      <w:r w:rsidRPr="009A7204">
        <w:rPr>
          <w:noProof/>
        </w:rPr>
        <w:t xml:space="preserve"> 56(6):1035-1042.</w:t>
      </w:r>
      <w:bookmarkEnd w:id="80"/>
    </w:p>
    <w:p w14:paraId="3E58E207" w14:textId="77777777" w:rsidR="009A7204" w:rsidRPr="009A7204" w:rsidRDefault="009A7204" w:rsidP="009A7204">
      <w:pPr>
        <w:pStyle w:val="EndNoteBibliography"/>
        <w:ind w:left="720" w:hanging="720"/>
        <w:rPr>
          <w:noProof/>
        </w:rPr>
      </w:pPr>
      <w:bookmarkStart w:id="81" w:name="_ENREF_21"/>
      <w:r w:rsidRPr="009A7204">
        <w:rPr>
          <w:noProof/>
        </w:rPr>
        <w:t>21.</w:t>
      </w:r>
      <w:r w:rsidRPr="009A7204">
        <w:rPr>
          <w:noProof/>
        </w:rPr>
        <w:tab/>
        <w:t xml:space="preserve">Hayes WK (1995) Venom metering by juvenile prairie rattlesnakes, Crotalus v. viridis: effects of prey size and experience. </w:t>
      </w:r>
      <w:r w:rsidRPr="009A7204">
        <w:rPr>
          <w:i/>
          <w:noProof/>
        </w:rPr>
        <w:t>Animal Behaviour</w:t>
      </w:r>
      <w:r w:rsidRPr="009A7204">
        <w:rPr>
          <w:noProof/>
        </w:rPr>
        <w:t xml:space="preserve"> 50(1):33-40.</w:t>
      </w:r>
      <w:bookmarkEnd w:id="81"/>
    </w:p>
    <w:p w14:paraId="21B48E8C" w14:textId="77777777" w:rsidR="009A7204" w:rsidRPr="009A7204" w:rsidRDefault="009A7204" w:rsidP="009A7204">
      <w:pPr>
        <w:pStyle w:val="EndNoteBibliography"/>
        <w:ind w:left="720" w:hanging="720"/>
        <w:rPr>
          <w:noProof/>
        </w:rPr>
      </w:pPr>
      <w:bookmarkStart w:id="82" w:name="_ENREF_22"/>
      <w:r w:rsidRPr="009A7204">
        <w:rPr>
          <w:noProof/>
        </w:rPr>
        <w:t>22.</w:t>
      </w:r>
      <w:r w:rsidRPr="009A7204">
        <w:rPr>
          <w:noProof/>
        </w:rPr>
        <w:tab/>
        <w:t xml:space="preserve">Hayes WK, Herbert SS, Rehling GC, &amp; Gennaro JF (2002) Factors that influence venom expenditure in viperids and other snake species during predatory and defensive contexts. </w:t>
      </w:r>
      <w:r w:rsidRPr="009A7204">
        <w:rPr>
          <w:i/>
          <w:noProof/>
        </w:rPr>
        <w:t>Biology of the Vipers</w:t>
      </w:r>
      <w:r w:rsidRPr="009A7204">
        <w:rPr>
          <w:noProof/>
        </w:rPr>
        <w:t>:207-233.</w:t>
      </w:r>
      <w:bookmarkEnd w:id="82"/>
    </w:p>
    <w:p w14:paraId="7E7192F2" w14:textId="77777777" w:rsidR="009A7204" w:rsidRPr="009A7204" w:rsidRDefault="009A7204" w:rsidP="009A7204">
      <w:pPr>
        <w:pStyle w:val="EndNoteBibliography"/>
        <w:ind w:left="720" w:hanging="720"/>
        <w:rPr>
          <w:noProof/>
        </w:rPr>
      </w:pPr>
      <w:bookmarkStart w:id="83" w:name="_ENREF_23"/>
      <w:r w:rsidRPr="009A7204">
        <w:rPr>
          <w:noProof/>
        </w:rPr>
        <w:t>23.</w:t>
      </w:r>
      <w:r w:rsidRPr="009A7204">
        <w:rPr>
          <w:noProof/>
        </w:rPr>
        <w:tab/>
        <w:t xml:space="preserve">Chippaux J-P, Williams V, &amp; White J (1991) Snake venom variability: methods of study, results and interpretation. </w:t>
      </w:r>
      <w:r w:rsidRPr="009A7204">
        <w:rPr>
          <w:i/>
          <w:noProof/>
        </w:rPr>
        <w:t>Toxicon</w:t>
      </w:r>
      <w:r w:rsidRPr="009A7204">
        <w:rPr>
          <w:noProof/>
        </w:rPr>
        <w:t xml:space="preserve"> 29(11):1279-1303.</w:t>
      </w:r>
      <w:bookmarkEnd w:id="83"/>
    </w:p>
    <w:p w14:paraId="596F2D5E" w14:textId="77777777" w:rsidR="009A7204" w:rsidRPr="009A7204" w:rsidRDefault="009A7204" w:rsidP="009A7204">
      <w:pPr>
        <w:pStyle w:val="EndNoteBibliography"/>
        <w:ind w:left="720" w:hanging="720"/>
        <w:rPr>
          <w:noProof/>
        </w:rPr>
      </w:pPr>
      <w:bookmarkStart w:id="84" w:name="_ENREF_24"/>
      <w:r w:rsidRPr="009A7204">
        <w:rPr>
          <w:noProof/>
        </w:rPr>
        <w:t>24.</w:t>
      </w:r>
      <w:r w:rsidRPr="009A7204">
        <w:rPr>
          <w:noProof/>
        </w:rPr>
        <w:tab/>
        <w:t xml:space="preserve">Nestorov I (2003) Whole body pharmacokinetic models. </w:t>
      </w:r>
      <w:r w:rsidRPr="009A7204">
        <w:rPr>
          <w:i/>
          <w:noProof/>
        </w:rPr>
        <w:t>Clinical pharmacokinetics</w:t>
      </w:r>
      <w:r w:rsidRPr="009A7204">
        <w:rPr>
          <w:noProof/>
        </w:rPr>
        <w:t xml:space="preserve"> 42(10):883-908.</w:t>
      </w:r>
      <w:bookmarkEnd w:id="84"/>
    </w:p>
    <w:p w14:paraId="65B1B834" w14:textId="77777777" w:rsidR="009A7204" w:rsidRPr="009A7204" w:rsidRDefault="009A7204" w:rsidP="009A7204">
      <w:pPr>
        <w:pStyle w:val="EndNoteBibliography"/>
        <w:ind w:left="720" w:hanging="720"/>
        <w:rPr>
          <w:noProof/>
        </w:rPr>
      </w:pPr>
      <w:bookmarkStart w:id="85" w:name="_ENREF_25"/>
      <w:r w:rsidRPr="009A7204">
        <w:rPr>
          <w:noProof/>
        </w:rPr>
        <w:t>25.</w:t>
      </w:r>
      <w:r w:rsidRPr="009A7204">
        <w:rPr>
          <w:noProof/>
        </w:rPr>
        <w:tab/>
        <w:t xml:space="preserve">Isaac NJ &amp; Carbone C (2010) Why are metabolic scaling exponents so controversial? Quantifying variance and testing hypotheses. </w:t>
      </w:r>
      <w:r w:rsidRPr="009A7204">
        <w:rPr>
          <w:i/>
          <w:noProof/>
        </w:rPr>
        <w:t>Ecology Letters</w:t>
      </w:r>
      <w:r w:rsidRPr="009A7204">
        <w:rPr>
          <w:noProof/>
        </w:rPr>
        <w:t xml:space="preserve"> 13(6):728-735.</w:t>
      </w:r>
      <w:bookmarkEnd w:id="85"/>
    </w:p>
    <w:p w14:paraId="5A1F440C" w14:textId="77777777" w:rsidR="009A7204" w:rsidRPr="009A7204" w:rsidRDefault="009A7204" w:rsidP="009A7204">
      <w:pPr>
        <w:pStyle w:val="EndNoteBibliography"/>
        <w:ind w:left="720" w:hanging="720"/>
        <w:rPr>
          <w:noProof/>
        </w:rPr>
      </w:pPr>
      <w:bookmarkStart w:id="86" w:name="_ENREF_26"/>
      <w:r w:rsidRPr="009A7204">
        <w:rPr>
          <w:noProof/>
        </w:rPr>
        <w:t>26.</w:t>
      </w:r>
      <w:r w:rsidRPr="009A7204">
        <w:rPr>
          <w:noProof/>
        </w:rPr>
        <w:tab/>
        <w:t xml:space="preserve">Kodric-Brown A, Sibly RM, &amp; Brown JH (2006) The allometry of ornaments and weapons. </w:t>
      </w:r>
      <w:r w:rsidRPr="009A7204">
        <w:rPr>
          <w:i/>
          <w:noProof/>
        </w:rPr>
        <w:t>Proceedings of the National Academy of Sciences</w:t>
      </w:r>
      <w:r w:rsidRPr="009A7204">
        <w:rPr>
          <w:noProof/>
        </w:rPr>
        <w:t xml:space="preserve"> 103(23):8733-8738.</w:t>
      </w:r>
      <w:bookmarkEnd w:id="86"/>
    </w:p>
    <w:p w14:paraId="6DD77A54" w14:textId="77777777" w:rsidR="009A7204" w:rsidRPr="009A7204" w:rsidRDefault="009A7204" w:rsidP="009A7204">
      <w:pPr>
        <w:pStyle w:val="EndNoteBibliography"/>
        <w:ind w:left="720" w:hanging="720"/>
        <w:rPr>
          <w:noProof/>
        </w:rPr>
      </w:pPr>
      <w:bookmarkStart w:id="87" w:name="_ENREF_27"/>
      <w:r w:rsidRPr="009A7204">
        <w:rPr>
          <w:noProof/>
        </w:rPr>
        <w:t>27.</w:t>
      </w:r>
      <w:r w:rsidRPr="009A7204">
        <w:rPr>
          <w:noProof/>
        </w:rPr>
        <w:tab/>
        <w:t xml:space="preserve">Bergmann PJ &amp; Berk CP (2012) The evolution of positive allometry of weaponry in horned lizards (Phrynosoma). </w:t>
      </w:r>
      <w:r w:rsidRPr="009A7204">
        <w:rPr>
          <w:i/>
          <w:noProof/>
        </w:rPr>
        <w:t>Evolutionary Biology</w:t>
      </w:r>
      <w:r w:rsidRPr="009A7204">
        <w:rPr>
          <w:noProof/>
        </w:rPr>
        <w:t xml:space="preserve"> 39(3):311-323.</w:t>
      </w:r>
      <w:bookmarkEnd w:id="87"/>
    </w:p>
    <w:p w14:paraId="18C7CEDE" w14:textId="77777777" w:rsidR="009A7204" w:rsidRPr="009A7204" w:rsidRDefault="009A7204" w:rsidP="009A7204">
      <w:pPr>
        <w:pStyle w:val="EndNoteBibliography"/>
        <w:ind w:left="720" w:hanging="720"/>
        <w:rPr>
          <w:noProof/>
        </w:rPr>
      </w:pPr>
      <w:bookmarkStart w:id="88" w:name="_ENREF_28"/>
      <w:r w:rsidRPr="009A7204">
        <w:rPr>
          <w:noProof/>
        </w:rPr>
        <w:t>28.</w:t>
      </w:r>
      <w:r w:rsidRPr="009A7204">
        <w:rPr>
          <w:noProof/>
        </w:rPr>
        <w:tab/>
        <w:t>Arbuckle K (2015) Evolutionary Context of Venom in Animals.</w:t>
      </w:r>
      <w:bookmarkEnd w:id="88"/>
    </w:p>
    <w:p w14:paraId="5D2111F0" w14:textId="77777777" w:rsidR="009A7204" w:rsidRPr="009A7204" w:rsidRDefault="009A7204" w:rsidP="009A7204">
      <w:pPr>
        <w:pStyle w:val="EndNoteBibliography"/>
        <w:ind w:left="720" w:hanging="720"/>
        <w:rPr>
          <w:noProof/>
        </w:rPr>
      </w:pPr>
      <w:bookmarkStart w:id="89" w:name="_ENREF_29"/>
      <w:r w:rsidRPr="009A7204">
        <w:rPr>
          <w:noProof/>
        </w:rPr>
        <w:t>29.</w:t>
      </w:r>
      <w:r w:rsidRPr="009A7204">
        <w:rPr>
          <w:noProof/>
        </w:rPr>
        <w:tab/>
        <w:t xml:space="preserve">Heithaus MR, Wirsing AJ, Burkholder D, Thomson J, &amp; Dill LM (2009) Towards a predictive framework for predator risk effects: the interaction of landscape features and prey escape tactics. </w:t>
      </w:r>
      <w:r w:rsidRPr="009A7204">
        <w:rPr>
          <w:i/>
          <w:noProof/>
        </w:rPr>
        <w:t>Journal of Animal Ecology</w:t>
      </w:r>
      <w:r w:rsidRPr="009A7204">
        <w:rPr>
          <w:noProof/>
        </w:rPr>
        <w:t xml:space="preserve"> 78(3):556-562.</w:t>
      </w:r>
      <w:bookmarkEnd w:id="89"/>
    </w:p>
    <w:p w14:paraId="4ACBBDEA" w14:textId="77777777" w:rsidR="009A7204" w:rsidRPr="009A7204" w:rsidRDefault="009A7204" w:rsidP="009A7204">
      <w:pPr>
        <w:pStyle w:val="EndNoteBibliography"/>
        <w:ind w:left="720" w:hanging="720"/>
        <w:rPr>
          <w:noProof/>
        </w:rPr>
      </w:pPr>
      <w:bookmarkStart w:id="90" w:name="_ENREF_30"/>
      <w:r w:rsidRPr="009A7204">
        <w:rPr>
          <w:noProof/>
        </w:rPr>
        <w:t>30.</w:t>
      </w:r>
      <w:r w:rsidRPr="009A7204">
        <w:rPr>
          <w:noProof/>
        </w:rPr>
        <w:tab/>
        <w:t xml:space="preserve">Møller A (2010) Up, up, and away: relative importance of horizontal and vertical escape from predators for survival and senescence. </w:t>
      </w:r>
      <w:r w:rsidRPr="009A7204">
        <w:rPr>
          <w:i/>
          <w:noProof/>
        </w:rPr>
        <w:t>Journal of evolutionary biology</w:t>
      </w:r>
      <w:r w:rsidRPr="009A7204">
        <w:rPr>
          <w:noProof/>
        </w:rPr>
        <w:t xml:space="preserve"> 23(8):1689-1698.</w:t>
      </w:r>
      <w:bookmarkEnd w:id="90"/>
    </w:p>
    <w:p w14:paraId="3E05D232" w14:textId="77777777" w:rsidR="009A7204" w:rsidRPr="009A7204" w:rsidRDefault="009A7204" w:rsidP="009A7204">
      <w:pPr>
        <w:pStyle w:val="EndNoteBibliography"/>
        <w:ind w:left="720" w:hanging="720"/>
        <w:rPr>
          <w:noProof/>
        </w:rPr>
      </w:pPr>
      <w:bookmarkStart w:id="91" w:name="_ENREF_31"/>
      <w:r w:rsidRPr="009A7204">
        <w:rPr>
          <w:noProof/>
        </w:rPr>
        <w:t>31.</w:t>
      </w:r>
      <w:r w:rsidRPr="009A7204">
        <w:rPr>
          <w:noProof/>
        </w:rPr>
        <w:tab/>
        <w:t xml:space="preserve">Li M, Fry B, &amp; Kini RM (2005) Eggs-only diet: its implications for the toxin profile changes and ecology of the marbled sea snake (Aipysurus eydouxii). </w:t>
      </w:r>
      <w:r w:rsidRPr="009A7204">
        <w:rPr>
          <w:i/>
          <w:noProof/>
        </w:rPr>
        <w:t>Journal of Molecular Evolution</w:t>
      </w:r>
      <w:r w:rsidRPr="009A7204">
        <w:rPr>
          <w:noProof/>
        </w:rPr>
        <w:t xml:space="preserve"> 60(1):81-89.</w:t>
      </w:r>
      <w:bookmarkEnd w:id="91"/>
    </w:p>
    <w:p w14:paraId="6873B6D1" w14:textId="77777777" w:rsidR="009A7204" w:rsidRPr="009A7204" w:rsidRDefault="009A7204" w:rsidP="009A7204">
      <w:pPr>
        <w:pStyle w:val="EndNoteBibliography"/>
        <w:ind w:left="720" w:hanging="720"/>
        <w:rPr>
          <w:noProof/>
        </w:rPr>
      </w:pPr>
      <w:bookmarkStart w:id="92" w:name="_ENREF_32"/>
      <w:r w:rsidRPr="009A7204">
        <w:rPr>
          <w:noProof/>
        </w:rPr>
        <w:t>32.</w:t>
      </w:r>
      <w:r w:rsidRPr="009A7204">
        <w:rPr>
          <w:noProof/>
        </w:rPr>
        <w:tab/>
        <w:t xml:space="preserve">Voss RS (2013) Opossums (Mammalia: Didelphidae) in the diets of Neotropical pitvipers (Serpentes: Crotalinae): Evidence for alternative coevolutionary outcomes? </w:t>
      </w:r>
      <w:r w:rsidRPr="009A7204">
        <w:rPr>
          <w:i/>
          <w:noProof/>
        </w:rPr>
        <w:t>Toxicon</w:t>
      </w:r>
      <w:r w:rsidRPr="009A7204">
        <w:rPr>
          <w:noProof/>
        </w:rPr>
        <w:t xml:space="preserve"> 66:1-6.</w:t>
      </w:r>
      <w:bookmarkEnd w:id="92"/>
    </w:p>
    <w:p w14:paraId="7D749C84" w14:textId="77777777" w:rsidR="009A7204" w:rsidRPr="009A7204" w:rsidRDefault="009A7204" w:rsidP="009A7204">
      <w:pPr>
        <w:pStyle w:val="EndNoteBibliography"/>
        <w:ind w:left="720" w:hanging="720"/>
        <w:rPr>
          <w:noProof/>
        </w:rPr>
      </w:pPr>
      <w:bookmarkStart w:id="93" w:name="_ENREF_33"/>
      <w:r w:rsidRPr="009A7204">
        <w:rPr>
          <w:noProof/>
        </w:rPr>
        <w:t>33.</w:t>
      </w:r>
      <w:r w:rsidRPr="009A7204">
        <w:rPr>
          <w:noProof/>
        </w:rPr>
        <w:tab/>
        <w:t xml:space="preserve">Heatwole H &amp; Poran NS (1995) Resistances of sympatric and allopatric eels to sea snake venoms. </w:t>
      </w:r>
      <w:r w:rsidRPr="009A7204">
        <w:rPr>
          <w:i/>
          <w:noProof/>
        </w:rPr>
        <w:t>Copeia</w:t>
      </w:r>
      <w:r w:rsidRPr="009A7204">
        <w:rPr>
          <w:noProof/>
        </w:rPr>
        <w:t>:136-147.</w:t>
      </w:r>
      <w:bookmarkEnd w:id="93"/>
    </w:p>
    <w:p w14:paraId="4C41187D" w14:textId="77777777" w:rsidR="009A7204" w:rsidRPr="009A7204" w:rsidRDefault="009A7204" w:rsidP="009A7204">
      <w:pPr>
        <w:pStyle w:val="EndNoteBibliography"/>
        <w:ind w:left="720" w:hanging="720"/>
        <w:rPr>
          <w:noProof/>
        </w:rPr>
      </w:pPr>
      <w:bookmarkStart w:id="94" w:name="_ENREF_34"/>
      <w:r w:rsidRPr="009A7204">
        <w:rPr>
          <w:noProof/>
        </w:rPr>
        <w:lastRenderedPageBreak/>
        <w:t>34.</w:t>
      </w:r>
      <w:r w:rsidRPr="009A7204">
        <w:rPr>
          <w:noProof/>
        </w:rPr>
        <w:tab/>
        <w:t xml:space="preserve">Biardi JE &amp; Coss RG (2011) Rock squirrel (Spermophilus variegatus) blood sera affects proteolytic and hemolytic activities of rattlesnake venoms. </w:t>
      </w:r>
      <w:r w:rsidRPr="009A7204">
        <w:rPr>
          <w:i/>
          <w:noProof/>
        </w:rPr>
        <w:t>Toxicon</w:t>
      </w:r>
      <w:r w:rsidRPr="009A7204">
        <w:rPr>
          <w:noProof/>
        </w:rPr>
        <w:t xml:space="preserve"> 57(2):323-331.</w:t>
      </w:r>
      <w:bookmarkEnd w:id="94"/>
    </w:p>
    <w:p w14:paraId="50CB6647" w14:textId="77777777" w:rsidR="009A7204" w:rsidRPr="009A7204" w:rsidRDefault="009A7204" w:rsidP="009A7204">
      <w:pPr>
        <w:pStyle w:val="EndNoteBibliography"/>
        <w:ind w:left="720" w:hanging="720"/>
        <w:rPr>
          <w:noProof/>
        </w:rPr>
      </w:pPr>
      <w:bookmarkStart w:id="95" w:name="_ENREF_35"/>
      <w:r w:rsidRPr="009A7204">
        <w:rPr>
          <w:noProof/>
        </w:rPr>
        <w:t>35.</w:t>
      </w:r>
      <w:r w:rsidRPr="009A7204">
        <w:rPr>
          <w:noProof/>
        </w:rPr>
        <w:tab/>
        <w:t xml:space="preserve">Williams V, White J, Schwaner T, &amp; Sparrow A (1988) Variation in venom proteins from isolated populations of tiger snakes (Notechis ater niger, N. scutatus) in South Australia. </w:t>
      </w:r>
      <w:r w:rsidRPr="009A7204">
        <w:rPr>
          <w:i/>
          <w:noProof/>
        </w:rPr>
        <w:t>Toxicon</w:t>
      </w:r>
      <w:r w:rsidRPr="009A7204">
        <w:rPr>
          <w:noProof/>
        </w:rPr>
        <w:t xml:space="preserve"> 26(11):1067-1075.</w:t>
      </w:r>
      <w:bookmarkEnd w:id="95"/>
    </w:p>
    <w:p w14:paraId="528FF793" w14:textId="77777777" w:rsidR="009A7204" w:rsidRPr="009A7204" w:rsidRDefault="009A7204" w:rsidP="009A7204">
      <w:pPr>
        <w:pStyle w:val="EndNoteBibliography"/>
        <w:ind w:left="720" w:hanging="720"/>
        <w:rPr>
          <w:noProof/>
        </w:rPr>
      </w:pPr>
      <w:bookmarkStart w:id="96" w:name="_ENREF_36"/>
      <w:r w:rsidRPr="009A7204">
        <w:rPr>
          <w:noProof/>
        </w:rPr>
        <w:t>36.</w:t>
      </w:r>
      <w:r w:rsidRPr="009A7204">
        <w:rPr>
          <w:noProof/>
        </w:rPr>
        <w:tab/>
        <w:t xml:space="preserve">Poran NS, Coss RG, &amp; Benjamini E (1987) Resistance of California ground squirrels (Spermophilus beecheyi) to the venom of the northern Pacific rattlesnake (Crotalus viridis oreganus): a study of adaptive variation. </w:t>
      </w:r>
      <w:r w:rsidRPr="009A7204">
        <w:rPr>
          <w:i/>
          <w:noProof/>
        </w:rPr>
        <w:t>Toxicon</w:t>
      </w:r>
      <w:r w:rsidRPr="009A7204">
        <w:rPr>
          <w:noProof/>
        </w:rPr>
        <w:t xml:space="preserve"> 25(7):767-777.</w:t>
      </w:r>
      <w:bookmarkEnd w:id="96"/>
    </w:p>
    <w:p w14:paraId="1D210317" w14:textId="77777777" w:rsidR="009A7204" w:rsidRPr="009A7204" w:rsidRDefault="009A7204" w:rsidP="009A7204">
      <w:pPr>
        <w:pStyle w:val="EndNoteBibliography"/>
        <w:ind w:left="720" w:hanging="720"/>
        <w:rPr>
          <w:noProof/>
        </w:rPr>
      </w:pPr>
      <w:bookmarkStart w:id="97" w:name="_ENREF_37"/>
      <w:r w:rsidRPr="009A7204">
        <w:rPr>
          <w:noProof/>
        </w:rPr>
        <w:t>37.</w:t>
      </w:r>
      <w:r w:rsidRPr="009A7204">
        <w:rPr>
          <w:noProof/>
        </w:rPr>
        <w:tab/>
        <w:t xml:space="preserve">Brown JH, Gillooly JF, Allen AP, Savage VM, &amp; West GB (2004) Toward a metabolic theory of ecology. </w:t>
      </w:r>
      <w:r w:rsidRPr="009A7204">
        <w:rPr>
          <w:i/>
          <w:noProof/>
        </w:rPr>
        <w:t>Ecology</w:t>
      </w:r>
      <w:r w:rsidRPr="009A7204">
        <w:rPr>
          <w:noProof/>
        </w:rPr>
        <w:t xml:space="preserve"> 85(7):1771-1789.</w:t>
      </w:r>
      <w:bookmarkEnd w:id="97"/>
    </w:p>
    <w:p w14:paraId="51B01D48" w14:textId="77777777" w:rsidR="009A7204" w:rsidRPr="009A7204" w:rsidRDefault="009A7204" w:rsidP="009A7204">
      <w:pPr>
        <w:pStyle w:val="EndNoteBibliography"/>
        <w:ind w:left="720" w:hanging="720"/>
        <w:rPr>
          <w:noProof/>
        </w:rPr>
      </w:pPr>
      <w:bookmarkStart w:id="98" w:name="_ENREF_38"/>
      <w:r w:rsidRPr="009A7204">
        <w:rPr>
          <w:noProof/>
        </w:rPr>
        <w:t>38.</w:t>
      </w:r>
      <w:r w:rsidRPr="009A7204">
        <w:rPr>
          <w:noProof/>
        </w:rPr>
        <w:tab/>
        <w:t xml:space="preserve">Shine R &amp; Schwaner T (1985) Prey constriction by venomous snakes: a review, and new data on Australian species. </w:t>
      </w:r>
      <w:r w:rsidRPr="009A7204">
        <w:rPr>
          <w:i/>
          <w:noProof/>
        </w:rPr>
        <w:t>Copeia</w:t>
      </w:r>
      <w:r w:rsidRPr="009A7204">
        <w:rPr>
          <w:noProof/>
        </w:rPr>
        <w:t xml:space="preserve"> 1985(4):1067-1071.</w:t>
      </w:r>
      <w:bookmarkEnd w:id="98"/>
    </w:p>
    <w:p w14:paraId="41E45636" w14:textId="77777777" w:rsidR="009A7204" w:rsidRPr="009A7204" w:rsidRDefault="009A7204" w:rsidP="009A7204">
      <w:pPr>
        <w:pStyle w:val="EndNoteBibliography"/>
        <w:ind w:left="720" w:hanging="720"/>
        <w:rPr>
          <w:noProof/>
        </w:rPr>
      </w:pPr>
      <w:bookmarkStart w:id="99" w:name="_ENREF_39"/>
      <w:r w:rsidRPr="009A7204">
        <w:rPr>
          <w:noProof/>
        </w:rPr>
        <w:t>39.</w:t>
      </w:r>
      <w:r w:rsidRPr="009A7204">
        <w:rPr>
          <w:noProof/>
        </w:rPr>
        <w:tab/>
        <w:t xml:space="preserve">Branch WR (1998) </w:t>
      </w:r>
      <w:r w:rsidRPr="009A7204">
        <w:rPr>
          <w:i/>
          <w:noProof/>
        </w:rPr>
        <w:t>Field guide to snakes and other reptiles of southern Africa</w:t>
      </w:r>
      <w:r w:rsidRPr="009A7204">
        <w:rPr>
          <w:noProof/>
        </w:rPr>
        <w:t xml:space="preserve"> (Struik).</w:t>
      </w:r>
      <w:bookmarkEnd w:id="99"/>
    </w:p>
    <w:p w14:paraId="08E35A8E" w14:textId="77777777" w:rsidR="009A7204" w:rsidRPr="009A7204" w:rsidRDefault="009A7204" w:rsidP="009A7204">
      <w:pPr>
        <w:pStyle w:val="EndNoteBibliography"/>
        <w:ind w:left="720" w:hanging="720"/>
        <w:rPr>
          <w:noProof/>
        </w:rPr>
      </w:pPr>
      <w:bookmarkStart w:id="100" w:name="_ENREF_40"/>
      <w:r w:rsidRPr="009A7204">
        <w:rPr>
          <w:noProof/>
        </w:rPr>
        <w:t>40.</w:t>
      </w:r>
      <w:r w:rsidRPr="009A7204">
        <w:rPr>
          <w:noProof/>
        </w:rPr>
        <w:tab/>
        <w:t>Currier RB</w:t>
      </w:r>
      <w:r w:rsidRPr="009A7204">
        <w:rPr>
          <w:i/>
          <w:noProof/>
        </w:rPr>
        <w:t>, et al.</w:t>
      </w:r>
      <w:r w:rsidRPr="009A7204">
        <w:rPr>
          <w:noProof/>
        </w:rPr>
        <w:t xml:space="preserve"> (2012) Unusual stability of messenger RNA in snake venom reveals gene expression dynamics of venom replenishment. </w:t>
      </w:r>
      <w:r w:rsidRPr="009A7204">
        <w:rPr>
          <w:i/>
          <w:noProof/>
        </w:rPr>
        <w:t>PloS one</w:t>
      </w:r>
      <w:r w:rsidRPr="009A7204">
        <w:rPr>
          <w:noProof/>
        </w:rPr>
        <w:t xml:space="preserve"> 7(8):e41888.</w:t>
      </w:r>
      <w:bookmarkEnd w:id="100"/>
    </w:p>
    <w:p w14:paraId="45451922" w14:textId="77777777" w:rsidR="009A7204" w:rsidRPr="009A7204" w:rsidRDefault="009A7204" w:rsidP="009A7204">
      <w:pPr>
        <w:pStyle w:val="EndNoteBibliography"/>
        <w:ind w:left="720" w:hanging="720"/>
        <w:rPr>
          <w:noProof/>
        </w:rPr>
      </w:pPr>
      <w:bookmarkStart w:id="101" w:name="_ENREF_41"/>
      <w:r w:rsidRPr="009A7204">
        <w:rPr>
          <w:noProof/>
        </w:rPr>
        <w:t>41.</w:t>
      </w:r>
      <w:r w:rsidRPr="009A7204">
        <w:rPr>
          <w:noProof/>
        </w:rPr>
        <w:tab/>
        <w:t xml:space="preserve">Rotenberg D, Bamberger E, &amp; Kochva E (1971) Studies on ribonucleic acid synthesis in the venom glands of Vipera palaestinae (Ophidia, Reptilia). </w:t>
      </w:r>
      <w:r w:rsidRPr="009A7204">
        <w:rPr>
          <w:i/>
          <w:noProof/>
        </w:rPr>
        <w:t>Biochemical Journal</w:t>
      </w:r>
      <w:r w:rsidRPr="009A7204">
        <w:rPr>
          <w:noProof/>
        </w:rPr>
        <w:t xml:space="preserve"> 121(4):609-612.</w:t>
      </w:r>
      <w:bookmarkEnd w:id="101"/>
    </w:p>
    <w:p w14:paraId="2A0C5F86" w14:textId="77777777" w:rsidR="009A7204" w:rsidRPr="009A7204" w:rsidRDefault="009A7204" w:rsidP="009A7204">
      <w:pPr>
        <w:pStyle w:val="EndNoteBibliography"/>
        <w:ind w:left="720" w:hanging="720"/>
        <w:rPr>
          <w:noProof/>
        </w:rPr>
      </w:pPr>
      <w:bookmarkStart w:id="102" w:name="_ENREF_42"/>
      <w:r w:rsidRPr="009A7204">
        <w:rPr>
          <w:noProof/>
        </w:rPr>
        <w:t>42.</w:t>
      </w:r>
      <w:r w:rsidRPr="009A7204">
        <w:rPr>
          <w:noProof/>
        </w:rPr>
        <w:tab/>
        <w:t xml:space="preserve">Hayes W (2008) The snake venom-metering controversy: levels of analysis, assumptions, and evidence. </w:t>
      </w:r>
      <w:r w:rsidRPr="009A7204">
        <w:rPr>
          <w:i/>
          <w:noProof/>
        </w:rPr>
        <w:t>The biology of rattlesnakes</w:t>
      </w:r>
      <w:r w:rsidRPr="009A7204">
        <w:rPr>
          <w:noProof/>
        </w:rPr>
        <w:t>:191-220.</w:t>
      </w:r>
      <w:bookmarkEnd w:id="102"/>
    </w:p>
    <w:p w14:paraId="78292E7A" w14:textId="77777777" w:rsidR="009A7204" w:rsidRPr="009A7204" w:rsidRDefault="009A7204" w:rsidP="009A7204">
      <w:pPr>
        <w:pStyle w:val="EndNoteBibliography"/>
        <w:ind w:left="720" w:hanging="720"/>
        <w:rPr>
          <w:noProof/>
        </w:rPr>
      </w:pPr>
      <w:bookmarkStart w:id="103" w:name="_ENREF_43"/>
      <w:r w:rsidRPr="009A7204">
        <w:rPr>
          <w:noProof/>
        </w:rPr>
        <w:t>43.</w:t>
      </w:r>
      <w:r w:rsidRPr="009A7204">
        <w:rPr>
          <w:noProof/>
        </w:rPr>
        <w:tab/>
        <w:t xml:space="preserve">Young BA (2008) Perspectives on the regulation of venom expulsion in snakes. </w:t>
      </w:r>
      <w:r w:rsidRPr="009A7204">
        <w:rPr>
          <w:i/>
          <w:noProof/>
        </w:rPr>
        <w:t>The Biology of the Rattlesnakes.</w:t>
      </w:r>
      <w:r w:rsidRPr="009A7204">
        <w:rPr>
          <w:noProof/>
        </w:rPr>
        <w:t>, ed Hayes WK, Beaman, K.R., Caldwell, M.D., Bush, S.P. (Loma Linda University Press, California), pp 79-90.</w:t>
      </w:r>
      <w:bookmarkEnd w:id="103"/>
    </w:p>
    <w:p w14:paraId="1C1E50F8" w14:textId="77777777" w:rsidR="009A7204" w:rsidRPr="009A7204" w:rsidRDefault="009A7204" w:rsidP="009A7204">
      <w:pPr>
        <w:pStyle w:val="EndNoteBibliography"/>
        <w:ind w:left="720" w:hanging="720"/>
        <w:rPr>
          <w:noProof/>
        </w:rPr>
      </w:pPr>
      <w:bookmarkStart w:id="104" w:name="_ENREF_44"/>
      <w:r w:rsidRPr="009A7204">
        <w:rPr>
          <w:noProof/>
        </w:rPr>
        <w:t>44.</w:t>
      </w:r>
      <w:r w:rsidRPr="009A7204">
        <w:rPr>
          <w:noProof/>
        </w:rPr>
        <w:tab/>
        <w:t>Vonk FJ</w:t>
      </w:r>
      <w:r w:rsidRPr="009A7204">
        <w:rPr>
          <w:i/>
          <w:noProof/>
        </w:rPr>
        <w:t>, et al.</w:t>
      </w:r>
      <w:r w:rsidRPr="009A7204">
        <w:rPr>
          <w:noProof/>
        </w:rPr>
        <w:t xml:space="preserve"> (2013) The king cobra genome reveals dynamic gene evolution and adaptation in the snake venom system. </w:t>
      </w:r>
      <w:r w:rsidRPr="009A7204">
        <w:rPr>
          <w:i/>
          <w:noProof/>
        </w:rPr>
        <w:t>Proceedings of the National Academy of Sciences</w:t>
      </w:r>
      <w:r w:rsidRPr="009A7204">
        <w:rPr>
          <w:noProof/>
        </w:rPr>
        <w:t xml:space="preserve"> 110(51):20651-20656.</w:t>
      </w:r>
      <w:bookmarkEnd w:id="104"/>
    </w:p>
    <w:p w14:paraId="56C213EE" w14:textId="77777777" w:rsidR="009A7204" w:rsidRPr="009A7204" w:rsidRDefault="009A7204" w:rsidP="009A7204">
      <w:pPr>
        <w:pStyle w:val="EndNoteBibliography"/>
        <w:ind w:left="720" w:hanging="720"/>
        <w:rPr>
          <w:noProof/>
        </w:rPr>
      </w:pPr>
      <w:bookmarkStart w:id="105" w:name="_ENREF_45"/>
      <w:r w:rsidRPr="009A7204">
        <w:rPr>
          <w:noProof/>
        </w:rPr>
        <w:t>45.</w:t>
      </w:r>
      <w:r w:rsidRPr="009A7204">
        <w:rPr>
          <w:noProof/>
        </w:rPr>
        <w:tab/>
        <w:t xml:space="preserve">Nisani Z, Dunbar SG, &amp; Hayes WK (2007) Cost of venom regeneration in Parabuthus transvaalicus (Arachnida: Buthidae). </w:t>
      </w:r>
      <w:r w:rsidRPr="009A7204">
        <w:rPr>
          <w:i/>
          <w:noProof/>
        </w:rPr>
        <w:t>Comparative Biochemistry and Physiology Part A: Molecular &amp; Integrative Physiology</w:t>
      </w:r>
      <w:r w:rsidRPr="009A7204">
        <w:rPr>
          <w:noProof/>
        </w:rPr>
        <w:t xml:space="preserve"> 147(2):509-513.</w:t>
      </w:r>
      <w:bookmarkEnd w:id="105"/>
    </w:p>
    <w:p w14:paraId="41E66416" w14:textId="77777777" w:rsidR="009A7204" w:rsidRPr="009A7204" w:rsidRDefault="009A7204" w:rsidP="009A7204">
      <w:pPr>
        <w:pStyle w:val="EndNoteBibliography"/>
        <w:ind w:left="720" w:hanging="720"/>
        <w:rPr>
          <w:noProof/>
        </w:rPr>
      </w:pPr>
      <w:bookmarkStart w:id="106" w:name="_ENREF_46"/>
      <w:r w:rsidRPr="009A7204">
        <w:rPr>
          <w:noProof/>
        </w:rPr>
        <w:t>46.</w:t>
      </w:r>
      <w:r w:rsidRPr="009A7204">
        <w:rPr>
          <w:noProof/>
        </w:rPr>
        <w:tab/>
        <w:t xml:space="preserve">Hedges SB, Dudley J, &amp; Kumar S (2006) TimeTree: a public knowledge-base of divergence times among organisms. </w:t>
      </w:r>
      <w:r w:rsidRPr="009A7204">
        <w:rPr>
          <w:i/>
          <w:noProof/>
        </w:rPr>
        <w:t>Bioinformatics</w:t>
      </w:r>
      <w:r w:rsidRPr="009A7204">
        <w:rPr>
          <w:noProof/>
        </w:rPr>
        <w:t xml:space="preserve"> 22(23):2971-2972.</w:t>
      </w:r>
      <w:bookmarkEnd w:id="106"/>
    </w:p>
    <w:p w14:paraId="0C53E385" w14:textId="77777777" w:rsidR="009A7204" w:rsidRPr="009A7204" w:rsidRDefault="009A7204" w:rsidP="009A7204">
      <w:pPr>
        <w:pStyle w:val="EndNoteBibliography"/>
        <w:ind w:left="720" w:hanging="720"/>
        <w:rPr>
          <w:noProof/>
        </w:rPr>
      </w:pPr>
      <w:bookmarkStart w:id="107" w:name="_ENREF_47"/>
      <w:r w:rsidRPr="009A7204">
        <w:rPr>
          <w:noProof/>
        </w:rPr>
        <w:t>47.</w:t>
      </w:r>
      <w:r w:rsidRPr="009A7204">
        <w:rPr>
          <w:noProof/>
        </w:rPr>
        <w:tab/>
        <w:t xml:space="preserve">Meiri S (2010) Length–weight allometries in lizards. </w:t>
      </w:r>
      <w:r w:rsidRPr="009A7204">
        <w:rPr>
          <w:i/>
          <w:noProof/>
        </w:rPr>
        <w:t>Journal of Zoology</w:t>
      </w:r>
      <w:r w:rsidRPr="009A7204">
        <w:rPr>
          <w:noProof/>
        </w:rPr>
        <w:t xml:space="preserve"> 281(3):218-226.</w:t>
      </w:r>
      <w:bookmarkEnd w:id="107"/>
    </w:p>
    <w:p w14:paraId="468E1EDC" w14:textId="77777777" w:rsidR="009A7204" w:rsidRPr="009A7204" w:rsidRDefault="009A7204" w:rsidP="009A7204">
      <w:pPr>
        <w:pStyle w:val="EndNoteBibliography"/>
        <w:ind w:left="720" w:hanging="720"/>
        <w:rPr>
          <w:noProof/>
        </w:rPr>
      </w:pPr>
      <w:bookmarkStart w:id="108" w:name="_ENREF_48"/>
      <w:r w:rsidRPr="009A7204">
        <w:rPr>
          <w:noProof/>
        </w:rPr>
        <w:t>48.</w:t>
      </w:r>
      <w:r w:rsidRPr="009A7204">
        <w:rPr>
          <w:noProof/>
        </w:rPr>
        <w:tab/>
        <w:t xml:space="preserve">Feldman A &amp; Meiri S (2013) Length–mass allometry in snakes. </w:t>
      </w:r>
      <w:r w:rsidRPr="009A7204">
        <w:rPr>
          <w:i/>
          <w:noProof/>
        </w:rPr>
        <w:t>Biological Journal of the Linnean Society</w:t>
      </w:r>
      <w:r w:rsidRPr="009A7204">
        <w:rPr>
          <w:noProof/>
        </w:rPr>
        <w:t xml:space="preserve"> 108(1):161-172.</w:t>
      </w:r>
      <w:bookmarkEnd w:id="108"/>
    </w:p>
    <w:p w14:paraId="7870CF7D" w14:textId="77777777" w:rsidR="009A7204" w:rsidRPr="009A7204" w:rsidRDefault="009A7204" w:rsidP="009A7204">
      <w:pPr>
        <w:pStyle w:val="EndNoteBibliography"/>
        <w:ind w:left="720" w:hanging="720"/>
        <w:rPr>
          <w:noProof/>
        </w:rPr>
      </w:pPr>
      <w:bookmarkStart w:id="109" w:name="_ENREF_49"/>
      <w:r w:rsidRPr="009A7204">
        <w:rPr>
          <w:noProof/>
        </w:rPr>
        <w:t>49.</w:t>
      </w:r>
      <w:r w:rsidRPr="009A7204">
        <w:rPr>
          <w:noProof/>
        </w:rPr>
        <w:tab/>
        <w:t>Myhrvold NP</w:t>
      </w:r>
      <w:r w:rsidRPr="009A7204">
        <w:rPr>
          <w:i/>
          <w:noProof/>
        </w:rPr>
        <w:t>, et al.</w:t>
      </w:r>
      <w:r w:rsidRPr="009A7204">
        <w:rPr>
          <w:noProof/>
        </w:rPr>
        <w:t xml:space="preserve"> (2015) An amniote life‐history database to perform comparative analyses with birds, mammals, and reptiles. </w:t>
      </w:r>
      <w:r w:rsidRPr="009A7204">
        <w:rPr>
          <w:i/>
          <w:noProof/>
        </w:rPr>
        <w:t>Ecology</w:t>
      </w:r>
      <w:r w:rsidRPr="009A7204">
        <w:rPr>
          <w:noProof/>
        </w:rPr>
        <w:t xml:space="preserve"> 96(11):3109-3109.</w:t>
      </w:r>
      <w:bookmarkEnd w:id="109"/>
    </w:p>
    <w:p w14:paraId="74F8589C" w14:textId="77777777" w:rsidR="009A7204" w:rsidRPr="009A7204" w:rsidRDefault="009A7204" w:rsidP="009A7204">
      <w:pPr>
        <w:pStyle w:val="EndNoteBibliography"/>
        <w:ind w:left="720" w:hanging="720"/>
        <w:rPr>
          <w:noProof/>
        </w:rPr>
      </w:pPr>
      <w:bookmarkStart w:id="110" w:name="_ENREF_50"/>
      <w:r w:rsidRPr="009A7204">
        <w:rPr>
          <w:noProof/>
        </w:rPr>
        <w:t>50.</w:t>
      </w:r>
      <w:r w:rsidRPr="009A7204">
        <w:rPr>
          <w:noProof/>
        </w:rPr>
        <w:tab/>
        <w:t xml:space="preserve">Pough FH (1980) The advantages of ectothermy for tetrapods. </w:t>
      </w:r>
      <w:r w:rsidRPr="009A7204">
        <w:rPr>
          <w:i/>
          <w:noProof/>
        </w:rPr>
        <w:t>American Naturalist</w:t>
      </w:r>
      <w:r w:rsidRPr="009A7204">
        <w:rPr>
          <w:noProof/>
        </w:rPr>
        <w:t>:92-112.</w:t>
      </w:r>
      <w:bookmarkEnd w:id="110"/>
    </w:p>
    <w:p w14:paraId="19DE67DA" w14:textId="77777777" w:rsidR="009A7204" w:rsidRPr="009A7204" w:rsidRDefault="009A7204" w:rsidP="009A7204">
      <w:pPr>
        <w:pStyle w:val="EndNoteBibliography"/>
        <w:ind w:left="720" w:hanging="720"/>
        <w:rPr>
          <w:noProof/>
        </w:rPr>
      </w:pPr>
      <w:bookmarkStart w:id="111" w:name="_ENREF_51"/>
      <w:r w:rsidRPr="009A7204">
        <w:rPr>
          <w:noProof/>
        </w:rPr>
        <w:t>51.</w:t>
      </w:r>
      <w:r w:rsidRPr="009A7204">
        <w:rPr>
          <w:noProof/>
        </w:rPr>
        <w:tab/>
        <w:t xml:space="preserve">Pyron RA &amp; Burbrink FT (2014) Early origin of viviparity and multiple reversions to oviparity in squamate reptiles. </w:t>
      </w:r>
      <w:r w:rsidRPr="009A7204">
        <w:rPr>
          <w:i/>
          <w:noProof/>
        </w:rPr>
        <w:t>Ecology Letters</w:t>
      </w:r>
      <w:r w:rsidRPr="009A7204">
        <w:rPr>
          <w:noProof/>
        </w:rPr>
        <w:t xml:space="preserve"> 17(1):13-21.</w:t>
      </w:r>
      <w:bookmarkEnd w:id="111"/>
    </w:p>
    <w:p w14:paraId="132B270B" w14:textId="77777777" w:rsidR="009A7204" w:rsidRPr="009A7204" w:rsidRDefault="009A7204" w:rsidP="009A7204">
      <w:pPr>
        <w:pStyle w:val="EndNoteBibliography"/>
        <w:ind w:left="720" w:hanging="720"/>
        <w:rPr>
          <w:noProof/>
        </w:rPr>
      </w:pPr>
      <w:bookmarkStart w:id="112" w:name="_ENREF_52"/>
      <w:r w:rsidRPr="009A7204">
        <w:rPr>
          <w:noProof/>
        </w:rPr>
        <w:t>52.</w:t>
      </w:r>
      <w:r w:rsidRPr="009A7204">
        <w:rPr>
          <w:noProof/>
        </w:rPr>
        <w:tab/>
        <w:t xml:space="preserve">Hadfield JD (2010) MCMC methods for multi-response generalized linear mixed models: the MCMCglmm R package. </w:t>
      </w:r>
      <w:r w:rsidRPr="009A7204">
        <w:rPr>
          <w:i/>
          <w:noProof/>
        </w:rPr>
        <w:t>Journal of Statistical Software</w:t>
      </w:r>
      <w:r w:rsidRPr="009A7204">
        <w:rPr>
          <w:noProof/>
        </w:rPr>
        <w:t xml:space="preserve"> 33(2):1-22.</w:t>
      </w:r>
      <w:bookmarkEnd w:id="112"/>
    </w:p>
    <w:p w14:paraId="12EF044C" w14:textId="77777777" w:rsidR="009A7204" w:rsidRPr="009A7204" w:rsidRDefault="009A7204" w:rsidP="009A7204">
      <w:pPr>
        <w:pStyle w:val="EndNoteBibliography"/>
        <w:ind w:left="720" w:hanging="720"/>
        <w:rPr>
          <w:noProof/>
        </w:rPr>
      </w:pPr>
      <w:bookmarkStart w:id="113" w:name="_ENREF_53"/>
      <w:r w:rsidRPr="009A7204">
        <w:rPr>
          <w:noProof/>
        </w:rPr>
        <w:t>53.</w:t>
      </w:r>
      <w:r w:rsidRPr="009A7204">
        <w:rPr>
          <w:noProof/>
        </w:rPr>
        <w:tab/>
        <w:t>Team RC (2016) R: A Language and Environment for Statistical Computing. R Foundation for Statistical Computing.</w:t>
      </w:r>
      <w:bookmarkEnd w:id="113"/>
    </w:p>
    <w:p w14:paraId="586B9EA4" w14:textId="77777777" w:rsidR="009A7204" w:rsidRPr="009A7204" w:rsidRDefault="009A7204" w:rsidP="009A7204">
      <w:pPr>
        <w:pStyle w:val="EndNoteBibliography"/>
        <w:ind w:left="720" w:hanging="720"/>
        <w:rPr>
          <w:noProof/>
        </w:rPr>
      </w:pPr>
      <w:bookmarkStart w:id="114" w:name="_ENREF_54"/>
      <w:r w:rsidRPr="009A7204">
        <w:rPr>
          <w:noProof/>
        </w:rPr>
        <w:t>54.</w:t>
      </w:r>
      <w:r w:rsidRPr="009A7204">
        <w:rPr>
          <w:noProof/>
        </w:rPr>
        <w:tab/>
        <w:t xml:space="preserve">Brooks SP &amp; Gelman A (1998) General methods for monitoring convergence of iterative simulations. </w:t>
      </w:r>
      <w:r w:rsidRPr="009A7204">
        <w:rPr>
          <w:i/>
          <w:noProof/>
        </w:rPr>
        <w:t>Journal of computational and graphical statistics</w:t>
      </w:r>
      <w:r w:rsidRPr="009A7204">
        <w:rPr>
          <w:noProof/>
        </w:rPr>
        <w:t xml:space="preserve"> 7(4):434-455.</w:t>
      </w:r>
      <w:bookmarkEnd w:id="114"/>
    </w:p>
    <w:p w14:paraId="0F1A1A2E" w14:textId="55B33E58" w:rsidR="005266A2" w:rsidRPr="005266A2" w:rsidRDefault="000E7D67" w:rsidP="00D804CC">
      <w:pPr>
        <w:spacing w:line="360" w:lineRule="auto"/>
        <w:rPr>
          <w:lang w:val="en-IE"/>
        </w:rPr>
      </w:pPr>
      <w:r>
        <w:rPr>
          <w:lang w:val="en-IE"/>
        </w:rPr>
        <w:lastRenderedPageBreak/>
        <w:fldChar w:fldCharType="end"/>
      </w:r>
    </w:p>
    <w:sectPr w:rsidR="005266A2" w:rsidRPr="005266A2" w:rsidSect="000E6823">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hris C" w:date="2017-01-23T17:54:00Z" w:initials="CC">
    <w:p w14:paraId="6D218268" w14:textId="3B0E1FF0" w:rsidR="009A7204" w:rsidRDefault="009A7204">
      <w:pPr>
        <w:pStyle w:val="CommentText"/>
      </w:pPr>
      <w:r>
        <w:rPr>
          <w:rStyle w:val="CommentReference"/>
        </w:rPr>
        <w:annotationRef/>
      </w:r>
      <w:r>
        <w:t>I rewrote this quite a bit so check to see if it still makes sense. I wasn’t convinced by the logical flow before. I think you general terms for the drivers of evolution of venom are not clear enough to use in an abstract, so limited the description of the main drivers to simpler terms.</w:t>
      </w:r>
    </w:p>
  </w:comment>
  <w:comment w:id="3" w:author="Chris C" w:date="2017-01-23T22:35:00Z" w:initials="CC">
    <w:p w14:paraId="3FBE7316" w14:textId="3EC9923A" w:rsidR="009A7204" w:rsidRDefault="009A7204">
      <w:pPr>
        <w:pStyle w:val="CommentText"/>
      </w:pPr>
      <w:r>
        <w:rPr>
          <w:rStyle w:val="CommentReference"/>
        </w:rPr>
        <w:annotationRef/>
      </w:r>
      <w:r>
        <w:t>I think this needs to have the following structure</w:t>
      </w:r>
    </w:p>
    <w:p w14:paraId="496B91EA" w14:textId="5ED1B886" w:rsidR="009A7204" w:rsidRDefault="009A7204" w:rsidP="00ED4D0F">
      <w:pPr>
        <w:pStyle w:val="CommentText"/>
        <w:numPr>
          <w:ilvl w:val="0"/>
          <w:numId w:val="8"/>
        </w:numPr>
      </w:pPr>
      <w:r>
        <w:t>Snake venom is interesting – relates to health and medical uses… etc.</w:t>
      </w:r>
    </w:p>
    <w:p w14:paraId="6CC29924" w14:textId="4F8FBA00" w:rsidR="009A7204" w:rsidRDefault="009A7204" w:rsidP="00ED4D0F">
      <w:pPr>
        <w:pStyle w:val="CommentText"/>
        <w:numPr>
          <w:ilvl w:val="0"/>
          <w:numId w:val="8"/>
        </w:numPr>
      </w:pPr>
      <w:r>
        <w:t>Huge diversity of levels of potency and ability to kill prey</w:t>
      </w:r>
    </w:p>
    <w:p w14:paraId="33B07D12" w14:textId="33D66538" w:rsidR="009A7204" w:rsidRDefault="009A7204" w:rsidP="00ED4D0F">
      <w:pPr>
        <w:pStyle w:val="CommentText"/>
        <w:numPr>
          <w:ilvl w:val="0"/>
          <w:numId w:val="8"/>
        </w:numPr>
      </w:pPr>
      <w:r>
        <w:t xml:space="preserve"> Limited synthesis of this and clearly </w:t>
      </w:r>
      <w:proofErr w:type="spellStart"/>
      <w:r>
        <w:t>theres</w:t>
      </w:r>
      <w:proofErr w:type="spellEnd"/>
      <w:r>
        <w:t xml:space="preserve"> a need for comparative approach</w:t>
      </w:r>
    </w:p>
    <w:p w14:paraId="42F5DF13" w14:textId="343E5735" w:rsidR="009A7204" w:rsidRDefault="009A7204" w:rsidP="00ED4D0F">
      <w:pPr>
        <w:pStyle w:val="CommentText"/>
        <w:numPr>
          <w:ilvl w:val="0"/>
          <w:numId w:val="8"/>
        </w:numPr>
      </w:pPr>
      <w:r>
        <w:t xml:space="preserve"> greater relevance to our understanding of predator-prey co-evolution…</w:t>
      </w:r>
    </w:p>
    <w:p w14:paraId="17AB6B84" w14:textId="45BB0157" w:rsidR="009A7204" w:rsidRDefault="009A7204" w:rsidP="00ED4D0F">
      <w:pPr>
        <w:pStyle w:val="CommentText"/>
        <w:numPr>
          <w:ilvl w:val="0"/>
          <w:numId w:val="8"/>
        </w:numPr>
      </w:pPr>
      <w:r>
        <w:t>We propose to test a range of hypotheses</w:t>
      </w:r>
    </w:p>
    <w:p w14:paraId="3F980315" w14:textId="6CE8EBCC" w:rsidR="009A7204" w:rsidRDefault="009A7204" w:rsidP="00ED4D0F">
      <w:pPr>
        <w:pStyle w:val="CommentText"/>
        <w:numPr>
          <w:ilvl w:val="1"/>
          <w:numId w:val="8"/>
        </w:numPr>
      </w:pPr>
      <w:r>
        <w:t xml:space="preserve"> Overkill (random model)</w:t>
      </w:r>
    </w:p>
    <w:p w14:paraId="20516052" w14:textId="73F56FF6" w:rsidR="009A7204" w:rsidRDefault="009A7204" w:rsidP="00ED4D0F">
      <w:pPr>
        <w:pStyle w:val="CommentText"/>
        <w:numPr>
          <w:ilvl w:val="1"/>
          <w:numId w:val="8"/>
        </w:numPr>
      </w:pPr>
      <w:proofErr w:type="spellStart"/>
      <w:r>
        <w:t>allometric</w:t>
      </w:r>
      <w:proofErr w:type="spellEnd"/>
      <w:r>
        <w:t xml:space="preserve"> models – scale with body size (metabolic scaling); scale with prey size (differences)</w:t>
      </w:r>
    </w:p>
    <w:p w14:paraId="2B2CE261" w14:textId="609069E9" w:rsidR="009A7204" w:rsidRDefault="009A7204" w:rsidP="00ED4D0F">
      <w:pPr>
        <w:pStyle w:val="CommentText"/>
        <w:numPr>
          <w:ilvl w:val="1"/>
          <w:numId w:val="8"/>
        </w:numPr>
      </w:pPr>
      <w:r>
        <w:t xml:space="preserve"> weapon based hypothesis </w:t>
      </w:r>
    </w:p>
    <w:p w14:paraId="4A28562A" w14:textId="14400BBE" w:rsidR="009A7204" w:rsidRDefault="009A7204" w:rsidP="00ED4D0F">
      <w:pPr>
        <w:pStyle w:val="CommentText"/>
        <w:numPr>
          <w:ilvl w:val="1"/>
          <w:numId w:val="8"/>
        </w:numPr>
      </w:pPr>
      <w:r>
        <w:t>venom potency adapted to prey</w:t>
      </w:r>
    </w:p>
    <w:p w14:paraId="283F0218" w14:textId="377648B2" w:rsidR="009A7204" w:rsidRDefault="009A7204" w:rsidP="00ED4D0F">
      <w:pPr>
        <w:pStyle w:val="CommentText"/>
        <w:numPr>
          <w:ilvl w:val="1"/>
          <w:numId w:val="8"/>
        </w:numPr>
      </w:pPr>
      <w:r>
        <w:t>venom volume related to habitat structure</w:t>
      </w:r>
    </w:p>
  </w:comment>
  <w:comment w:id="7" w:author="Kevin Healy" w:date="2017-02-13T22:36:00Z" w:initials="KH">
    <w:p w14:paraId="6FC1D714" w14:textId="46328AA1" w:rsidR="009A7204" w:rsidRDefault="009A7204">
      <w:pPr>
        <w:pStyle w:val="CommentText"/>
      </w:pPr>
      <w:r>
        <w:rPr>
          <w:rStyle w:val="CommentReference"/>
        </w:rPr>
        <w:annotationRef/>
      </w:r>
      <w:r>
        <w:t>This might be better in the discussion</w:t>
      </w:r>
    </w:p>
  </w:comment>
  <w:comment w:id="45" w:author="Chris C" w:date="2017-01-11T23:57:00Z" w:initials="CC">
    <w:p w14:paraId="4FD6E5A5" w14:textId="68B20637" w:rsidR="009A7204" w:rsidRDefault="009A7204">
      <w:pPr>
        <w:pStyle w:val="CommentText"/>
      </w:pPr>
      <w:r>
        <w:rPr>
          <w:rStyle w:val="CommentReference"/>
        </w:rPr>
        <w:annotationRef/>
      </w:r>
      <w:r>
        <w:t>This is the OLS prediction, do you use the PGLS of 0.68 from the same study in the estimate below? I think it is better just to use one.</w:t>
      </w:r>
    </w:p>
  </w:comment>
  <w:comment w:id="46" w:author="Kevin Healy" w:date="2017-01-17T23:55:00Z" w:initials="KH">
    <w:p w14:paraId="2A35A831" w14:textId="435C337D" w:rsidR="009A7204" w:rsidRDefault="009A7204">
      <w:pPr>
        <w:pStyle w:val="CommentText"/>
      </w:pPr>
      <w:r>
        <w:rPr>
          <w:rStyle w:val="CommentReference"/>
        </w:rPr>
        <w:annotationRef/>
      </w:r>
      <w:r>
        <w:t xml:space="preserve">I use the OLS prediction, its far more conservative as using the PGLS </w:t>
      </w:r>
      <w:proofErr w:type="spellStart"/>
      <w:r>
        <w:t>expontent</w:t>
      </w:r>
      <w:proofErr w:type="spellEnd"/>
      <w:r>
        <w:t xml:space="preserve"> would predict a body size </w:t>
      </w:r>
      <w:proofErr w:type="spellStart"/>
      <w:r>
        <w:t>scling</w:t>
      </w:r>
      <w:proofErr w:type="spellEnd"/>
      <w:r>
        <w:t xml:space="preserve"> exponent even lower than 0.51.</w:t>
      </w:r>
    </w:p>
  </w:comment>
  <w:comment w:id="47" w:author="Andrew Jackson" w:date="2017-01-19T12:13:00Z" w:initials="AJ">
    <w:p w14:paraId="01283A38" w14:textId="0D86B0EF" w:rsidR="009A7204" w:rsidRDefault="009A7204">
      <w:pPr>
        <w:pStyle w:val="CommentText"/>
      </w:pPr>
      <w:r>
        <w:rPr>
          <w:rStyle w:val="CommentReference"/>
        </w:rPr>
        <w:annotationRef/>
      </w:r>
      <w:r>
        <w:t xml:space="preserve">I agree with Chris. This is </w:t>
      </w:r>
      <w:proofErr w:type="spellStart"/>
      <w:r>
        <w:t>definitaely</w:t>
      </w:r>
      <w:proofErr w:type="spellEnd"/>
      <w:r>
        <w:t xml:space="preserve"> confusing, as in Eq1 above you used 0.88 from the same paper. Is this just a typo?</w:t>
      </w:r>
    </w:p>
  </w:comment>
  <w:comment w:id="48" w:author="Andrew Jackson" w:date="2017-01-19T12:17:00Z" w:initials="AJ">
    <w:p w14:paraId="180621DA" w14:textId="4067F891" w:rsidR="009A7204" w:rsidRDefault="009A7204">
      <w:pPr>
        <w:pStyle w:val="CommentText"/>
      </w:pPr>
      <w:r>
        <w:rPr>
          <w:rStyle w:val="CommentReference"/>
        </w:rPr>
        <w:annotationRef/>
      </w:r>
      <w:r>
        <w:t xml:space="preserve">Is this the correct term?  Is positive </w:t>
      </w:r>
      <w:proofErr w:type="spellStart"/>
      <w:r>
        <w:t>allometry</w:t>
      </w:r>
      <w:proofErr w:type="spellEnd"/>
      <w:r>
        <w:t xml:space="preserve"> more appropriate?</w:t>
      </w:r>
    </w:p>
  </w:comment>
  <w:comment w:id="49" w:author="Andrew Jackson" w:date="2017-01-19T12:19:00Z" w:initials="AJ">
    <w:p w14:paraId="75B8263B" w14:textId="6E84BAFB" w:rsidR="009A7204" w:rsidRDefault="009A7204">
      <w:pPr>
        <w:pStyle w:val="CommentText"/>
      </w:pPr>
      <w:r>
        <w:rPr>
          <w:rStyle w:val="CommentReference"/>
        </w:rPr>
        <w:annotationRef/>
      </w:r>
      <w:r>
        <w:t xml:space="preserve">Should we state our main findings here in the intro? </w:t>
      </w:r>
    </w:p>
  </w:comment>
  <w:comment w:id="50" w:author="Andrew Jackson" w:date="2017-01-19T12:20:00Z" w:initials="AJ">
    <w:p w14:paraId="2BC8F91D" w14:textId="1C181F10" w:rsidR="009A7204" w:rsidRDefault="009A7204">
      <w:pPr>
        <w:pStyle w:val="CommentText"/>
      </w:pPr>
      <w:r>
        <w:rPr>
          <w:rStyle w:val="CommentReference"/>
        </w:rPr>
        <w:annotationRef/>
      </w:r>
      <w:r>
        <w:t>Check this is sensible</w:t>
      </w:r>
    </w:p>
  </w:comment>
  <w:comment w:id="51" w:author="Andrew Jackson" w:date="2017-01-19T12:24:00Z" w:initials="AJ">
    <w:p w14:paraId="4AA83785" w14:textId="59FA81BF" w:rsidR="009A7204" w:rsidRDefault="009A7204">
      <w:pPr>
        <w:pStyle w:val="CommentText"/>
      </w:pPr>
      <w:r>
        <w:rPr>
          <w:rStyle w:val="CommentReference"/>
        </w:rPr>
        <w:annotationRef/>
      </w:r>
      <w:r>
        <w:t xml:space="preserve">So is this the mean estimate for both types of injection route, or for one or the </w:t>
      </w:r>
      <w:proofErr w:type="gramStart"/>
      <w:r>
        <w:t>other?..</w:t>
      </w:r>
      <w:proofErr w:type="gramEnd"/>
      <w:r>
        <w:t xml:space="preserve"> also, if this effect is on the intercept alone, then the scaling exponent and hence proportional change with evolutionary time </w:t>
      </w:r>
      <w:proofErr w:type="gramStart"/>
      <w:r>
        <w:t>is  independent</w:t>
      </w:r>
      <w:proofErr w:type="gramEnd"/>
      <w:r>
        <w:t xml:space="preserve"> of injection route. ??</w:t>
      </w:r>
    </w:p>
  </w:comment>
  <w:comment w:id="52" w:author="Andrew Jackson" w:date="2017-01-19T19:33:00Z" w:initials="AJ">
    <w:p w14:paraId="01CA3720" w14:textId="3E2116D2" w:rsidR="009A7204" w:rsidRDefault="009A7204">
      <w:pPr>
        <w:pStyle w:val="CommentText"/>
      </w:pPr>
      <w:r>
        <w:rPr>
          <w:rStyle w:val="CommentReference"/>
        </w:rPr>
        <w:annotationRef/>
      </w:r>
      <w:r>
        <w:t>Maybe check my sums if you want to include this.</w:t>
      </w:r>
    </w:p>
  </w:comment>
  <w:comment w:id="53" w:author="Andrew Jackson" w:date="2017-01-19T19:34:00Z" w:initials="AJ">
    <w:p w14:paraId="1675589A" w14:textId="13EA86E4" w:rsidR="009A7204" w:rsidRDefault="009A7204">
      <w:pPr>
        <w:pStyle w:val="CommentText"/>
      </w:pPr>
      <w:r>
        <w:rPr>
          <w:rStyle w:val="CommentReference"/>
        </w:rPr>
        <w:annotationRef/>
      </w:r>
      <w:r>
        <w:rPr>
          <w:rStyle w:val="CommentReference"/>
        </w:rPr>
        <w:t>Remind us what data this is.</w:t>
      </w:r>
    </w:p>
  </w:comment>
  <w:comment w:id="54" w:author="Andrew Jackson" w:date="2017-01-19T19:35:00Z" w:initials="AJ">
    <w:p w14:paraId="274582B7" w14:textId="261A4BA6" w:rsidR="009A7204" w:rsidRDefault="009A7204">
      <w:pPr>
        <w:pStyle w:val="CommentText"/>
      </w:pPr>
      <w:r>
        <w:rPr>
          <w:rStyle w:val="CommentReference"/>
        </w:rPr>
        <w:annotationRef/>
      </w:r>
      <w:r>
        <w:t xml:space="preserve">This probably needs interpretation here. </w:t>
      </w:r>
    </w:p>
  </w:comment>
  <w:comment w:id="55" w:author="Andrew Jackson" w:date="2017-01-19T19:37:00Z" w:initials="AJ">
    <w:p w14:paraId="16D67F02" w14:textId="436C078E" w:rsidR="009A7204" w:rsidRDefault="009A7204">
      <w:pPr>
        <w:pStyle w:val="CommentText"/>
      </w:pPr>
      <w:r>
        <w:rPr>
          <w:rStyle w:val="CommentReference"/>
        </w:rPr>
        <w:annotationRef/>
      </w:r>
      <w:r>
        <w:t>Do you mean in the opposite direction, to a less extent, or is this statement just a filler with no direct relevance to the relationship?</w:t>
      </w:r>
    </w:p>
  </w:comment>
  <w:comment w:id="56" w:author="Andrew Jackson" w:date="2017-01-19T19:38:00Z" w:initials="AJ">
    <w:p w14:paraId="226AAA67" w14:textId="3876C10B" w:rsidR="009A7204" w:rsidRDefault="009A7204">
      <w:pPr>
        <w:pStyle w:val="CommentText"/>
      </w:pPr>
      <w:r>
        <w:rPr>
          <w:rStyle w:val="CommentReference"/>
        </w:rPr>
        <w:annotationRef/>
      </w:r>
      <w:r>
        <w:t>How important? Can you quantify? Else perhaps just delete this word.</w:t>
      </w:r>
    </w:p>
  </w:comment>
  <w:comment w:id="57" w:author="Kevin Healy" w:date="2017-02-09T11:24:00Z" w:initials="KH">
    <w:p w14:paraId="76B17E85" w14:textId="6AC92EAF" w:rsidR="009A7204" w:rsidRDefault="009A7204">
      <w:pPr>
        <w:pStyle w:val="CommentText"/>
      </w:pPr>
      <w:r>
        <w:rPr>
          <w:rStyle w:val="CommentReference"/>
        </w:rPr>
        <w:annotationRef/>
      </w:r>
      <w:r>
        <w:t>Check that this is too much of a repeat</w:t>
      </w:r>
    </w:p>
  </w:comment>
  <w:comment w:id="58" w:author="Andrew Jackson" w:date="2017-01-19T19:41:00Z" w:initials="AJ">
    <w:p w14:paraId="4C69365C" w14:textId="694F35E6" w:rsidR="009A7204" w:rsidRDefault="009A7204">
      <w:pPr>
        <w:pStyle w:val="CommentText"/>
      </w:pPr>
      <w:r>
        <w:rPr>
          <w:rStyle w:val="CommentReference"/>
        </w:rPr>
        <w:annotationRef/>
      </w:r>
      <w:r>
        <w:t>This is a great finding</w:t>
      </w:r>
    </w:p>
  </w:comment>
  <w:comment w:id="59" w:author="Andrew Jackson" w:date="2017-01-19T19:42:00Z" w:initials="AJ">
    <w:p w14:paraId="593F1F67" w14:textId="0485ED2A" w:rsidR="009A7204" w:rsidRDefault="009A7204">
      <w:pPr>
        <w:pStyle w:val="CommentText"/>
      </w:pPr>
      <w:r>
        <w:rPr>
          <w:rStyle w:val="CommentReference"/>
        </w:rPr>
        <w:annotationRef/>
      </w:r>
      <w:r>
        <w:t>Delete if you want.</w:t>
      </w:r>
    </w:p>
  </w:comment>
  <w:comment w:id="60" w:author="Andrew Jackson" w:date="2017-01-19T19:47:00Z" w:initials="AJ">
    <w:p w14:paraId="14FFA2DA" w14:textId="1B4466D9" w:rsidR="009A7204" w:rsidRDefault="009A7204">
      <w:pPr>
        <w:pStyle w:val="CommentText"/>
      </w:pPr>
      <w:r>
        <w:rPr>
          <w:rStyle w:val="CommentReference"/>
        </w:rPr>
        <w:annotationRef/>
      </w:r>
      <w:r>
        <w:t xml:space="preserve">Are you implying here that his is a neutral selection mechanism? If so, </w:t>
      </w:r>
      <w:proofErr w:type="spellStart"/>
      <w:r>
        <w:t>im</w:t>
      </w:r>
      <w:proofErr w:type="spellEnd"/>
      <w:r>
        <w:t xml:space="preserve"> not convinced </w:t>
      </w:r>
      <w:proofErr w:type="spellStart"/>
      <w:r>
        <w:t>its</w:t>
      </w:r>
      <w:proofErr w:type="spellEnd"/>
      <w:r>
        <w:t xml:space="preserve"> that straight forward. A duplication event is just a process, the outcome might be of positive, negative or neutral value to the host.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218268" w15:done="0"/>
  <w15:commentEx w15:paraId="283F0218" w15:done="0"/>
  <w15:commentEx w15:paraId="6FC1D714" w15:done="0"/>
  <w15:commentEx w15:paraId="4FD6E5A5" w15:done="0"/>
  <w15:commentEx w15:paraId="2A35A831" w15:paraIdParent="4FD6E5A5" w15:done="0"/>
  <w15:commentEx w15:paraId="01283A38" w15:done="0"/>
  <w15:commentEx w15:paraId="180621DA" w15:done="0"/>
  <w15:commentEx w15:paraId="75B8263B" w15:done="0"/>
  <w15:commentEx w15:paraId="2BC8F91D" w15:done="0"/>
  <w15:commentEx w15:paraId="4AA83785" w15:done="0"/>
  <w15:commentEx w15:paraId="01CA3720" w15:done="0"/>
  <w15:commentEx w15:paraId="1675589A" w15:done="0"/>
  <w15:commentEx w15:paraId="274582B7" w15:done="0"/>
  <w15:commentEx w15:paraId="16D67F02" w15:done="0"/>
  <w15:commentEx w15:paraId="226AAA67" w15:done="0"/>
  <w15:commentEx w15:paraId="76B17E85" w15:done="0"/>
  <w15:commentEx w15:paraId="4C69365C" w15:done="0"/>
  <w15:commentEx w15:paraId="593F1F67" w15:done="0"/>
  <w15:commentEx w15:paraId="14FFA2D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F6433"/>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3370F8"/>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665BED"/>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A06CE8"/>
    <w:multiLevelType w:val="hybridMultilevel"/>
    <w:tmpl w:val="2C7E2F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AC1A58"/>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1287E99"/>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352F97"/>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47522C2"/>
    <w:multiLevelType w:val="hybridMultilevel"/>
    <w:tmpl w:val="4E84B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vin Healy">
    <w15:presenceInfo w15:providerId="None" w15:userId="Kevin Hea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x5t9ztwnxe5f8edetnp2tzne0aaff55ftr5&quot;&gt;My EndNote Library&lt;record-ids&gt;&lt;item&gt;1&lt;/item&gt;&lt;item&gt;2&lt;/item&gt;&lt;item&gt;3&lt;/item&gt;&lt;item&gt;4&lt;/item&gt;&lt;item&gt;5&lt;/item&gt;&lt;item&gt;6&lt;/item&gt;&lt;item&gt;7&lt;/item&gt;&lt;item&gt;8&lt;/item&gt;&lt;item&gt;9&lt;/item&gt;&lt;item&gt;10&lt;/item&gt;&lt;item&gt;12&lt;/item&gt;&lt;item&gt;16&lt;/item&gt;&lt;item&gt;17&lt;/item&gt;&lt;item&gt;18&lt;/item&gt;&lt;item&gt;19&lt;/item&gt;&lt;item&gt;20&lt;/item&gt;&lt;item&gt;23&lt;/item&gt;&lt;item&gt;25&lt;/item&gt;&lt;item&gt;26&lt;/item&gt;&lt;item&gt;27&lt;/item&gt;&lt;item&gt;28&lt;/item&gt;&lt;item&gt;63&lt;/item&gt;&lt;item&gt;64&lt;/item&gt;&lt;item&gt;65&lt;/item&gt;&lt;item&gt;66&lt;/item&gt;&lt;item&gt;67&lt;/item&gt;&lt;item&gt;69&lt;/item&gt;&lt;item&gt;79&lt;/item&gt;&lt;item&gt;80&lt;/item&gt;&lt;item&gt;81&lt;/item&gt;&lt;item&gt;82&lt;/item&gt;&lt;item&gt;92&lt;/item&gt;&lt;item&gt;93&lt;/item&gt;&lt;item&gt;94&lt;/item&gt;&lt;item&gt;97&lt;/item&gt;&lt;item&gt;100&lt;/item&gt;&lt;item&gt;101&lt;/item&gt;&lt;item&gt;102&lt;/item&gt;&lt;item&gt;103&lt;/item&gt;&lt;item&gt;104&lt;/item&gt;&lt;item&gt;105&lt;/item&gt;&lt;item&gt;107&lt;/item&gt;&lt;item&gt;111&lt;/item&gt;&lt;item&gt;115&lt;/item&gt;&lt;item&gt;116&lt;/item&gt;&lt;item&gt;118&lt;/item&gt;&lt;item&gt;119&lt;/item&gt;&lt;item&gt;120&lt;/item&gt;&lt;item&gt;121&lt;/item&gt;&lt;item&gt;122&lt;/item&gt;&lt;item&gt;125&lt;/item&gt;&lt;item&gt;201&lt;/item&gt;&lt;item&gt;202&lt;/item&gt;&lt;item&gt;205&lt;/item&gt;&lt;/record-ids&gt;&lt;/item&gt;&lt;/Libraries&gt;"/>
  </w:docVars>
  <w:rsids>
    <w:rsidRoot w:val="005266A2"/>
    <w:rsid w:val="00005DDB"/>
    <w:rsid w:val="00006DBB"/>
    <w:rsid w:val="00006F42"/>
    <w:rsid w:val="00011114"/>
    <w:rsid w:val="00013847"/>
    <w:rsid w:val="00013FCD"/>
    <w:rsid w:val="00014CCB"/>
    <w:rsid w:val="000154DB"/>
    <w:rsid w:val="000232E8"/>
    <w:rsid w:val="000272ED"/>
    <w:rsid w:val="00031018"/>
    <w:rsid w:val="00031D64"/>
    <w:rsid w:val="00034477"/>
    <w:rsid w:val="0003718A"/>
    <w:rsid w:val="000418F3"/>
    <w:rsid w:val="000420AC"/>
    <w:rsid w:val="00042302"/>
    <w:rsid w:val="00042AA2"/>
    <w:rsid w:val="00044DEF"/>
    <w:rsid w:val="00046675"/>
    <w:rsid w:val="000521E5"/>
    <w:rsid w:val="00055F54"/>
    <w:rsid w:val="0006248A"/>
    <w:rsid w:val="000644E5"/>
    <w:rsid w:val="00076DF8"/>
    <w:rsid w:val="00080582"/>
    <w:rsid w:val="00080E86"/>
    <w:rsid w:val="0008546F"/>
    <w:rsid w:val="00086F27"/>
    <w:rsid w:val="000965FE"/>
    <w:rsid w:val="0009670D"/>
    <w:rsid w:val="000A7D77"/>
    <w:rsid w:val="000B594C"/>
    <w:rsid w:val="000C167E"/>
    <w:rsid w:val="000C6E9C"/>
    <w:rsid w:val="000C7AD8"/>
    <w:rsid w:val="000E5E13"/>
    <w:rsid w:val="000E646A"/>
    <w:rsid w:val="000E6823"/>
    <w:rsid w:val="000E7B97"/>
    <w:rsid w:val="000E7D67"/>
    <w:rsid w:val="000F0566"/>
    <w:rsid w:val="000F1768"/>
    <w:rsid w:val="000F7630"/>
    <w:rsid w:val="0010268C"/>
    <w:rsid w:val="0010580E"/>
    <w:rsid w:val="001144B5"/>
    <w:rsid w:val="001163EF"/>
    <w:rsid w:val="00116B26"/>
    <w:rsid w:val="001230F5"/>
    <w:rsid w:val="00125FD1"/>
    <w:rsid w:val="00127B69"/>
    <w:rsid w:val="0013466C"/>
    <w:rsid w:val="00135203"/>
    <w:rsid w:val="00136EC9"/>
    <w:rsid w:val="0013711C"/>
    <w:rsid w:val="00140B7A"/>
    <w:rsid w:val="00143FEC"/>
    <w:rsid w:val="00147DFB"/>
    <w:rsid w:val="00147F0C"/>
    <w:rsid w:val="00155347"/>
    <w:rsid w:val="0015598C"/>
    <w:rsid w:val="00160118"/>
    <w:rsid w:val="001608C1"/>
    <w:rsid w:val="00161570"/>
    <w:rsid w:val="00165017"/>
    <w:rsid w:val="00166FDA"/>
    <w:rsid w:val="00167A10"/>
    <w:rsid w:val="00167B2D"/>
    <w:rsid w:val="00171CAC"/>
    <w:rsid w:val="00173F0D"/>
    <w:rsid w:val="00177638"/>
    <w:rsid w:val="001803E9"/>
    <w:rsid w:val="0018196C"/>
    <w:rsid w:val="00181C7B"/>
    <w:rsid w:val="00184F56"/>
    <w:rsid w:val="00191A69"/>
    <w:rsid w:val="0019724B"/>
    <w:rsid w:val="001974B5"/>
    <w:rsid w:val="001A0E08"/>
    <w:rsid w:val="001A22D0"/>
    <w:rsid w:val="001A7E5A"/>
    <w:rsid w:val="001B07FE"/>
    <w:rsid w:val="001B0F47"/>
    <w:rsid w:val="001B14CC"/>
    <w:rsid w:val="001C05B0"/>
    <w:rsid w:val="001C18A4"/>
    <w:rsid w:val="001C39D4"/>
    <w:rsid w:val="001C3EAF"/>
    <w:rsid w:val="001C6CF3"/>
    <w:rsid w:val="001D0048"/>
    <w:rsid w:val="001D3BDE"/>
    <w:rsid w:val="001E1B7B"/>
    <w:rsid w:val="001E64EB"/>
    <w:rsid w:val="001E7A8C"/>
    <w:rsid w:val="001F01BC"/>
    <w:rsid w:val="001F2442"/>
    <w:rsid w:val="001F2A82"/>
    <w:rsid w:val="002008FB"/>
    <w:rsid w:val="00201FC6"/>
    <w:rsid w:val="002021D9"/>
    <w:rsid w:val="00212D71"/>
    <w:rsid w:val="002144EF"/>
    <w:rsid w:val="00215B92"/>
    <w:rsid w:val="002165F5"/>
    <w:rsid w:val="00220144"/>
    <w:rsid w:val="00225583"/>
    <w:rsid w:val="002278AB"/>
    <w:rsid w:val="00230937"/>
    <w:rsid w:val="00230A06"/>
    <w:rsid w:val="00234535"/>
    <w:rsid w:val="0023568A"/>
    <w:rsid w:val="0023674A"/>
    <w:rsid w:val="00236879"/>
    <w:rsid w:val="00236A49"/>
    <w:rsid w:val="002374B8"/>
    <w:rsid w:val="00240095"/>
    <w:rsid w:val="00242D36"/>
    <w:rsid w:val="00246405"/>
    <w:rsid w:val="00253727"/>
    <w:rsid w:val="002573C2"/>
    <w:rsid w:val="00265551"/>
    <w:rsid w:val="00266BAE"/>
    <w:rsid w:val="00267E3B"/>
    <w:rsid w:val="002741E7"/>
    <w:rsid w:val="00277CCB"/>
    <w:rsid w:val="00286E66"/>
    <w:rsid w:val="0029321D"/>
    <w:rsid w:val="0029351F"/>
    <w:rsid w:val="00296184"/>
    <w:rsid w:val="00297F24"/>
    <w:rsid w:val="002A0993"/>
    <w:rsid w:val="002A2512"/>
    <w:rsid w:val="002A5F96"/>
    <w:rsid w:val="002A7338"/>
    <w:rsid w:val="002B03BB"/>
    <w:rsid w:val="002B179E"/>
    <w:rsid w:val="002B31E9"/>
    <w:rsid w:val="002B361D"/>
    <w:rsid w:val="002B7D6F"/>
    <w:rsid w:val="002C1BB1"/>
    <w:rsid w:val="002C29F2"/>
    <w:rsid w:val="002C7425"/>
    <w:rsid w:val="002C7BEB"/>
    <w:rsid w:val="002C7E1A"/>
    <w:rsid w:val="002D0609"/>
    <w:rsid w:val="002D1687"/>
    <w:rsid w:val="002D69DA"/>
    <w:rsid w:val="002D6EF0"/>
    <w:rsid w:val="002E46FC"/>
    <w:rsid w:val="002E6894"/>
    <w:rsid w:val="002F0433"/>
    <w:rsid w:val="002F76AD"/>
    <w:rsid w:val="00302A58"/>
    <w:rsid w:val="00302E87"/>
    <w:rsid w:val="0030731B"/>
    <w:rsid w:val="0030749B"/>
    <w:rsid w:val="00311727"/>
    <w:rsid w:val="003118FF"/>
    <w:rsid w:val="00311948"/>
    <w:rsid w:val="0031521F"/>
    <w:rsid w:val="00315A4C"/>
    <w:rsid w:val="0031671C"/>
    <w:rsid w:val="003171C6"/>
    <w:rsid w:val="003201DA"/>
    <w:rsid w:val="00320E26"/>
    <w:rsid w:val="00323EB3"/>
    <w:rsid w:val="00324A6F"/>
    <w:rsid w:val="0032583D"/>
    <w:rsid w:val="00326D2E"/>
    <w:rsid w:val="00327156"/>
    <w:rsid w:val="0033201C"/>
    <w:rsid w:val="00333F92"/>
    <w:rsid w:val="00334A0B"/>
    <w:rsid w:val="0033568B"/>
    <w:rsid w:val="00335AE4"/>
    <w:rsid w:val="00335B4A"/>
    <w:rsid w:val="00343277"/>
    <w:rsid w:val="00345A2E"/>
    <w:rsid w:val="00346F9B"/>
    <w:rsid w:val="00351058"/>
    <w:rsid w:val="00354913"/>
    <w:rsid w:val="00355DBE"/>
    <w:rsid w:val="00360B1D"/>
    <w:rsid w:val="00361274"/>
    <w:rsid w:val="0036687F"/>
    <w:rsid w:val="00374CBD"/>
    <w:rsid w:val="00376150"/>
    <w:rsid w:val="0038224A"/>
    <w:rsid w:val="00385A98"/>
    <w:rsid w:val="00390AB9"/>
    <w:rsid w:val="003948E4"/>
    <w:rsid w:val="0039657F"/>
    <w:rsid w:val="003A2337"/>
    <w:rsid w:val="003A3756"/>
    <w:rsid w:val="003A4011"/>
    <w:rsid w:val="003A5F7C"/>
    <w:rsid w:val="003B020F"/>
    <w:rsid w:val="003B3813"/>
    <w:rsid w:val="003B5958"/>
    <w:rsid w:val="003B69F5"/>
    <w:rsid w:val="003B7098"/>
    <w:rsid w:val="003C4993"/>
    <w:rsid w:val="003D0D3F"/>
    <w:rsid w:val="003D13F7"/>
    <w:rsid w:val="003D3CC8"/>
    <w:rsid w:val="003E2CD2"/>
    <w:rsid w:val="003E47CF"/>
    <w:rsid w:val="003E5D70"/>
    <w:rsid w:val="003E703B"/>
    <w:rsid w:val="003E795A"/>
    <w:rsid w:val="003F1C25"/>
    <w:rsid w:val="003F48E1"/>
    <w:rsid w:val="00401D0D"/>
    <w:rsid w:val="004058B3"/>
    <w:rsid w:val="00406ED4"/>
    <w:rsid w:val="0040750C"/>
    <w:rsid w:val="00424DDB"/>
    <w:rsid w:val="004250AA"/>
    <w:rsid w:val="00426ABB"/>
    <w:rsid w:val="004305B6"/>
    <w:rsid w:val="004426D3"/>
    <w:rsid w:val="004434F0"/>
    <w:rsid w:val="00445032"/>
    <w:rsid w:val="00445922"/>
    <w:rsid w:val="00450E49"/>
    <w:rsid w:val="00451D52"/>
    <w:rsid w:val="00456D3B"/>
    <w:rsid w:val="00462739"/>
    <w:rsid w:val="00465CB9"/>
    <w:rsid w:val="00467601"/>
    <w:rsid w:val="00470124"/>
    <w:rsid w:val="004728B6"/>
    <w:rsid w:val="00477338"/>
    <w:rsid w:val="00482FA0"/>
    <w:rsid w:val="00487F09"/>
    <w:rsid w:val="004A177F"/>
    <w:rsid w:val="004A70D4"/>
    <w:rsid w:val="004B1AD7"/>
    <w:rsid w:val="004B229C"/>
    <w:rsid w:val="004B3ABD"/>
    <w:rsid w:val="004B6C86"/>
    <w:rsid w:val="004B7884"/>
    <w:rsid w:val="004C3433"/>
    <w:rsid w:val="004C3E61"/>
    <w:rsid w:val="004C47A6"/>
    <w:rsid w:val="004C5322"/>
    <w:rsid w:val="004C5CE9"/>
    <w:rsid w:val="004D5260"/>
    <w:rsid w:val="004D74F2"/>
    <w:rsid w:val="004E17C2"/>
    <w:rsid w:val="004E24BD"/>
    <w:rsid w:val="004E3D0A"/>
    <w:rsid w:val="004E72A3"/>
    <w:rsid w:val="004F2E54"/>
    <w:rsid w:val="004F4D94"/>
    <w:rsid w:val="004F5738"/>
    <w:rsid w:val="004F6F55"/>
    <w:rsid w:val="0050288B"/>
    <w:rsid w:val="00502BCC"/>
    <w:rsid w:val="005073B4"/>
    <w:rsid w:val="00512E92"/>
    <w:rsid w:val="00514520"/>
    <w:rsid w:val="00516519"/>
    <w:rsid w:val="00520D5C"/>
    <w:rsid w:val="00523C36"/>
    <w:rsid w:val="005266A2"/>
    <w:rsid w:val="005308E0"/>
    <w:rsid w:val="00535271"/>
    <w:rsid w:val="00535369"/>
    <w:rsid w:val="00540703"/>
    <w:rsid w:val="0054298B"/>
    <w:rsid w:val="00544E2D"/>
    <w:rsid w:val="005619A7"/>
    <w:rsid w:val="005640AD"/>
    <w:rsid w:val="005659ED"/>
    <w:rsid w:val="005708DD"/>
    <w:rsid w:val="005718A8"/>
    <w:rsid w:val="00577056"/>
    <w:rsid w:val="00577205"/>
    <w:rsid w:val="00582241"/>
    <w:rsid w:val="00582E28"/>
    <w:rsid w:val="00585B1C"/>
    <w:rsid w:val="0058661B"/>
    <w:rsid w:val="005900AF"/>
    <w:rsid w:val="005926C5"/>
    <w:rsid w:val="00594499"/>
    <w:rsid w:val="005967AF"/>
    <w:rsid w:val="00597E53"/>
    <w:rsid w:val="005B016A"/>
    <w:rsid w:val="005B211F"/>
    <w:rsid w:val="005B7F56"/>
    <w:rsid w:val="005C10A7"/>
    <w:rsid w:val="005C6A1A"/>
    <w:rsid w:val="005C7BF7"/>
    <w:rsid w:val="005D5BB9"/>
    <w:rsid w:val="005E167B"/>
    <w:rsid w:val="005E49C9"/>
    <w:rsid w:val="005E66F3"/>
    <w:rsid w:val="005F2CAA"/>
    <w:rsid w:val="005F398B"/>
    <w:rsid w:val="0060250A"/>
    <w:rsid w:val="006034F2"/>
    <w:rsid w:val="006054D8"/>
    <w:rsid w:val="00614482"/>
    <w:rsid w:val="00620B75"/>
    <w:rsid w:val="006222AB"/>
    <w:rsid w:val="00623576"/>
    <w:rsid w:val="00631BE1"/>
    <w:rsid w:val="00633A2D"/>
    <w:rsid w:val="006348B9"/>
    <w:rsid w:val="006378DF"/>
    <w:rsid w:val="00643DD6"/>
    <w:rsid w:val="00654E12"/>
    <w:rsid w:val="00655AB5"/>
    <w:rsid w:val="0066083C"/>
    <w:rsid w:val="00661C86"/>
    <w:rsid w:val="0067011C"/>
    <w:rsid w:val="006747A6"/>
    <w:rsid w:val="00684702"/>
    <w:rsid w:val="00686AF0"/>
    <w:rsid w:val="00690295"/>
    <w:rsid w:val="0069362A"/>
    <w:rsid w:val="00694756"/>
    <w:rsid w:val="006A12D0"/>
    <w:rsid w:val="006A35DA"/>
    <w:rsid w:val="006A7C8F"/>
    <w:rsid w:val="006B0A42"/>
    <w:rsid w:val="006B3138"/>
    <w:rsid w:val="006B4792"/>
    <w:rsid w:val="006B698E"/>
    <w:rsid w:val="006B6AAA"/>
    <w:rsid w:val="006B743A"/>
    <w:rsid w:val="006C015C"/>
    <w:rsid w:val="006C58C6"/>
    <w:rsid w:val="006C5D11"/>
    <w:rsid w:val="006C61A2"/>
    <w:rsid w:val="006C6863"/>
    <w:rsid w:val="006D1C09"/>
    <w:rsid w:val="006D4104"/>
    <w:rsid w:val="006D5AC6"/>
    <w:rsid w:val="006D62CF"/>
    <w:rsid w:val="006D672F"/>
    <w:rsid w:val="006D7543"/>
    <w:rsid w:val="006E0BB1"/>
    <w:rsid w:val="006E2343"/>
    <w:rsid w:val="006F577C"/>
    <w:rsid w:val="00704525"/>
    <w:rsid w:val="00706549"/>
    <w:rsid w:val="0071362B"/>
    <w:rsid w:val="007145DD"/>
    <w:rsid w:val="0071716B"/>
    <w:rsid w:val="0072076F"/>
    <w:rsid w:val="00725A8B"/>
    <w:rsid w:val="00746F2C"/>
    <w:rsid w:val="0075083B"/>
    <w:rsid w:val="00755B76"/>
    <w:rsid w:val="0076145F"/>
    <w:rsid w:val="00766286"/>
    <w:rsid w:val="00766C42"/>
    <w:rsid w:val="00770466"/>
    <w:rsid w:val="00770872"/>
    <w:rsid w:val="007723F0"/>
    <w:rsid w:val="00776912"/>
    <w:rsid w:val="00782764"/>
    <w:rsid w:val="00785612"/>
    <w:rsid w:val="00792B3D"/>
    <w:rsid w:val="00794346"/>
    <w:rsid w:val="00794AA9"/>
    <w:rsid w:val="00794DE1"/>
    <w:rsid w:val="00796631"/>
    <w:rsid w:val="00796CF1"/>
    <w:rsid w:val="007A07B1"/>
    <w:rsid w:val="007B0327"/>
    <w:rsid w:val="007B1164"/>
    <w:rsid w:val="007B1898"/>
    <w:rsid w:val="007B1B43"/>
    <w:rsid w:val="007B5C0E"/>
    <w:rsid w:val="007B5EB0"/>
    <w:rsid w:val="007C1661"/>
    <w:rsid w:val="007D0C64"/>
    <w:rsid w:val="007D7A19"/>
    <w:rsid w:val="007E1FF5"/>
    <w:rsid w:val="007E49BB"/>
    <w:rsid w:val="007E4CED"/>
    <w:rsid w:val="007E6D19"/>
    <w:rsid w:val="007F2C89"/>
    <w:rsid w:val="007F5510"/>
    <w:rsid w:val="00801908"/>
    <w:rsid w:val="00806C7F"/>
    <w:rsid w:val="00810473"/>
    <w:rsid w:val="00811A65"/>
    <w:rsid w:val="00814CA2"/>
    <w:rsid w:val="008217D6"/>
    <w:rsid w:val="00823F41"/>
    <w:rsid w:val="00824C80"/>
    <w:rsid w:val="00825783"/>
    <w:rsid w:val="00825C3A"/>
    <w:rsid w:val="00832A39"/>
    <w:rsid w:val="00833820"/>
    <w:rsid w:val="00834EEA"/>
    <w:rsid w:val="0084467B"/>
    <w:rsid w:val="008450A5"/>
    <w:rsid w:val="008452B2"/>
    <w:rsid w:val="008467F8"/>
    <w:rsid w:val="00846D08"/>
    <w:rsid w:val="00851FA8"/>
    <w:rsid w:val="008534F8"/>
    <w:rsid w:val="0086472D"/>
    <w:rsid w:val="008676A6"/>
    <w:rsid w:val="00882E9B"/>
    <w:rsid w:val="0088479B"/>
    <w:rsid w:val="0088668D"/>
    <w:rsid w:val="00887523"/>
    <w:rsid w:val="00890067"/>
    <w:rsid w:val="008954E6"/>
    <w:rsid w:val="00895E12"/>
    <w:rsid w:val="008A2E4C"/>
    <w:rsid w:val="008A5188"/>
    <w:rsid w:val="008B096D"/>
    <w:rsid w:val="008B0CF1"/>
    <w:rsid w:val="008B331D"/>
    <w:rsid w:val="008B5D3A"/>
    <w:rsid w:val="008B791D"/>
    <w:rsid w:val="008C1F11"/>
    <w:rsid w:val="008C4F15"/>
    <w:rsid w:val="008D41B8"/>
    <w:rsid w:val="008D71C8"/>
    <w:rsid w:val="008D7BB9"/>
    <w:rsid w:val="008E3C03"/>
    <w:rsid w:val="008E4012"/>
    <w:rsid w:val="008F657B"/>
    <w:rsid w:val="008F78F5"/>
    <w:rsid w:val="00900087"/>
    <w:rsid w:val="0090192C"/>
    <w:rsid w:val="00902723"/>
    <w:rsid w:val="009035EA"/>
    <w:rsid w:val="0091440B"/>
    <w:rsid w:val="009148C6"/>
    <w:rsid w:val="0091615C"/>
    <w:rsid w:val="009178CB"/>
    <w:rsid w:val="00921636"/>
    <w:rsid w:val="00925C5C"/>
    <w:rsid w:val="00925D0F"/>
    <w:rsid w:val="009305C4"/>
    <w:rsid w:val="009352B0"/>
    <w:rsid w:val="0093638C"/>
    <w:rsid w:val="0093758B"/>
    <w:rsid w:val="00945F40"/>
    <w:rsid w:val="009505B9"/>
    <w:rsid w:val="00954A56"/>
    <w:rsid w:val="00961551"/>
    <w:rsid w:val="00962A65"/>
    <w:rsid w:val="0096602C"/>
    <w:rsid w:val="00966F0B"/>
    <w:rsid w:val="00970307"/>
    <w:rsid w:val="0097166C"/>
    <w:rsid w:val="009751BF"/>
    <w:rsid w:val="00977177"/>
    <w:rsid w:val="00983098"/>
    <w:rsid w:val="00986BDF"/>
    <w:rsid w:val="00991467"/>
    <w:rsid w:val="00994B38"/>
    <w:rsid w:val="00996542"/>
    <w:rsid w:val="009A28A2"/>
    <w:rsid w:val="009A3A27"/>
    <w:rsid w:val="009A637D"/>
    <w:rsid w:val="009A7204"/>
    <w:rsid w:val="009B20AD"/>
    <w:rsid w:val="009B272E"/>
    <w:rsid w:val="009B3B95"/>
    <w:rsid w:val="009B68D5"/>
    <w:rsid w:val="009C0977"/>
    <w:rsid w:val="009C0D85"/>
    <w:rsid w:val="009C1EA0"/>
    <w:rsid w:val="009C28C2"/>
    <w:rsid w:val="009C5072"/>
    <w:rsid w:val="009C69C9"/>
    <w:rsid w:val="009E4AFA"/>
    <w:rsid w:val="009E701D"/>
    <w:rsid w:val="009F15AF"/>
    <w:rsid w:val="009F3874"/>
    <w:rsid w:val="009F4CEA"/>
    <w:rsid w:val="00A01F3E"/>
    <w:rsid w:val="00A02487"/>
    <w:rsid w:val="00A047EC"/>
    <w:rsid w:val="00A04C0A"/>
    <w:rsid w:val="00A05682"/>
    <w:rsid w:val="00A05A5E"/>
    <w:rsid w:val="00A217D5"/>
    <w:rsid w:val="00A23552"/>
    <w:rsid w:val="00A24A84"/>
    <w:rsid w:val="00A30B5D"/>
    <w:rsid w:val="00A32B51"/>
    <w:rsid w:val="00A32E19"/>
    <w:rsid w:val="00A35CD3"/>
    <w:rsid w:val="00A425F7"/>
    <w:rsid w:val="00A42C2A"/>
    <w:rsid w:val="00A44E59"/>
    <w:rsid w:val="00A47881"/>
    <w:rsid w:val="00A5017B"/>
    <w:rsid w:val="00A50C7D"/>
    <w:rsid w:val="00A53547"/>
    <w:rsid w:val="00A6180A"/>
    <w:rsid w:val="00A727C3"/>
    <w:rsid w:val="00A72B90"/>
    <w:rsid w:val="00A73B6C"/>
    <w:rsid w:val="00A766F6"/>
    <w:rsid w:val="00A779F7"/>
    <w:rsid w:val="00A81DE0"/>
    <w:rsid w:val="00A83616"/>
    <w:rsid w:val="00A840A9"/>
    <w:rsid w:val="00A93C1D"/>
    <w:rsid w:val="00A96900"/>
    <w:rsid w:val="00A96D6F"/>
    <w:rsid w:val="00AA2B33"/>
    <w:rsid w:val="00AA5482"/>
    <w:rsid w:val="00AA6328"/>
    <w:rsid w:val="00AA6375"/>
    <w:rsid w:val="00AA641B"/>
    <w:rsid w:val="00AA6B8E"/>
    <w:rsid w:val="00AA7B74"/>
    <w:rsid w:val="00AB0DEA"/>
    <w:rsid w:val="00AB1B62"/>
    <w:rsid w:val="00AB7912"/>
    <w:rsid w:val="00AC0DD3"/>
    <w:rsid w:val="00AC54F2"/>
    <w:rsid w:val="00AD4B55"/>
    <w:rsid w:val="00AD60BB"/>
    <w:rsid w:val="00AD7440"/>
    <w:rsid w:val="00AE1D71"/>
    <w:rsid w:val="00AE5117"/>
    <w:rsid w:val="00AF4D93"/>
    <w:rsid w:val="00AF51A8"/>
    <w:rsid w:val="00AF6463"/>
    <w:rsid w:val="00B01859"/>
    <w:rsid w:val="00B02347"/>
    <w:rsid w:val="00B0400E"/>
    <w:rsid w:val="00B10450"/>
    <w:rsid w:val="00B11E9A"/>
    <w:rsid w:val="00B11EC0"/>
    <w:rsid w:val="00B1400A"/>
    <w:rsid w:val="00B16B42"/>
    <w:rsid w:val="00B26BB3"/>
    <w:rsid w:val="00B304BB"/>
    <w:rsid w:val="00B33A42"/>
    <w:rsid w:val="00B33E70"/>
    <w:rsid w:val="00B41671"/>
    <w:rsid w:val="00B4784A"/>
    <w:rsid w:val="00B52086"/>
    <w:rsid w:val="00B52257"/>
    <w:rsid w:val="00B553E3"/>
    <w:rsid w:val="00B56EE6"/>
    <w:rsid w:val="00B575B2"/>
    <w:rsid w:val="00B6384B"/>
    <w:rsid w:val="00B741C0"/>
    <w:rsid w:val="00B759AD"/>
    <w:rsid w:val="00B75FF0"/>
    <w:rsid w:val="00B85A8E"/>
    <w:rsid w:val="00B865C4"/>
    <w:rsid w:val="00B93825"/>
    <w:rsid w:val="00B93CD1"/>
    <w:rsid w:val="00B96137"/>
    <w:rsid w:val="00B96C24"/>
    <w:rsid w:val="00BA0E1A"/>
    <w:rsid w:val="00BA0EB0"/>
    <w:rsid w:val="00BA559E"/>
    <w:rsid w:val="00BA591D"/>
    <w:rsid w:val="00BB3682"/>
    <w:rsid w:val="00BB6163"/>
    <w:rsid w:val="00BC0109"/>
    <w:rsid w:val="00BC4BAC"/>
    <w:rsid w:val="00BC5C73"/>
    <w:rsid w:val="00BC6008"/>
    <w:rsid w:val="00BC78F1"/>
    <w:rsid w:val="00BD68FC"/>
    <w:rsid w:val="00BE07CC"/>
    <w:rsid w:val="00BE23D6"/>
    <w:rsid w:val="00BE2B42"/>
    <w:rsid w:val="00BE46B5"/>
    <w:rsid w:val="00BF7F7E"/>
    <w:rsid w:val="00C003FC"/>
    <w:rsid w:val="00C03DDC"/>
    <w:rsid w:val="00C177F0"/>
    <w:rsid w:val="00C20672"/>
    <w:rsid w:val="00C20DC4"/>
    <w:rsid w:val="00C23DDF"/>
    <w:rsid w:val="00C247AE"/>
    <w:rsid w:val="00C270C4"/>
    <w:rsid w:val="00C32AE9"/>
    <w:rsid w:val="00C3421A"/>
    <w:rsid w:val="00C35262"/>
    <w:rsid w:val="00C43AA1"/>
    <w:rsid w:val="00C43C14"/>
    <w:rsid w:val="00C571F1"/>
    <w:rsid w:val="00C57D70"/>
    <w:rsid w:val="00C60084"/>
    <w:rsid w:val="00C610C0"/>
    <w:rsid w:val="00C64DF4"/>
    <w:rsid w:val="00C64EA8"/>
    <w:rsid w:val="00C6511B"/>
    <w:rsid w:val="00C73C47"/>
    <w:rsid w:val="00C76414"/>
    <w:rsid w:val="00C82254"/>
    <w:rsid w:val="00C827F6"/>
    <w:rsid w:val="00C850D9"/>
    <w:rsid w:val="00C87201"/>
    <w:rsid w:val="00C87AF5"/>
    <w:rsid w:val="00C91003"/>
    <w:rsid w:val="00C9669D"/>
    <w:rsid w:val="00C96903"/>
    <w:rsid w:val="00CA0D19"/>
    <w:rsid w:val="00CA213F"/>
    <w:rsid w:val="00CA2194"/>
    <w:rsid w:val="00CA7015"/>
    <w:rsid w:val="00CB0896"/>
    <w:rsid w:val="00CB2E35"/>
    <w:rsid w:val="00CB489E"/>
    <w:rsid w:val="00CB5C18"/>
    <w:rsid w:val="00CD0947"/>
    <w:rsid w:val="00CD0C2C"/>
    <w:rsid w:val="00CD3200"/>
    <w:rsid w:val="00CD64D6"/>
    <w:rsid w:val="00CD6EB5"/>
    <w:rsid w:val="00CD75D6"/>
    <w:rsid w:val="00CE53E9"/>
    <w:rsid w:val="00CE5CCD"/>
    <w:rsid w:val="00CF7D1F"/>
    <w:rsid w:val="00D05767"/>
    <w:rsid w:val="00D111FE"/>
    <w:rsid w:val="00D126A8"/>
    <w:rsid w:val="00D140A2"/>
    <w:rsid w:val="00D143A9"/>
    <w:rsid w:val="00D216F4"/>
    <w:rsid w:val="00D21893"/>
    <w:rsid w:val="00D22179"/>
    <w:rsid w:val="00D23118"/>
    <w:rsid w:val="00D2389A"/>
    <w:rsid w:val="00D2650F"/>
    <w:rsid w:val="00D266F1"/>
    <w:rsid w:val="00D26E0D"/>
    <w:rsid w:val="00D32E16"/>
    <w:rsid w:val="00D32F6A"/>
    <w:rsid w:val="00D3303D"/>
    <w:rsid w:val="00D3393F"/>
    <w:rsid w:val="00D34705"/>
    <w:rsid w:val="00D3697C"/>
    <w:rsid w:val="00D42987"/>
    <w:rsid w:val="00D44136"/>
    <w:rsid w:val="00D45F7F"/>
    <w:rsid w:val="00D50CA3"/>
    <w:rsid w:val="00D550F7"/>
    <w:rsid w:val="00D57E9E"/>
    <w:rsid w:val="00D6184F"/>
    <w:rsid w:val="00D6784F"/>
    <w:rsid w:val="00D67A69"/>
    <w:rsid w:val="00D7593B"/>
    <w:rsid w:val="00D7739B"/>
    <w:rsid w:val="00D804CC"/>
    <w:rsid w:val="00D86625"/>
    <w:rsid w:val="00D91852"/>
    <w:rsid w:val="00D923A0"/>
    <w:rsid w:val="00D946BE"/>
    <w:rsid w:val="00DA166F"/>
    <w:rsid w:val="00DB284A"/>
    <w:rsid w:val="00DB293B"/>
    <w:rsid w:val="00DB5284"/>
    <w:rsid w:val="00DC183A"/>
    <w:rsid w:val="00DC3571"/>
    <w:rsid w:val="00DD307A"/>
    <w:rsid w:val="00DD52FA"/>
    <w:rsid w:val="00DE1498"/>
    <w:rsid w:val="00DE22EF"/>
    <w:rsid w:val="00DF1FE6"/>
    <w:rsid w:val="00DF38E0"/>
    <w:rsid w:val="00DF3E7A"/>
    <w:rsid w:val="00DF53A8"/>
    <w:rsid w:val="00E002D0"/>
    <w:rsid w:val="00E00507"/>
    <w:rsid w:val="00E07536"/>
    <w:rsid w:val="00E07CED"/>
    <w:rsid w:val="00E13313"/>
    <w:rsid w:val="00E15A59"/>
    <w:rsid w:val="00E165F7"/>
    <w:rsid w:val="00E16F1C"/>
    <w:rsid w:val="00E23B4D"/>
    <w:rsid w:val="00E30CCB"/>
    <w:rsid w:val="00E31254"/>
    <w:rsid w:val="00E36631"/>
    <w:rsid w:val="00E37799"/>
    <w:rsid w:val="00E42C20"/>
    <w:rsid w:val="00E651E2"/>
    <w:rsid w:val="00E70137"/>
    <w:rsid w:val="00E70366"/>
    <w:rsid w:val="00E7261A"/>
    <w:rsid w:val="00E7439E"/>
    <w:rsid w:val="00E84AE9"/>
    <w:rsid w:val="00E85125"/>
    <w:rsid w:val="00E8728E"/>
    <w:rsid w:val="00E876A1"/>
    <w:rsid w:val="00E8795C"/>
    <w:rsid w:val="00E879F7"/>
    <w:rsid w:val="00E87B82"/>
    <w:rsid w:val="00E91DBC"/>
    <w:rsid w:val="00EA02BE"/>
    <w:rsid w:val="00EA03C2"/>
    <w:rsid w:val="00EA080C"/>
    <w:rsid w:val="00EA3500"/>
    <w:rsid w:val="00EA5A72"/>
    <w:rsid w:val="00EA5BF9"/>
    <w:rsid w:val="00EA5C3E"/>
    <w:rsid w:val="00EA69A5"/>
    <w:rsid w:val="00EA73F9"/>
    <w:rsid w:val="00EB09BB"/>
    <w:rsid w:val="00EB0B24"/>
    <w:rsid w:val="00EB261C"/>
    <w:rsid w:val="00EB4FC2"/>
    <w:rsid w:val="00EB5EA6"/>
    <w:rsid w:val="00EB74D3"/>
    <w:rsid w:val="00EC0489"/>
    <w:rsid w:val="00EC1B28"/>
    <w:rsid w:val="00EC4AED"/>
    <w:rsid w:val="00ED42A7"/>
    <w:rsid w:val="00ED4D0F"/>
    <w:rsid w:val="00EE01E3"/>
    <w:rsid w:val="00EE0875"/>
    <w:rsid w:val="00EE100D"/>
    <w:rsid w:val="00EE157A"/>
    <w:rsid w:val="00EE59FD"/>
    <w:rsid w:val="00EE764D"/>
    <w:rsid w:val="00EF0BD9"/>
    <w:rsid w:val="00EF254F"/>
    <w:rsid w:val="00EF514D"/>
    <w:rsid w:val="00EF5AB1"/>
    <w:rsid w:val="00F004B7"/>
    <w:rsid w:val="00F06B13"/>
    <w:rsid w:val="00F071D4"/>
    <w:rsid w:val="00F115D8"/>
    <w:rsid w:val="00F152ED"/>
    <w:rsid w:val="00F16A2A"/>
    <w:rsid w:val="00F170CD"/>
    <w:rsid w:val="00F242D5"/>
    <w:rsid w:val="00F2648C"/>
    <w:rsid w:val="00F324C4"/>
    <w:rsid w:val="00F32B46"/>
    <w:rsid w:val="00F3544A"/>
    <w:rsid w:val="00F3761C"/>
    <w:rsid w:val="00F4065E"/>
    <w:rsid w:val="00F428A3"/>
    <w:rsid w:val="00F43BF5"/>
    <w:rsid w:val="00F46C85"/>
    <w:rsid w:val="00F540F5"/>
    <w:rsid w:val="00F630FA"/>
    <w:rsid w:val="00F65483"/>
    <w:rsid w:val="00F70783"/>
    <w:rsid w:val="00F738FA"/>
    <w:rsid w:val="00F77DE1"/>
    <w:rsid w:val="00F8130F"/>
    <w:rsid w:val="00F82ED4"/>
    <w:rsid w:val="00F85E70"/>
    <w:rsid w:val="00F86E69"/>
    <w:rsid w:val="00F919F9"/>
    <w:rsid w:val="00F9234B"/>
    <w:rsid w:val="00F940E8"/>
    <w:rsid w:val="00F944AF"/>
    <w:rsid w:val="00FA201F"/>
    <w:rsid w:val="00FB0915"/>
    <w:rsid w:val="00FB3AB3"/>
    <w:rsid w:val="00FB442B"/>
    <w:rsid w:val="00FB6E95"/>
    <w:rsid w:val="00FC4216"/>
    <w:rsid w:val="00FC57AC"/>
    <w:rsid w:val="00FC6214"/>
    <w:rsid w:val="00FC6243"/>
    <w:rsid w:val="00FE3880"/>
    <w:rsid w:val="00FF1294"/>
    <w:rsid w:val="00FF3C76"/>
    <w:rsid w:val="00FF5943"/>
    <w:rsid w:val="00FF6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523A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266A2"/>
    <w:rPr>
      <w:sz w:val="18"/>
      <w:szCs w:val="18"/>
    </w:rPr>
  </w:style>
  <w:style w:type="paragraph" w:styleId="CommentText">
    <w:name w:val="annotation text"/>
    <w:basedOn w:val="Normal"/>
    <w:link w:val="CommentTextChar"/>
    <w:uiPriority w:val="99"/>
    <w:semiHidden/>
    <w:unhideWhenUsed/>
    <w:rsid w:val="005266A2"/>
  </w:style>
  <w:style w:type="character" w:customStyle="1" w:styleId="CommentTextChar">
    <w:name w:val="Comment Text Char"/>
    <w:basedOn w:val="DefaultParagraphFont"/>
    <w:link w:val="CommentText"/>
    <w:uiPriority w:val="99"/>
    <w:semiHidden/>
    <w:rsid w:val="005266A2"/>
  </w:style>
  <w:style w:type="paragraph" w:styleId="CommentSubject">
    <w:name w:val="annotation subject"/>
    <w:basedOn w:val="CommentText"/>
    <w:next w:val="CommentText"/>
    <w:link w:val="CommentSubjectChar"/>
    <w:uiPriority w:val="99"/>
    <w:semiHidden/>
    <w:unhideWhenUsed/>
    <w:rsid w:val="005266A2"/>
    <w:rPr>
      <w:b/>
      <w:bCs/>
      <w:sz w:val="20"/>
      <w:szCs w:val="20"/>
    </w:rPr>
  </w:style>
  <w:style w:type="character" w:customStyle="1" w:styleId="CommentSubjectChar">
    <w:name w:val="Comment Subject Char"/>
    <w:basedOn w:val="CommentTextChar"/>
    <w:link w:val="CommentSubject"/>
    <w:uiPriority w:val="99"/>
    <w:semiHidden/>
    <w:rsid w:val="005266A2"/>
    <w:rPr>
      <w:b/>
      <w:bCs/>
      <w:sz w:val="20"/>
      <w:szCs w:val="20"/>
    </w:rPr>
  </w:style>
  <w:style w:type="paragraph" w:styleId="Revision">
    <w:name w:val="Revision"/>
    <w:hidden/>
    <w:uiPriority w:val="99"/>
    <w:semiHidden/>
    <w:rsid w:val="005266A2"/>
  </w:style>
  <w:style w:type="paragraph" w:styleId="BalloonText">
    <w:name w:val="Balloon Text"/>
    <w:basedOn w:val="Normal"/>
    <w:link w:val="BalloonTextChar"/>
    <w:uiPriority w:val="99"/>
    <w:semiHidden/>
    <w:unhideWhenUsed/>
    <w:rsid w:val="005266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66A2"/>
    <w:rPr>
      <w:rFonts w:ascii="Times New Roman" w:hAnsi="Times New Roman" w:cs="Times New Roman"/>
      <w:sz w:val="18"/>
      <w:szCs w:val="18"/>
    </w:rPr>
  </w:style>
  <w:style w:type="character" w:styleId="PlaceholderText">
    <w:name w:val="Placeholder Text"/>
    <w:basedOn w:val="DefaultParagraphFont"/>
    <w:uiPriority w:val="99"/>
    <w:semiHidden/>
    <w:rsid w:val="00E15A59"/>
    <w:rPr>
      <w:color w:val="808080"/>
    </w:rPr>
  </w:style>
  <w:style w:type="paragraph" w:customStyle="1" w:styleId="EndNoteBibliographyTitle">
    <w:name w:val="EndNote Bibliography Title"/>
    <w:basedOn w:val="Normal"/>
    <w:rsid w:val="000E7D67"/>
    <w:pPr>
      <w:jc w:val="center"/>
    </w:pPr>
    <w:rPr>
      <w:rFonts w:ascii="Calibri" w:hAnsi="Calibri"/>
    </w:rPr>
  </w:style>
  <w:style w:type="paragraph" w:customStyle="1" w:styleId="EndNoteBibliography">
    <w:name w:val="EndNote Bibliography"/>
    <w:basedOn w:val="Normal"/>
    <w:rsid w:val="000E7D67"/>
    <w:rPr>
      <w:rFonts w:ascii="Calibri" w:hAnsi="Calibri"/>
    </w:rPr>
  </w:style>
  <w:style w:type="character" w:styleId="Hyperlink">
    <w:name w:val="Hyperlink"/>
    <w:basedOn w:val="DefaultParagraphFont"/>
    <w:uiPriority w:val="99"/>
    <w:unhideWhenUsed/>
    <w:rsid w:val="00046675"/>
    <w:rPr>
      <w:color w:val="0563C1" w:themeColor="hyperlink"/>
      <w:u w:val="single"/>
    </w:rPr>
  </w:style>
  <w:style w:type="paragraph" w:styleId="ListParagraph">
    <w:name w:val="List Paragraph"/>
    <w:basedOn w:val="Normal"/>
    <w:uiPriority w:val="34"/>
    <w:qFormat/>
    <w:rsid w:val="000B594C"/>
    <w:pPr>
      <w:ind w:left="720"/>
      <w:contextualSpacing/>
    </w:pPr>
    <w:rPr>
      <w:rFonts w:eastAsiaTheme="minorEastAsia"/>
      <w:lang w:val="en-GB"/>
    </w:rPr>
  </w:style>
  <w:style w:type="table" w:styleId="TableGrid">
    <w:name w:val="Table Grid"/>
    <w:basedOn w:val="TableNormal"/>
    <w:uiPriority w:val="39"/>
    <w:rsid w:val="000B594C"/>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3D13F7"/>
    <w:rPr>
      <w:rFonts w:ascii="Times New Roman" w:hAnsi="Times New Roman" w:cs="Times New Roman"/>
    </w:rPr>
  </w:style>
  <w:style w:type="character" w:customStyle="1" w:styleId="DocumentMapChar">
    <w:name w:val="Document Map Char"/>
    <w:basedOn w:val="DefaultParagraphFont"/>
    <w:link w:val="DocumentMap"/>
    <w:uiPriority w:val="99"/>
    <w:semiHidden/>
    <w:rsid w:val="003D13F7"/>
    <w:rPr>
      <w:rFonts w:ascii="Times New Roman" w:hAnsi="Times New Roman" w:cs="Times New Roman"/>
    </w:rPr>
  </w:style>
  <w:style w:type="character" w:customStyle="1" w:styleId="ya-q-full-text">
    <w:name w:val="ya-q-full-text"/>
    <w:basedOn w:val="DefaultParagraphFont"/>
    <w:rsid w:val="00E36631"/>
  </w:style>
  <w:style w:type="character" w:styleId="Emphasis">
    <w:name w:val="Emphasis"/>
    <w:basedOn w:val="DefaultParagraphFont"/>
    <w:uiPriority w:val="20"/>
    <w:qFormat/>
    <w:rsid w:val="006F57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428522">
      <w:bodyDiv w:val="1"/>
      <w:marLeft w:val="0"/>
      <w:marRight w:val="0"/>
      <w:marTop w:val="0"/>
      <w:marBottom w:val="0"/>
      <w:divBdr>
        <w:top w:val="none" w:sz="0" w:space="0" w:color="auto"/>
        <w:left w:val="none" w:sz="0" w:space="0" w:color="auto"/>
        <w:bottom w:val="none" w:sz="0" w:space="0" w:color="auto"/>
        <w:right w:val="none" w:sz="0" w:space="0" w:color="auto"/>
      </w:divBdr>
    </w:div>
    <w:div w:id="363364167">
      <w:bodyDiv w:val="1"/>
      <w:marLeft w:val="0"/>
      <w:marRight w:val="0"/>
      <w:marTop w:val="0"/>
      <w:marBottom w:val="0"/>
      <w:divBdr>
        <w:top w:val="none" w:sz="0" w:space="0" w:color="auto"/>
        <w:left w:val="none" w:sz="0" w:space="0" w:color="auto"/>
        <w:bottom w:val="none" w:sz="0" w:space="0" w:color="auto"/>
        <w:right w:val="none" w:sz="0" w:space="0" w:color="auto"/>
      </w:divBdr>
    </w:div>
    <w:div w:id="709500404">
      <w:bodyDiv w:val="1"/>
      <w:marLeft w:val="0"/>
      <w:marRight w:val="0"/>
      <w:marTop w:val="0"/>
      <w:marBottom w:val="0"/>
      <w:divBdr>
        <w:top w:val="none" w:sz="0" w:space="0" w:color="auto"/>
        <w:left w:val="none" w:sz="0" w:space="0" w:color="auto"/>
        <w:bottom w:val="none" w:sz="0" w:space="0" w:color="auto"/>
        <w:right w:val="none" w:sz="0" w:space="0" w:color="auto"/>
      </w:divBdr>
    </w:div>
    <w:div w:id="718086867">
      <w:bodyDiv w:val="1"/>
      <w:marLeft w:val="0"/>
      <w:marRight w:val="0"/>
      <w:marTop w:val="0"/>
      <w:marBottom w:val="0"/>
      <w:divBdr>
        <w:top w:val="none" w:sz="0" w:space="0" w:color="auto"/>
        <w:left w:val="none" w:sz="0" w:space="0" w:color="auto"/>
        <w:bottom w:val="none" w:sz="0" w:space="0" w:color="auto"/>
        <w:right w:val="none" w:sz="0" w:space="0" w:color="auto"/>
      </w:divBdr>
    </w:div>
    <w:div w:id="851651126">
      <w:bodyDiv w:val="1"/>
      <w:marLeft w:val="0"/>
      <w:marRight w:val="0"/>
      <w:marTop w:val="0"/>
      <w:marBottom w:val="0"/>
      <w:divBdr>
        <w:top w:val="none" w:sz="0" w:space="0" w:color="auto"/>
        <w:left w:val="none" w:sz="0" w:space="0" w:color="auto"/>
        <w:bottom w:val="none" w:sz="0" w:space="0" w:color="auto"/>
        <w:right w:val="none" w:sz="0" w:space="0" w:color="auto"/>
      </w:divBdr>
    </w:div>
    <w:div w:id="1479033363">
      <w:bodyDiv w:val="1"/>
      <w:marLeft w:val="0"/>
      <w:marRight w:val="0"/>
      <w:marTop w:val="0"/>
      <w:marBottom w:val="0"/>
      <w:divBdr>
        <w:top w:val="none" w:sz="0" w:space="0" w:color="auto"/>
        <w:left w:val="none" w:sz="0" w:space="0" w:color="auto"/>
        <w:bottom w:val="none" w:sz="0" w:space="0" w:color="auto"/>
        <w:right w:val="none" w:sz="0" w:space="0" w:color="auto"/>
      </w:divBdr>
    </w:div>
    <w:div w:id="1838111389">
      <w:bodyDiv w:val="1"/>
      <w:marLeft w:val="0"/>
      <w:marRight w:val="0"/>
      <w:marTop w:val="0"/>
      <w:marBottom w:val="0"/>
      <w:divBdr>
        <w:top w:val="none" w:sz="0" w:space="0" w:color="auto"/>
        <w:left w:val="none" w:sz="0" w:space="0" w:color="auto"/>
        <w:bottom w:val="none" w:sz="0" w:space="0" w:color="auto"/>
        <w:right w:val="none" w:sz="0" w:space="0" w:color="auto"/>
      </w:divBdr>
    </w:div>
    <w:div w:id="1970474751">
      <w:bodyDiv w:val="1"/>
      <w:marLeft w:val="0"/>
      <w:marRight w:val="0"/>
      <w:marTop w:val="0"/>
      <w:marBottom w:val="0"/>
      <w:divBdr>
        <w:top w:val="none" w:sz="0" w:space="0" w:color="auto"/>
        <w:left w:val="none" w:sz="0" w:space="0" w:color="auto"/>
        <w:bottom w:val="none" w:sz="0" w:space="0" w:color="auto"/>
        <w:right w:val="none" w:sz="0" w:space="0" w:color="auto"/>
      </w:divBdr>
    </w:div>
    <w:div w:id="2021157437">
      <w:bodyDiv w:val="1"/>
      <w:marLeft w:val="0"/>
      <w:marRight w:val="0"/>
      <w:marTop w:val="0"/>
      <w:marBottom w:val="0"/>
      <w:divBdr>
        <w:top w:val="none" w:sz="0" w:space="0" w:color="auto"/>
        <w:left w:val="none" w:sz="0" w:space="0" w:color="auto"/>
        <w:bottom w:val="none" w:sz="0" w:space="0" w:color="auto"/>
        <w:right w:val="none" w:sz="0" w:space="0" w:color="auto"/>
      </w:divBdr>
      <w:divsChild>
        <w:div w:id="1695305874">
          <w:marLeft w:val="0"/>
          <w:marRight w:val="0"/>
          <w:marTop w:val="0"/>
          <w:marBottom w:val="0"/>
          <w:divBdr>
            <w:top w:val="none" w:sz="0" w:space="0" w:color="auto"/>
            <w:left w:val="none" w:sz="0" w:space="0" w:color="auto"/>
            <w:bottom w:val="none" w:sz="0" w:space="0" w:color="auto"/>
            <w:right w:val="none" w:sz="0" w:space="0" w:color="auto"/>
          </w:divBdr>
        </w:div>
        <w:div w:id="382828028">
          <w:marLeft w:val="0"/>
          <w:marRight w:val="0"/>
          <w:marTop w:val="0"/>
          <w:marBottom w:val="0"/>
          <w:divBdr>
            <w:top w:val="none" w:sz="0" w:space="0" w:color="auto"/>
            <w:left w:val="none" w:sz="0" w:space="0" w:color="auto"/>
            <w:bottom w:val="none" w:sz="0" w:space="0" w:color="auto"/>
            <w:right w:val="none" w:sz="0" w:space="0" w:color="auto"/>
          </w:divBdr>
        </w:div>
        <w:div w:id="1715692767">
          <w:marLeft w:val="0"/>
          <w:marRight w:val="0"/>
          <w:marTop w:val="0"/>
          <w:marBottom w:val="0"/>
          <w:divBdr>
            <w:top w:val="none" w:sz="0" w:space="0" w:color="auto"/>
            <w:left w:val="none" w:sz="0" w:space="0" w:color="auto"/>
            <w:bottom w:val="none" w:sz="0" w:space="0" w:color="auto"/>
            <w:right w:val="none" w:sz="0" w:space="0" w:color="auto"/>
          </w:divBdr>
        </w:div>
        <w:div w:id="1960379918">
          <w:marLeft w:val="0"/>
          <w:marRight w:val="0"/>
          <w:marTop w:val="0"/>
          <w:marBottom w:val="0"/>
          <w:divBdr>
            <w:top w:val="none" w:sz="0" w:space="0" w:color="auto"/>
            <w:left w:val="none" w:sz="0" w:space="0" w:color="auto"/>
            <w:bottom w:val="none" w:sz="0" w:space="0" w:color="auto"/>
            <w:right w:val="none" w:sz="0" w:space="0" w:color="auto"/>
          </w:divBdr>
        </w:div>
        <w:div w:id="1396007000">
          <w:marLeft w:val="0"/>
          <w:marRight w:val="0"/>
          <w:marTop w:val="0"/>
          <w:marBottom w:val="0"/>
          <w:divBdr>
            <w:top w:val="none" w:sz="0" w:space="0" w:color="auto"/>
            <w:left w:val="none" w:sz="0" w:space="0" w:color="auto"/>
            <w:bottom w:val="none" w:sz="0" w:space="0" w:color="auto"/>
            <w:right w:val="none" w:sz="0" w:space="0" w:color="auto"/>
          </w:divBdr>
        </w:div>
        <w:div w:id="780033340">
          <w:marLeft w:val="0"/>
          <w:marRight w:val="0"/>
          <w:marTop w:val="0"/>
          <w:marBottom w:val="0"/>
          <w:divBdr>
            <w:top w:val="none" w:sz="0" w:space="0" w:color="auto"/>
            <w:left w:val="none" w:sz="0" w:space="0" w:color="auto"/>
            <w:bottom w:val="none" w:sz="0" w:space="0" w:color="auto"/>
            <w:right w:val="none" w:sz="0" w:space="0" w:color="auto"/>
          </w:divBdr>
        </w:div>
        <w:div w:id="150963458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fontTable" Target="fontTable.xml"/><Relationship Id="rId14" Type="http://schemas.microsoft.com/office/2011/relationships/people" Target="peop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image" Target="media/image1.emf"/><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55AD022-6F64-234F-AB7F-80064D980D15}">
  <ds:schemaRefs>
    <ds:schemaRef ds:uri="http://schemas.openxmlformats.org/officeDocument/2006/bibliography"/>
  </ds:schemaRefs>
</ds:datastoreItem>
</file>

<file path=customXml/itemProps2.xml><?xml version="1.0" encoding="utf-8"?>
<ds:datastoreItem xmlns:ds="http://schemas.openxmlformats.org/officeDocument/2006/customXml" ds:itemID="{B1003794-B148-F34A-9DC0-914EA7574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22</Pages>
  <Words>16294</Words>
  <Characters>92882</Characters>
  <Application>Microsoft Macintosh Word</Application>
  <DocSecurity>0</DocSecurity>
  <Lines>774</Lines>
  <Paragraphs>217</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108959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Healy</dc:creator>
  <cp:keywords/>
  <dc:description/>
  <cp:lastModifiedBy>Kevin Healy</cp:lastModifiedBy>
  <cp:revision>4</cp:revision>
  <cp:lastPrinted>2016-12-29T16:00:00Z</cp:lastPrinted>
  <dcterms:created xsi:type="dcterms:W3CDTF">2017-02-13T17:29:00Z</dcterms:created>
  <dcterms:modified xsi:type="dcterms:W3CDTF">2017-02-14T14:27:00Z</dcterms:modified>
</cp:coreProperties>
</file>