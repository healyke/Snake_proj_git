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6DBC3839" w:rsidR="007E1FF5" w:rsidRDefault="007E1FF5" w:rsidP="00184F56">
      <w:pPr>
        <w:spacing w:line="360" w:lineRule="auto"/>
      </w:pPr>
      <w:r>
        <w:t xml:space="preserve">Snake venom is best known for its ability to </w:t>
      </w:r>
      <w:r w:rsidR="00166FDA">
        <w:t xml:space="preserve">incapacitate </w:t>
      </w:r>
      <w:r>
        <w:t>prey</w:t>
      </w:r>
      <w:del w:id="0" w:author="Kevin Healy" w:date="2017-02-20T11:16:00Z">
        <w:r w:rsidR="00166FDA" w:rsidDel="00B068F8">
          <w:delText xml:space="preserve"> through </w:delText>
        </w:r>
        <w:r w:rsidR="001E7A8C" w:rsidDel="00B068F8">
          <w:delText>diverse</w:delText>
        </w:r>
        <w:r w:rsidR="00166FDA" w:rsidDel="00B068F8">
          <w:delText xml:space="preserve"> effects</w:delText>
        </w:r>
        <w:r w:rsidR="001E7A8C" w:rsidDel="00B068F8">
          <w:delText xml:space="preserve"> on key physiological systems</w:delText>
        </w:r>
      </w:del>
      <w:r>
        <w:t xml:space="preserve">,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 xml:space="preserve">comparative analysis </w:t>
      </w:r>
      <w:r w:rsidR="00686AF0">
        <w:t>we</w:t>
      </w:r>
      <w:r w:rsidR="00184F56">
        <w:t xml:space="preserve"> show that</w:t>
      </w:r>
      <w:r w:rsidR="00AB1B62">
        <w:t xml:space="preserve"> </w:t>
      </w:r>
      <w:r w:rsidR="00166FDA">
        <w:t>direct predator-prey interactions</w:t>
      </w:r>
      <w:r w:rsidR="00AB1B62">
        <w:t xml:space="preserve"> result in venom evolving higher potency towards species closely resembling their natural diet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063B831A" w:rsidR="00966F0B" w:rsidRDefault="005266A2" w:rsidP="00D91852">
      <w:pPr>
        <w:spacing w:line="360" w:lineRule="auto"/>
        <w:outlineLvl w:val="0"/>
        <w:rPr>
          <w:color w:val="FF0000"/>
        </w:rPr>
      </w:pPr>
      <w:r w:rsidRPr="005266A2">
        <w:rPr>
          <w:b/>
        </w:rPr>
        <w:t>Abstract</w:t>
      </w:r>
      <w:r w:rsidR="009C0D85">
        <w:rPr>
          <w:b/>
        </w:rPr>
        <w:t xml:space="preserve"> (</w:t>
      </w:r>
      <w:r w:rsidR="006B4792">
        <w:rPr>
          <w:b/>
        </w:rPr>
        <w:t>2</w:t>
      </w:r>
      <w:r w:rsidR="000772DE">
        <w:rPr>
          <w:b/>
        </w:rPr>
        <w:t>43</w:t>
      </w:r>
      <w:r w:rsidR="009C0D85">
        <w:rPr>
          <w:b/>
        </w:rPr>
        <w:t xml:space="preserve"> words – 250 max)</w:t>
      </w:r>
    </w:p>
    <w:p w14:paraId="3F7F2687" w14:textId="5F92A57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7734EA">
        <w:rPr>
          <w:color w:val="000000" w:themeColor="text1"/>
        </w:rPr>
        <w:t>the</w:t>
      </w:r>
      <w:r w:rsidR="007734EA">
        <w:rPr>
          <w:color w:val="000000" w:themeColor="text1"/>
        </w:rPr>
        <w:t xml:space="preserve"> </w:t>
      </w:r>
      <w:r w:rsidR="00907694">
        <w:rPr>
          <w:color w:val="000000" w:themeColor="text1"/>
        </w:rPr>
        <w:t>trophic</w:t>
      </w:r>
      <w:r w:rsidR="00907694">
        <w:rPr>
          <w:color w:val="000000" w:themeColor="text1"/>
        </w:rPr>
        <w:t xml:space="preserve"> </w:t>
      </w:r>
      <w:r w:rsidR="00907694">
        <w:rPr>
          <w:color w:val="000000" w:themeColor="text1"/>
        </w:rPr>
        <w:t xml:space="preserve">ability of venom </w:t>
      </w:r>
      <w:r>
        <w:rPr>
          <w:color w:val="000000" w:themeColor="text1"/>
        </w:rPr>
        <w:t>is highly variable across species, with some species</w:t>
      </w:r>
      <w:r w:rsidR="00127B69">
        <w:rPr>
          <w:color w:val="000000" w:themeColor="text1"/>
        </w:rPr>
        <w:t xml:space="preserve"> possessing venoms of</w:t>
      </w:r>
      <w:r>
        <w:rPr>
          <w:color w:val="000000" w:themeColor="text1"/>
        </w:rPr>
        <w:t xml:space="preserve"> seemingly harmless</w:t>
      </w:r>
      <w:r w:rsidR="00127B69">
        <w:rPr>
          <w:color w:val="000000" w:themeColor="text1"/>
        </w:rPr>
        <w:t xml:space="preserve"> quantities</w:t>
      </w:r>
      <w:r w:rsidR="004E24BD">
        <w:rPr>
          <w:color w:val="000000" w:themeColor="text1"/>
        </w:rPr>
        <w:t xml:space="preserve"> and</w:t>
      </w:r>
      <w:r w:rsidR="00127B69">
        <w:rPr>
          <w:color w:val="000000" w:themeColor="text1"/>
        </w:rPr>
        <w:t xml:space="preserve"> potencies,</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potential</w:t>
      </w:r>
      <w:r w:rsidR="00907694">
        <w:rPr>
          <w:color w:val="000000" w:themeColor="text1"/>
        </w:rPr>
        <w:t xml:space="preserve">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test a range of hypothes</w:t>
      </w:r>
      <w:r w:rsidR="001E7A8C">
        <w:rPr>
          <w:color w:val="000000" w:themeColor="text1"/>
        </w:rPr>
        <w:t>e</w:t>
      </w:r>
      <w:r w:rsidR="00E70366">
        <w:rPr>
          <w:color w:val="000000" w:themeColor="text1"/>
        </w:rPr>
        <w:t>s relating to the drivers of venom evolution</w:t>
      </w:r>
      <w:r w:rsidR="00907694">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typically 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7734EA">
        <w:rPr>
          <w:color w:val="000000" w:themeColor="text1"/>
        </w:rPr>
        <w:t xml:space="preserve"> the</w:t>
      </w:r>
      <w:r w:rsidR="002E46FC">
        <w:rPr>
          <w:color w:val="000000" w:themeColor="text1"/>
        </w:rPr>
        <w:t xml:space="preserve"> observed</w:t>
      </w:r>
      <w:r w:rsidR="00BE2B42">
        <w:rPr>
          <w:color w:val="000000" w:themeColor="text1"/>
        </w:rPr>
        <w:t xml:space="preserve"> dietary species</w:t>
      </w:r>
      <w:r w:rsidR="001E7A8C">
        <w:rPr>
          <w:color w:val="000000" w:themeColor="text1"/>
        </w:rPr>
        <w:t xml:space="preserve"> in natural settings</w:t>
      </w:r>
      <w:r w:rsidR="00BE2B42">
        <w:rPr>
          <w:color w:val="000000" w:themeColor="text1"/>
        </w:rPr>
        <w:t xml:space="preserve"> </w:t>
      </w:r>
      <w:r w:rsidR="00E70366">
        <w:rPr>
          <w:color w:val="000000" w:themeColor="text1"/>
        </w:rPr>
        <w:t>in</w:t>
      </w:r>
      <w:r w:rsidR="00BE2B42">
        <w:rPr>
          <w:color w:val="000000" w:themeColor="text1"/>
        </w:rPr>
        <w:t xml:space="preserve"> a </w:t>
      </w:r>
      <w:r w:rsidR="0054298B">
        <w:rPr>
          <w:color w:val="000000" w:themeColor="text1"/>
        </w:rPr>
        <w:t xml:space="preserve">comparative analyses </w:t>
      </w:r>
      <w:r w:rsidR="004A70D4">
        <w:rPr>
          <w:color w:val="000000" w:themeColor="text1"/>
        </w:rPr>
        <w:t>of</w:t>
      </w:r>
      <w:r w:rsidR="007734EA">
        <w:rPr>
          <w:color w:val="000000" w:themeColor="text1"/>
        </w:rPr>
        <w:t xml:space="preserve"> the</w:t>
      </w:r>
      <w:r w:rsidR="0086472D">
        <w:rPr>
          <w:color w:val="000000" w:themeColor="text1"/>
        </w:rPr>
        <w:t xml:space="preserve"> venom potency (LD</w:t>
      </w:r>
      <w:r w:rsidR="0086472D" w:rsidRPr="00F630FA">
        <w:rPr>
          <w:color w:val="000000" w:themeColor="text1"/>
          <w:vertAlign w:val="subscript"/>
        </w:rPr>
        <w:t>50</w:t>
      </w:r>
      <w:r w:rsidR="0086472D">
        <w:rPr>
          <w:color w:val="000000" w:themeColor="text1"/>
        </w:rPr>
        <w:t>) and yield</w:t>
      </w:r>
      <w:r w:rsidR="0054298B">
        <w:rPr>
          <w:color w:val="000000" w:themeColor="text1"/>
        </w:rPr>
        <w:t xml:space="preserve"> </w:t>
      </w:r>
      <w:r w:rsidR="007734EA">
        <w:rPr>
          <w:color w:val="000000" w:themeColor="text1"/>
        </w:rPr>
        <w:t>of</w:t>
      </w:r>
      <w:r w:rsidR="007734EA">
        <w:rPr>
          <w:color w:val="000000" w:themeColor="text1"/>
        </w:rPr>
        <w:t xml:space="preserve"> </w:t>
      </w:r>
      <w:r w:rsidR="0054298B">
        <w:rPr>
          <w:color w:val="000000" w:themeColor="text1"/>
        </w:rPr>
        <w:t>99 species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B83143">
        <w:rPr>
          <w:color w:val="000000" w:themeColor="text1"/>
        </w:rPr>
        <w:t>those</w:t>
      </w:r>
      <w:r w:rsidR="00B83143">
        <w:rPr>
          <w:color w:val="000000" w:themeColor="text1"/>
        </w:rPr>
        <w:t xml:space="preserve"> </w:t>
      </w:r>
      <w:r w:rsidR="009F4CEA">
        <w:rPr>
          <w:color w:val="000000" w:themeColor="text1"/>
        </w:rPr>
        <w:t xml:space="preserve">commonly found </w:t>
      </w:r>
      <w:r w:rsidR="002E46FC">
        <w:rPr>
          <w:color w:val="000000" w:themeColor="text1"/>
        </w:rPr>
        <w:t>in their</w:t>
      </w:r>
      <w:r w:rsidR="00DE22EF">
        <w:rPr>
          <w:color w:val="000000" w:themeColor="text1"/>
        </w:rPr>
        <w:t xml:space="preserve"> diet</w:t>
      </w:r>
      <w:r w:rsidR="001E7A8C">
        <w:rPr>
          <w:color w:val="000000" w:themeColor="text1"/>
        </w:rPr>
        <w:t>;</w:t>
      </w:r>
      <w:r w:rsidR="00DE22EF">
        <w:rPr>
          <w:color w:val="000000" w:themeColor="text1"/>
        </w:rPr>
        <w:t xml:space="preserve"> and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scales positively</w:t>
      </w:r>
      <w:r w:rsidR="00B83143">
        <w:rPr>
          <w:color w:val="000000" w:themeColor="text1"/>
        </w:rPr>
        <w:t xml:space="preserve"> </w:t>
      </w:r>
      <w:r w:rsidR="002E46FC">
        <w:rPr>
          <w:color w:val="000000" w:themeColor="text1"/>
        </w:rPr>
        <w:t>with</w:t>
      </w:r>
      <w:r w:rsidR="00B83143">
        <w:rPr>
          <w:color w:val="000000" w:themeColor="text1"/>
        </w:rPr>
        <w:t xml:space="preserve"> snake body mass as predicted by</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lower</w:t>
      </w:r>
      <w:r w:rsidR="00B83143">
        <w:rPr>
          <w:color w:val="000000" w:themeColor="text1"/>
        </w:rPr>
        <w:t xml:space="preserve"> </w:t>
      </w:r>
      <w:r w:rsidR="00B83143">
        <w:rPr>
          <w:color w:val="000000" w:themeColor="text1"/>
        </w:rPr>
        <w:t>for species found in</w:t>
      </w:r>
      <w:r w:rsidR="00B83143">
        <w:rPr>
          <w:color w:val="000000" w:themeColor="text1"/>
        </w:rPr>
        <w:t xml:space="preserve"> </w:t>
      </w:r>
      <w:r w:rsidR="009F4CEA">
        <w:rPr>
          <w:color w:val="000000" w:themeColor="text1"/>
        </w:rPr>
        <w:t xml:space="preserve">habitats with </w:t>
      </w:r>
      <w:r w:rsidR="002E46FC">
        <w:rPr>
          <w:color w:val="000000" w:themeColor="text1"/>
        </w:rPr>
        <w:t>higher dimensional</w:t>
      </w:r>
      <w:r w:rsidR="009F4CEA">
        <w:rPr>
          <w:color w:val="000000" w:themeColor="text1"/>
        </w:rPr>
        <w:t>ity.</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physiological</w:t>
      </w:r>
      <w:r w:rsidR="00B83143">
        <w:rPr>
          <w:color w:val="000000" w:themeColor="text1"/>
        </w:rPr>
        <w:t xml:space="preserve">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 a novel predatory trait</w:t>
      </w:r>
      <w:r w:rsidR="000772DE">
        <w:rPr>
          <w:color w:val="000000" w:themeColor="text1"/>
        </w:rPr>
        <w:t xml:space="preserve"> and highlight the wider potential of using venom as a system to understand the evolution of predator-prey coevolution in general.</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commentRangeStart w:id="1"/>
      <w:r w:rsidRPr="006B0A42">
        <w:rPr>
          <w:b/>
        </w:rPr>
        <w:t>Intro</w:t>
      </w:r>
      <w:r w:rsidR="006B0A42" w:rsidRPr="006B0A42">
        <w:rPr>
          <w:b/>
        </w:rPr>
        <w:t>duction</w:t>
      </w:r>
      <w:commentRangeEnd w:id="1"/>
      <w:r w:rsidR="00ED4D0F">
        <w:rPr>
          <w:rStyle w:val="CommentReference"/>
        </w:rPr>
        <w:commentReference w:id="1"/>
      </w:r>
    </w:p>
    <w:p w14:paraId="1F2159CE" w14:textId="041616A2" w:rsidR="00D923A0" w:rsidRDefault="00F70783" w:rsidP="006A5285">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BC5AB5">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BC5AB5">
          <w:rPr>
            <w:noProof/>
          </w:rPr>
          <w:t>2</w:t>
        </w:r>
      </w:hyperlink>
      <w:r w:rsidR="00631BE1">
        <w:rPr>
          <w:noProof/>
        </w:rPr>
        <w:t>)</w:t>
      </w:r>
      <w:r w:rsidR="00E002D0">
        <w:fldChar w:fldCharType="end"/>
      </w:r>
      <w:r w:rsidR="00E002D0">
        <w:t>.</w:t>
      </w:r>
      <w:r>
        <w:t xml:space="preserve"> </w:t>
      </w:r>
      <w:r w:rsidR="00F86E69">
        <w:t xml:space="preserve">Although </w:t>
      </w:r>
      <w:r w:rsidR="000772DE">
        <w:t>extremely</w:t>
      </w:r>
      <w:r w:rsidR="000772DE">
        <w:t xml:space="preserve"> </w:t>
      </w:r>
      <w:r w:rsidR="00D143A9">
        <w:t xml:space="preserve">lethal venoms </w:t>
      </w:r>
      <w:r w:rsidR="006A5285">
        <w:t xml:space="preserve">are </w:t>
      </w:r>
      <w:r w:rsidR="00D143A9">
        <w:t xml:space="preserve">often </w:t>
      </w:r>
      <w:r w:rsidR="00FC6214">
        <w:t xml:space="preserve">the </w:t>
      </w:r>
      <w:r w:rsidR="006A5285">
        <w:t>focus of</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BC5AB5">
          <w:rPr>
            <w:noProof/>
          </w:rPr>
          <w:t>3</w:t>
        </w:r>
      </w:hyperlink>
      <w:r w:rsidR="00631BE1">
        <w:rPr>
          <w:noProof/>
        </w:rPr>
        <w:t>)</w:t>
      </w:r>
      <w:r w:rsidR="00631BE1">
        <w:fldChar w:fldCharType="end"/>
      </w:r>
      <w:r w:rsidR="00D143A9">
        <w:t>,</w:t>
      </w:r>
      <w:r>
        <w:t xml:space="preserve"> </w:t>
      </w:r>
      <w:r w:rsidR="00D143A9">
        <w:t xml:space="preserve">the </w:t>
      </w:r>
      <w:r>
        <w:t>ability</w:t>
      </w:r>
      <w:r w:rsidR="006A5285">
        <w:t xml:space="preserve"> of venom</w:t>
      </w:r>
      <w:r>
        <w:t xml:space="preserve"> to incapacitate prey</w:t>
      </w:r>
      <w:r w:rsidR="001C6CF3">
        <w:t xml:space="preserve"> </w:t>
      </w:r>
      <w:r w:rsidR="00D143A9">
        <w:t xml:space="preserve">ranges widely </w:t>
      </w:r>
      <w:r w:rsidR="000772DE">
        <w:t>among</w:t>
      </w:r>
      <w:r w:rsidR="000772DE">
        <w:t xml:space="preserve"> </w:t>
      </w:r>
      <w:r w:rsidR="00D143A9">
        <w:t>species</w:t>
      </w:r>
      <w:r w:rsidR="001C6CF3">
        <w:t xml:space="preserve">, from </w:t>
      </w:r>
      <w:r w:rsidR="00D143A9">
        <w:t>those</w:t>
      </w:r>
      <w:r w:rsidR="001C6CF3">
        <w:t xml:space="preserve"> unable to </w:t>
      </w:r>
      <w:r w:rsidR="006A5285">
        <w:t>subjugate</w:t>
      </w:r>
      <w:r w:rsidR="006A5285">
        <w:t xml:space="preserve"> </w:t>
      </w:r>
      <w:r w:rsidR="00A425F7">
        <w:t xml:space="preserve">animals larger than a few grams to </w:t>
      </w:r>
      <w:r w:rsidR="00D143A9">
        <w:t>species</w:t>
      </w:r>
      <w:r w:rsidR="00A425F7">
        <w:t xml:space="preserve"> capable of subduing in excess of 10,000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6A5285">
          <w:rPr>
            <w:noProof/>
          </w:rPr>
          <w:t>4</w:t>
        </w:r>
      </w:hyperlink>
      <w:r w:rsidR="006A5285">
        <w:rPr>
          <w:noProof/>
        </w:rPr>
        <w:t>)</w:t>
      </w:r>
      <w:r w:rsidR="006A5285">
        <w:fldChar w:fldCharType="end"/>
      </w:r>
      <w:r w:rsidR="006A5285">
        <w:t xml:space="preserve"> </w:t>
      </w:r>
      <w:r w:rsidR="006A5285">
        <w:t>F</w:t>
      </w:r>
      <w:r w:rsidR="00A425F7">
        <w:t xml:space="preserve">igure 1). </w:t>
      </w:r>
      <w:r w:rsidR="00F86E69">
        <w:t>While</w:t>
      </w:r>
      <w:r>
        <w:t xml:space="preserve"> understanding this variation</w:t>
      </w:r>
      <w:r w:rsidR="00E42C37">
        <w:t xml:space="preserve"> </w:t>
      </w:r>
      <w:r w:rsidR="00F86E69">
        <w:t xml:space="preserve">is important from </w:t>
      </w:r>
      <w:r w:rsidR="00D143A9">
        <w:t>both 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BC5AB5">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BC5AB5">
          <w:rPr>
            <w:noProof/>
          </w:rPr>
          <w:t>1</w:t>
        </w:r>
      </w:hyperlink>
      <w:r w:rsidR="00631BE1">
        <w:rPr>
          <w:noProof/>
        </w:rPr>
        <w:t>)</w:t>
      </w:r>
      <w:r w:rsidR="00631BE1">
        <w:fldChar w:fldCharType="end"/>
      </w:r>
      <w:r w:rsidR="00631BE1">
        <w:t xml:space="preserve"> </w:t>
      </w:r>
      <w:r w:rsidR="00D143A9">
        <w:t xml:space="preserve">little is known about </w:t>
      </w:r>
      <w:r w:rsidR="006A5285">
        <w:t>what</w:t>
      </w:r>
      <w:r w:rsidR="006A5285">
        <w:t xml:space="preserve"> </w:t>
      </w:r>
      <w:r w:rsidR="00D143A9">
        <w:t xml:space="preserve">drives this </w:t>
      </w:r>
      <w:r w:rsidR="00770466">
        <w:t>disparity</w:t>
      </w:r>
      <w:r w:rsidR="00D143A9">
        <w:t xml:space="preserve"> amongst species. </w:t>
      </w:r>
      <w:r w:rsidR="006A5285">
        <w:t xml:space="preserve">On reason for this is the lack of multi-species comparison across large taxonomic groups. </w:t>
      </w:r>
      <w:r w:rsidR="00D143A9">
        <w:t xml:space="preserve">For example, </w:t>
      </w:r>
      <w:r w:rsidR="00F86E69">
        <w:t xml:space="preserve">while several studies have explored whether venoms </w:t>
      </w:r>
      <w:r w:rsidR="00D923A0">
        <w:t xml:space="preserve">have </w:t>
      </w:r>
      <w:r w:rsidR="00F86E69">
        <w:t>evolved higher potency towards species commonly found in the diet, these are typically focused at lower taxonomic</w:t>
      </w:r>
      <w:r w:rsidR="006A5285">
        <w:t xml:space="preserve"> levels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6A5285">
          <w:rPr>
            <w:noProof/>
          </w:rPr>
          <w:t>5-8</w:t>
        </w:r>
      </w:hyperlink>
      <w:r w:rsidR="006A5285">
        <w:rPr>
          <w:noProof/>
        </w:rPr>
        <w:t>)</w:t>
      </w:r>
      <w:r w:rsidR="006A5285">
        <w:fldChar w:fldCharType="end"/>
      </w:r>
      <w:r w:rsidR="00F86E69">
        <w:t xml:space="preserve">. </w:t>
      </w:r>
      <w:r w:rsidR="00D923A0">
        <w:t xml:space="preserve">Such a </w:t>
      </w:r>
      <w:r w:rsidR="00F86E69">
        <w:t>lack of comparisons across broad taxonomic ranges has made inferences of general patterns</w:t>
      </w:r>
      <w:r w:rsidR="00D923A0">
        <w:t xml:space="preserve"> of the evolution of venoms functional ability</w:t>
      </w:r>
      <w:r w:rsidR="00F86E69">
        <w:t xml:space="preserve"> difficult, so much so that </w:t>
      </w:r>
      <w:r w:rsidR="00D923A0">
        <w:t>the general</w:t>
      </w:r>
      <w:r w:rsidR="00F86E69">
        <w:t xml:space="preserve"> </w:t>
      </w:r>
      <w:r w:rsidR="00D923A0">
        <w:t xml:space="preserve">role of </w:t>
      </w:r>
      <w:r w:rsidR="00F86E69">
        <w:t>prey identity</w:t>
      </w:r>
      <w:r w:rsidR="00D923A0">
        <w:t xml:space="preserve"> on venom evolution</w:t>
      </w:r>
      <w:r w:rsidR="00F86E69">
        <w:t xml:space="preserve"> is still under question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BC5AB5">
          <w:rPr>
            <w:noProof/>
          </w:rPr>
          <w:t>9-11</w:t>
        </w:r>
      </w:hyperlink>
      <w:r w:rsidR="00E42C37">
        <w:rPr>
          <w:noProof/>
        </w:rPr>
        <w:t>)</w:t>
      </w:r>
      <w:r w:rsidR="00B96137">
        <w:fldChar w:fldCharType="end"/>
      </w:r>
      <w:r w:rsidR="00F86E69">
        <w:t xml:space="preserve">. </w:t>
      </w:r>
      <w:r w:rsidR="00D923A0">
        <w:t xml:space="preserve">Here </w:t>
      </w:r>
      <w:commentRangeStart w:id="2"/>
      <w:r w:rsidR="00D923A0">
        <w:t>we</w:t>
      </w:r>
      <w:commentRangeEnd w:id="2"/>
      <w:r w:rsidR="006A5285">
        <w:rPr>
          <w:rStyle w:val="CommentReference"/>
        </w:rPr>
        <w:commentReference w:id="2"/>
      </w:r>
      <w:r w:rsidR="00D923A0">
        <w:t xml:space="preserve"> conduct a comparative analysis across a diverse range of venomous snakes allowing us to not only test patterns related to venom evolution but also test the importance </w:t>
      </w:r>
      <w:r w:rsidR="00D34705">
        <w:t>of potential drivers of predator trait evolution in general.</w:t>
      </w:r>
    </w:p>
    <w:p w14:paraId="272E18DD" w14:textId="77777777" w:rsidR="00770466" w:rsidRDefault="00770466" w:rsidP="00F86E69">
      <w:pPr>
        <w:spacing w:line="360" w:lineRule="auto"/>
      </w:pPr>
    </w:p>
    <w:p w14:paraId="2AC01CFB" w14:textId="05E33460" w:rsidR="00F70783" w:rsidRDefault="00985E34" w:rsidP="00D3303D">
      <w:pPr>
        <w:spacing w:line="360" w:lineRule="auto"/>
        <w:jc w:val="center"/>
      </w:pPr>
      <w:r>
        <w:rPr>
          <w:noProof/>
        </w:rPr>
        <w:lastRenderedPageBreak/>
        <w:drawing>
          <wp:inline distT="0" distB="0" distL="0" distR="0" wp14:anchorId="25BF80E0" wp14:editId="2782CA3E">
            <wp:extent cx="5726430" cy="5181600"/>
            <wp:effectExtent l="0" t="0" r="0" b="0"/>
            <wp:docPr id="5" name="Picture 5" descr="Hist_table_fi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5181600"/>
                    </a:xfrm>
                    <a:prstGeom prst="rect">
                      <a:avLst/>
                    </a:prstGeom>
                    <a:noFill/>
                    <a:ln>
                      <a:noFill/>
                    </a:ln>
                  </pic:spPr>
                </pic:pic>
              </a:graphicData>
            </a:graphic>
          </wp:inline>
        </w:drawing>
      </w:r>
    </w:p>
    <w:p w14:paraId="03467801" w14:textId="2DBFCD89" w:rsidR="004F4D94" w:rsidRPr="0069362A" w:rsidRDefault="004F4D94" w:rsidP="00D3303D">
      <w:pPr>
        <w:spacing w:line="360" w:lineRule="auto"/>
        <w:rPr>
          <w:sz w:val="20"/>
          <w:szCs w:val="20"/>
          <w:lang w:val="en-IE"/>
        </w:rPr>
      </w:pPr>
      <w:r w:rsidRPr="0069362A">
        <w:rPr>
          <w:sz w:val="20"/>
          <w:szCs w:val="20"/>
          <w:lang w:val="en-IE"/>
        </w:rPr>
        <w:t xml:space="preserve">Figure 1. </w:t>
      </w:r>
      <w:r w:rsidR="00EF254F" w:rsidRPr="0069362A">
        <w:rPr>
          <w:sz w:val="20"/>
          <w:szCs w:val="20"/>
          <w:lang w:val="en-IE"/>
        </w:rPr>
        <w:t>Histogram and density plot of the animal mass (kg) that snakes species can impart a 50% mortality rate on (</w:t>
      </w:r>
      <w:r w:rsidR="0069362A">
        <w:rPr>
          <w:sz w:val="20"/>
          <w:szCs w:val="20"/>
          <w:lang w:val="en-IE"/>
        </w:rPr>
        <w:t>282 observations,</w:t>
      </w:r>
      <w:r w:rsidR="005B016A">
        <w:rPr>
          <w:sz w:val="20"/>
          <w:szCs w:val="20"/>
          <w:lang w:val="en-IE"/>
        </w:rPr>
        <w:t xml:space="preserve"> 104</w:t>
      </w:r>
      <w:r w:rsidR="00EF254F" w:rsidRPr="0069362A">
        <w:rPr>
          <w:sz w:val="20"/>
          <w:szCs w:val="20"/>
          <w:lang w:val="en-IE"/>
        </w:rPr>
        <w:t xml:space="preserve"> species). This was calculated</w:t>
      </w:r>
      <w:r w:rsidR="00110944">
        <w:rPr>
          <w:sz w:val="20"/>
          <w:szCs w:val="20"/>
          <w:lang w:val="en-IE"/>
        </w:rPr>
        <w:t xml:space="preserve"> as</w:t>
      </w:r>
      <w:r w:rsidR="00EF254F" w:rsidRPr="0069362A">
        <w:rPr>
          <w:sz w:val="20"/>
          <w:szCs w:val="20"/>
          <w:lang w:val="en-IE"/>
        </w:rPr>
        <w:t xml:space="preserve"> the</w:t>
      </w:r>
      <w:r w:rsidR="00110944">
        <w:rPr>
          <w:sz w:val="20"/>
          <w:szCs w:val="20"/>
          <w:lang w:val="en-IE"/>
        </w:rPr>
        <w:t xml:space="preserve"> </w:t>
      </w:r>
      <w:r w:rsidR="00EF254F" w:rsidRPr="0069362A">
        <w:rPr>
          <w:sz w:val="20"/>
          <w:szCs w:val="20"/>
          <w:lang w:val="en-IE"/>
        </w:rPr>
        <w:t xml:space="preserve">average volume of dried venom </w:t>
      </w:r>
      <w:r w:rsidR="00110944">
        <w:rPr>
          <w:sz w:val="20"/>
          <w:szCs w:val="20"/>
          <w:lang w:val="en-IE"/>
        </w:rPr>
        <w:t xml:space="preserve">divided by its </w:t>
      </w:r>
      <w:r w:rsidR="00110944" w:rsidRPr="0069362A">
        <w:rPr>
          <w:sz w:val="20"/>
          <w:szCs w:val="20"/>
          <w:lang w:val="en-IE"/>
        </w:rPr>
        <w:t>as LD</w:t>
      </w:r>
      <w:r w:rsidR="00110944" w:rsidRPr="0069362A">
        <w:rPr>
          <w:sz w:val="20"/>
          <w:szCs w:val="20"/>
          <w:vertAlign w:val="subscript"/>
          <w:lang w:val="en-IE"/>
        </w:rPr>
        <w:t>50</w:t>
      </w:r>
      <w:r w:rsidR="00110944" w:rsidRPr="0069362A">
        <w:rPr>
          <w:sz w:val="20"/>
          <w:szCs w:val="20"/>
          <w:lang w:val="en-IE"/>
        </w:rPr>
        <w:t xml:space="preserve"> (mg/kg)</w:t>
      </w:r>
      <w:r w:rsidR="00EF254F" w:rsidRPr="0069362A">
        <w:rPr>
          <w:sz w:val="20"/>
          <w:szCs w:val="20"/>
          <w:lang w:val="en-IE"/>
        </w:rPr>
        <w:t>. Measurement routes of LD</w:t>
      </w:r>
      <w:r w:rsidR="00EF254F" w:rsidRPr="0069362A">
        <w:rPr>
          <w:sz w:val="20"/>
          <w:szCs w:val="20"/>
          <w:vertAlign w:val="subscript"/>
          <w:lang w:val="en-IE"/>
        </w:rPr>
        <w:t>50</w:t>
      </w:r>
      <w:r w:rsidR="00EF254F" w:rsidRPr="0069362A">
        <w:rPr>
          <w:sz w:val="20"/>
          <w:szCs w:val="20"/>
          <w:lang w:val="en-IE"/>
        </w:rPr>
        <w:t xml:space="preserve"> are shown for IP (light blue), IM (dark blue), IV (red) and SC (orange). Spec</w:t>
      </w:r>
      <w:r w:rsidR="009C28C2" w:rsidRPr="0069362A">
        <w:rPr>
          <w:sz w:val="20"/>
          <w:szCs w:val="20"/>
          <w:lang w:val="en-IE"/>
        </w:rPr>
        <w:t>ies form left to right are</w:t>
      </w:r>
      <w:r w:rsidR="009C28C2" w:rsidRPr="0069362A">
        <w:rPr>
          <w:sz w:val="20"/>
          <w:szCs w:val="20"/>
        </w:rPr>
        <w:t xml:space="preserve"> </w:t>
      </w:r>
      <w:r w:rsidR="0069362A" w:rsidRPr="005B016A">
        <w:rPr>
          <w:i/>
          <w:sz w:val="20"/>
          <w:szCs w:val="20"/>
          <w:lang w:val="en-IE"/>
        </w:rPr>
        <w:t xml:space="preserve">Thamnophis </w:t>
      </w:r>
      <w:proofErr w:type="spellStart"/>
      <w:r w:rsidR="009C28C2" w:rsidRPr="005B016A">
        <w:rPr>
          <w:i/>
          <w:sz w:val="20"/>
          <w:szCs w:val="20"/>
          <w:lang w:val="en-IE"/>
        </w:rPr>
        <w:t>elegans</w:t>
      </w:r>
      <w:proofErr w:type="spellEnd"/>
      <w:r w:rsidR="009C28C2" w:rsidRPr="005B016A">
        <w:rPr>
          <w:i/>
          <w:sz w:val="20"/>
          <w:szCs w:val="20"/>
          <w:lang w:val="en-IE"/>
        </w:rPr>
        <w:t xml:space="preserve">, </w:t>
      </w:r>
      <w:proofErr w:type="spellStart"/>
      <w:r w:rsidR="0069362A" w:rsidRPr="005B016A">
        <w:rPr>
          <w:i/>
          <w:sz w:val="20"/>
          <w:szCs w:val="20"/>
          <w:lang w:val="en-IE"/>
        </w:rPr>
        <w:t>Emydocephalus</w:t>
      </w:r>
      <w:proofErr w:type="spellEnd"/>
      <w:r w:rsidR="0069362A" w:rsidRPr="005B016A">
        <w:rPr>
          <w:i/>
          <w:sz w:val="20"/>
          <w:szCs w:val="20"/>
          <w:lang w:val="en-IE"/>
        </w:rPr>
        <w:t xml:space="preserve"> </w:t>
      </w:r>
      <w:proofErr w:type="spellStart"/>
      <w:r w:rsidR="009C28C2" w:rsidRPr="005B016A">
        <w:rPr>
          <w:i/>
          <w:sz w:val="20"/>
          <w:szCs w:val="20"/>
          <w:lang w:val="en-IE"/>
        </w:rPr>
        <w:t>annulatus</w:t>
      </w:r>
      <w:proofErr w:type="spellEnd"/>
      <w:r w:rsidR="009C28C2" w:rsidRPr="005B016A">
        <w:rPr>
          <w:i/>
          <w:sz w:val="20"/>
          <w:szCs w:val="20"/>
          <w:lang w:val="en-IE"/>
        </w:rPr>
        <w:t xml:space="preserve">, </w:t>
      </w:r>
      <w:proofErr w:type="spellStart"/>
      <w:r w:rsidR="0069362A" w:rsidRPr="005B016A">
        <w:rPr>
          <w:i/>
          <w:sz w:val="20"/>
          <w:szCs w:val="20"/>
          <w:lang w:val="en-IE"/>
        </w:rPr>
        <w:t>Causus</w:t>
      </w:r>
      <w:proofErr w:type="spellEnd"/>
      <w:r w:rsidR="0069362A" w:rsidRPr="005B016A">
        <w:rPr>
          <w:i/>
          <w:sz w:val="20"/>
          <w:szCs w:val="20"/>
          <w:lang w:val="en-IE"/>
        </w:rPr>
        <w:t xml:space="preserve"> </w:t>
      </w:r>
      <w:proofErr w:type="spellStart"/>
      <w:r w:rsidR="009C28C2" w:rsidRPr="005B016A">
        <w:rPr>
          <w:i/>
          <w:sz w:val="20"/>
          <w:szCs w:val="20"/>
          <w:lang w:val="en-IE"/>
        </w:rPr>
        <w:t>rhombeatus</w:t>
      </w:r>
      <w:proofErr w:type="spellEnd"/>
      <w:r w:rsidR="009C28C2" w:rsidRPr="00796631">
        <w:rPr>
          <w:i/>
          <w:color w:val="000000" w:themeColor="text1"/>
          <w:sz w:val="20"/>
          <w:szCs w:val="20"/>
          <w:lang w:val="en-IE"/>
        </w:rPr>
        <w:t xml:space="preserve">, </w:t>
      </w:r>
      <w:proofErr w:type="spellStart"/>
      <w:r w:rsidR="0069362A" w:rsidRPr="00796631">
        <w:rPr>
          <w:rFonts w:cs="Monaco"/>
          <w:i/>
          <w:color w:val="000000" w:themeColor="text1"/>
          <w:sz w:val="20"/>
          <w:szCs w:val="20"/>
        </w:rPr>
        <w:t>Atractaspis</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bibronii</w:t>
      </w:r>
      <w:proofErr w:type="spellEnd"/>
      <w:r w:rsidR="009C28C2" w:rsidRPr="00796631">
        <w:rPr>
          <w:rFonts w:cs="Monaco"/>
          <w:i/>
          <w:color w:val="000000" w:themeColor="text1"/>
          <w:sz w:val="20"/>
          <w:szCs w:val="20"/>
        </w:rPr>
        <w:t xml:space="preserve">, </w:t>
      </w:r>
      <w:proofErr w:type="spellStart"/>
      <w:r w:rsidR="0069362A" w:rsidRPr="00796631">
        <w:rPr>
          <w:rFonts w:cs="Monaco"/>
          <w:i/>
          <w:color w:val="000000" w:themeColor="text1"/>
          <w:sz w:val="20"/>
          <w:szCs w:val="20"/>
        </w:rPr>
        <w:t>Hydrophis</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elegans</w:t>
      </w:r>
      <w:proofErr w:type="spellEnd"/>
      <w:r w:rsidR="009C28C2" w:rsidRPr="00796631">
        <w:rPr>
          <w:rFonts w:cs="Monaco"/>
          <w:i/>
          <w:color w:val="000000" w:themeColor="text1"/>
          <w:sz w:val="20"/>
          <w:szCs w:val="20"/>
        </w:rPr>
        <w:t xml:space="preserve">, </w:t>
      </w:r>
      <w:proofErr w:type="spellStart"/>
      <w:r w:rsidR="0069362A" w:rsidRPr="00796631">
        <w:rPr>
          <w:rFonts w:cs="Monaco"/>
          <w:i/>
          <w:color w:val="000000" w:themeColor="text1"/>
          <w:sz w:val="20"/>
          <w:szCs w:val="20"/>
        </w:rPr>
        <w:t>Agkistrodon</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piscivorus</w:t>
      </w:r>
      <w:proofErr w:type="spellEnd"/>
      <w:r w:rsidR="009C28C2"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Ophiophagus</w:t>
      </w:r>
      <w:proofErr w:type="spellEnd"/>
      <w:r w:rsidR="0069362A" w:rsidRPr="00796631">
        <w:rPr>
          <w:i/>
          <w:color w:val="000000" w:themeColor="text1"/>
          <w:sz w:val="20"/>
          <w:szCs w:val="20"/>
          <w:lang w:val="en-IE"/>
        </w:rPr>
        <w:t xml:space="preserve"> </w:t>
      </w:r>
      <w:proofErr w:type="spellStart"/>
      <w:r w:rsidR="009C28C2" w:rsidRPr="00796631">
        <w:rPr>
          <w:i/>
          <w:color w:val="000000" w:themeColor="text1"/>
          <w:sz w:val="20"/>
          <w:szCs w:val="20"/>
          <w:lang w:val="en-IE"/>
        </w:rPr>
        <w:t>hannah</w:t>
      </w:r>
      <w:proofErr w:type="spellEnd"/>
      <w:r w:rsidR="009C28C2"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Daboia</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russelii</w:t>
      </w:r>
      <w:proofErr w:type="spellEnd"/>
      <w:r w:rsidR="0069362A" w:rsidRPr="00796631">
        <w:rPr>
          <w:i/>
          <w:color w:val="000000" w:themeColor="text1"/>
          <w:sz w:val="20"/>
          <w:szCs w:val="20"/>
          <w:lang w:val="en-IE"/>
        </w:rPr>
        <w:t>,</w:t>
      </w:r>
      <w:r w:rsidR="0069362A" w:rsidRPr="00796631">
        <w:rPr>
          <w:i/>
          <w:color w:val="000000" w:themeColor="text1"/>
          <w:sz w:val="20"/>
          <w:szCs w:val="20"/>
        </w:rPr>
        <w:t xml:space="preserve"> </w:t>
      </w:r>
      <w:proofErr w:type="spellStart"/>
      <w:r w:rsidR="0069362A" w:rsidRPr="00796631">
        <w:rPr>
          <w:i/>
          <w:color w:val="000000" w:themeColor="text1"/>
          <w:sz w:val="20"/>
          <w:szCs w:val="20"/>
          <w:lang w:val="en-IE"/>
        </w:rPr>
        <w:t>Bungarus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multicinctus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Oxyuranus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scutellatus</w:t>
      </w:r>
      <w:proofErr w:type="spellEnd"/>
      <w:r w:rsidR="0069362A" w:rsidRPr="0069362A">
        <w:rPr>
          <w:sz w:val="20"/>
          <w:szCs w:val="20"/>
          <w:lang w:val="en-IE"/>
        </w:rPr>
        <w:t>.</w:t>
      </w:r>
    </w:p>
    <w:p w14:paraId="15CB8E7F" w14:textId="77777777" w:rsidR="004F4D94" w:rsidRDefault="004F4D94" w:rsidP="003B5958">
      <w:pPr>
        <w:spacing w:line="360" w:lineRule="auto"/>
      </w:pPr>
    </w:p>
    <w:p w14:paraId="6C448872" w14:textId="77777777" w:rsidR="00EF254F" w:rsidRDefault="00EF254F" w:rsidP="003B5958">
      <w:pPr>
        <w:spacing w:line="360" w:lineRule="auto"/>
      </w:pPr>
    </w:p>
    <w:p w14:paraId="71AD15B5" w14:textId="363D18F4" w:rsidR="000A00F7" w:rsidRDefault="008B5D3A" w:rsidP="006A5285">
      <w:pPr>
        <w:spacing w:line="360" w:lineRule="auto"/>
        <w:ind w:firstLine="720"/>
        <w:rPr>
          <w:ins w:id="3" w:author="Kevin Healy" w:date="2017-02-20T12:53:00Z"/>
        </w:rPr>
      </w:pPr>
      <w:commentRangeStart w:id="4"/>
      <w:r>
        <w:t xml:space="preserve">While venom </w:t>
      </w:r>
      <w:r w:rsidR="009A28A2">
        <w:t xml:space="preserve">may have </w:t>
      </w:r>
      <w:r>
        <w:t>defensive</w:t>
      </w:r>
      <w:r w:rsidR="00D44136">
        <w:t xml:space="preserve"> </w:t>
      </w:r>
      <w:r w:rsidR="009A7204">
        <w:fldChar w:fldCharType="begin"/>
      </w:r>
      <w:r w:rsidR="00E42C37">
        <w:instrText xml:space="preserve"> ADDIN EN.CITE &lt;EndNote&gt;&lt;Cite&gt;&lt;Author&gt;Hossie&lt;/Author&gt;&lt;Year&gt;2013&lt;/Year&gt;&lt;RecNum&gt;201&lt;/RecNum&gt;&lt;DisplayText&gt;(12)&lt;/DisplayText&gt;&lt;record&gt;&lt;rec-number&gt;201&lt;/rec-number&gt;&lt;foreign-keys&gt;&lt;key app="EN" db-id="ax5t9ztwnxe5f8edetnp2tzne0aaff55ftr5" timestamp="1483802613"&gt;201&lt;/key&gt;&lt;/foreign-keys&gt;&lt;ref-type name="Journal Article"&gt;17&lt;/ref-type&gt;&lt;contributors&gt;&lt;authors&gt;&lt;author&gt;Hossie, TJ&lt;/author&gt;&lt;author&gt;Hassall, C&lt;/author&gt;&lt;author&gt;Knee, W&lt;/author&gt;&lt;author&gt;Sherratt, TN&lt;/author&gt;&lt;/authors&gt;&lt;/contributors&gt;&lt;titles&gt;&lt;title&gt;Species with a chemical defence, but not chemical offence, live longer&lt;/title&gt;&lt;secondary-title&gt;Journal of evolutionary biology&lt;/secondary-title&gt;&lt;/titles&gt;&lt;periodical&gt;&lt;full-title&gt;Journal of evolutionary biology&lt;/full-title&gt;&lt;/periodical&gt;&lt;pages&gt;1598-1602&lt;/pages&gt;&lt;volume&gt;26&lt;/volume&gt;&lt;number&gt;7&lt;/number&gt;&lt;dates&gt;&lt;year&gt;2013&lt;/year&gt;&lt;/dates&gt;&lt;isbn&gt;1420-9101&lt;/isbn&gt;&lt;urls&gt;&lt;/urls&gt;&lt;/record&gt;&lt;/Cite&gt;&lt;/EndNote&gt;</w:instrText>
      </w:r>
      <w:r w:rsidR="009A7204">
        <w:fldChar w:fldCharType="separate"/>
      </w:r>
      <w:r w:rsidR="00E42C37">
        <w:rPr>
          <w:noProof/>
        </w:rPr>
        <w:t>(</w:t>
      </w:r>
      <w:hyperlink w:anchor="_ENREF_12" w:tooltip="Hossie, 2013 #201" w:history="1">
        <w:r w:rsidR="00BC5AB5">
          <w:rPr>
            <w:noProof/>
          </w:rPr>
          <w:t>12</w:t>
        </w:r>
      </w:hyperlink>
      <w:r w:rsidR="00E42C37">
        <w:rPr>
          <w:noProof/>
        </w:rPr>
        <w:t>)</w:t>
      </w:r>
      <w:r w:rsidR="009A7204">
        <w:fldChar w:fldCharType="end"/>
      </w:r>
      <w:r>
        <w:t xml:space="preserve"> and </w:t>
      </w:r>
      <w:r w:rsidR="00643DD6">
        <w:t>digestiv</w:t>
      </w:r>
      <w:r w:rsidR="009A28A2">
        <w:t>e</w:t>
      </w:r>
      <w:r w:rsidR="00D44136">
        <w:t xml:space="preserve"> </w:t>
      </w:r>
      <w:r w:rsidR="00820062">
        <w:fldChar w:fldCharType="begin"/>
      </w:r>
      <w:r w:rsidR="00E42C37">
        <w:instrText xml:space="preserve"> ADDIN EN.CITE &lt;EndNote&gt;&lt;Cite&gt;&lt;Author&gt;Bottrall&lt;/Author&gt;&lt;Year&gt;2010&lt;/Year&gt;&lt;RecNum&gt;207&lt;/RecNum&gt;&lt;DisplayText&gt;(13)&lt;/DisplayText&gt;&lt;record&gt;&lt;rec-number&gt;207&lt;/rec-number&gt;&lt;foreign-keys&gt;&lt;key app="EN" db-id="ax5t9ztwnxe5f8edetnp2tzne0aaff55ftr5" timestamp="1487258756"&gt;207&lt;/key&gt;&lt;/foreign-keys&gt;&lt;ref-type name="Thesis"&gt;32&lt;/ref-type&gt;&lt;contributors&gt;&lt;authors&gt;&lt;author&gt;Bottrall, Josh&lt;/author&gt;&lt;author&gt;Madaras, Frank&lt;/author&gt;&lt;author&gt;Biven, Christopher D&lt;/author&gt;&lt;author&gt;Venning, Michael G&lt;/author&gt;&lt;author&gt;Mirtschin, Peter J&lt;/author&gt;&lt;/authors&gt;&lt;/contributors&gt;&lt;titles&gt;&lt;title&gt;Proteolytic activity of Elapid and Viperid Snake venoms and its implication to digestion&lt;/title&gt;&lt;/titles&gt;&lt;dates&gt;&lt;year&gt;2010&lt;/year&gt;&lt;/dates&gt;&lt;publisher&gt;Library Publishing Media&lt;/publisher&gt;&lt;urls&gt;&lt;/urls&gt;&lt;/record&gt;&lt;/Cite&gt;&lt;/EndNote&gt;</w:instrText>
      </w:r>
      <w:r w:rsidR="00820062">
        <w:fldChar w:fldCharType="separate"/>
      </w:r>
      <w:r w:rsidR="00E42C37">
        <w:rPr>
          <w:noProof/>
        </w:rPr>
        <w:t>(</w:t>
      </w:r>
      <w:hyperlink w:anchor="_ENREF_13" w:tooltip="Bottrall, 2010 #207" w:history="1">
        <w:r w:rsidR="00BC5AB5">
          <w:rPr>
            <w:noProof/>
          </w:rPr>
          <w:t>13</w:t>
        </w:r>
      </w:hyperlink>
      <w:r w:rsidR="00E42C37">
        <w:rPr>
          <w:noProof/>
        </w:rPr>
        <w:t>)</w:t>
      </w:r>
      <w:r w:rsidR="00820062">
        <w:fldChar w:fldCharType="end"/>
      </w:r>
      <w:r w:rsidR="009A28A2">
        <w:t xml:space="preserve"> functions,</w:t>
      </w:r>
      <w:r w:rsidR="000948CA" w:rsidRPr="000948CA">
        <w:t xml:space="preserve"> </w:t>
      </w:r>
      <w:r w:rsidR="000948CA">
        <w:t xml:space="preserve">snake venom is likely to be primarily a predatory trait </w:t>
      </w:r>
      <w:r w:rsidR="000948CA">
        <w:fldChar w:fldCharType="begin"/>
      </w:r>
      <w:r w:rsidR="000948C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0948CA">
        <w:fldChar w:fldCharType="separate"/>
      </w:r>
      <w:r w:rsidR="000948CA">
        <w:rPr>
          <w:noProof/>
        </w:rPr>
        <w:t>(</w:t>
      </w:r>
      <w:hyperlink w:anchor="_ENREF_1" w:tooltip="Casewell, 2013 #1" w:history="1">
        <w:r w:rsidR="00BC5AB5">
          <w:rPr>
            <w:noProof/>
          </w:rPr>
          <w:t>1</w:t>
        </w:r>
      </w:hyperlink>
      <w:r w:rsidR="000948CA">
        <w:rPr>
          <w:noProof/>
        </w:rPr>
        <w:t>)</w:t>
      </w:r>
      <w:r w:rsidR="000948CA">
        <w:fldChar w:fldCharType="end"/>
      </w:r>
      <w:r w:rsidR="000948CA">
        <w:t>. The importance of venoms trophic function is most starkly highlighted by the atrophy of the venomous apparatus in species which have switched to undefended prey, such as in the case of the egg eating marble sea snake</w:t>
      </w:r>
      <w:r w:rsidR="00D67A69">
        <w:t xml:space="preserve"> </w:t>
      </w:r>
      <w:r w:rsidR="00110944">
        <w:fldChar w:fldCharType="begin"/>
      </w:r>
      <w:r w:rsidR="00E42C37">
        <w:instrText xml:space="preserve"> ADDIN EN.CITE &lt;EndNote&gt;&lt;Cite&gt;&lt;Author&gt;Li&lt;/Author&gt;&lt;Year&gt;2005&lt;/Year&gt;&lt;RecNum&gt;20&lt;/RecNum&gt;&lt;DisplayText&gt;(14)&lt;/DisplayText&gt;&lt;record&gt;&lt;rec-number&gt;20&lt;/rec-number&gt;&lt;foreign-keys&gt;&lt;key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110944">
        <w:fldChar w:fldCharType="separate"/>
      </w:r>
      <w:r w:rsidR="00E42C37">
        <w:rPr>
          <w:noProof/>
        </w:rPr>
        <w:t>(</w:t>
      </w:r>
      <w:hyperlink w:anchor="_ENREF_14" w:tooltip="Li, 2005 #20" w:history="1">
        <w:r w:rsidR="00BC5AB5">
          <w:rPr>
            <w:noProof/>
          </w:rPr>
          <w:t>14</w:t>
        </w:r>
      </w:hyperlink>
      <w:r w:rsidR="00E42C37">
        <w:rPr>
          <w:noProof/>
        </w:rPr>
        <w:t>)</w:t>
      </w:r>
      <w:r w:rsidR="00110944">
        <w:fldChar w:fldCharType="end"/>
      </w:r>
      <w:r w:rsidR="00FB442B">
        <w:t xml:space="preserve">. </w:t>
      </w:r>
      <w:commentRangeEnd w:id="4"/>
      <w:r w:rsidR="00556D63">
        <w:rPr>
          <w:rStyle w:val="CommentReference"/>
        </w:rPr>
        <w:commentReference w:id="4"/>
      </w:r>
      <w:r w:rsidR="00643DD6">
        <w:t xml:space="preserve">Predatory traits, such as venom, are expected to be heavily influenced by aspects relating to trophic ecology. </w:t>
      </w:r>
      <w:r w:rsidR="005E49C9">
        <w:rPr>
          <w:lang w:val="en-IE"/>
        </w:rPr>
        <w:t>For example,</w:t>
      </w:r>
      <w:r w:rsidR="00B81A06">
        <w:rPr>
          <w:lang w:val="en-IE"/>
        </w:rPr>
        <w:t xml:space="preserve"> selection on</w:t>
      </w:r>
      <w:r w:rsidR="005E49C9">
        <w:rPr>
          <w:lang w:val="en-IE"/>
        </w:rPr>
        <w:t xml:space="preserve"> jaw</w:t>
      </w:r>
      <w:r w:rsidR="00683E8D">
        <w:rPr>
          <w:lang w:val="en-IE"/>
        </w:rPr>
        <w:t xml:space="preserve"> and beak</w:t>
      </w:r>
      <w:r w:rsidR="005E49C9">
        <w:rPr>
          <w:lang w:val="en-IE"/>
        </w:rPr>
        <w:t xml:space="preserve"> morphology in cichlid fish</w:t>
      </w:r>
      <w:r w:rsidR="00C32AE9">
        <w:rPr>
          <w:lang w:val="en-IE"/>
        </w:rPr>
        <w:t xml:space="preserve"> and</w:t>
      </w:r>
      <w:r w:rsidR="00683E8D">
        <w:rPr>
          <w:lang w:val="en-IE"/>
        </w:rPr>
        <w:t xml:space="preserve"> </w:t>
      </w:r>
      <w:r w:rsidR="00683E8D">
        <w:rPr>
          <w:lang w:val="en-IE"/>
        </w:rPr>
        <w:lastRenderedPageBreak/>
        <w:t xml:space="preserve">across </w:t>
      </w:r>
      <w:r w:rsidR="00C32AE9">
        <w:rPr>
          <w:lang w:val="en-IE"/>
        </w:rPr>
        <w:t>birds</w:t>
      </w:r>
      <w:r w:rsidR="005E49C9">
        <w:rPr>
          <w:lang w:val="en-IE"/>
        </w:rPr>
        <w:t xml:space="preserve"> is strongly </w:t>
      </w:r>
      <w:r w:rsidR="00040D6A">
        <w:rPr>
          <w:lang w:val="en-IE"/>
        </w:rPr>
        <w:t>associated with</w:t>
      </w:r>
      <w:r w:rsidR="0043423A">
        <w:rPr>
          <w:lang w:val="en-IE"/>
        </w:rPr>
        <w:t xml:space="preserve"> trophic factors such as prey type</w:t>
      </w:r>
      <w:r w:rsidR="00B81A06">
        <w:rPr>
          <w:lang w:val="en-IE"/>
        </w:rPr>
        <w:t xml:space="preserve"> </w:t>
      </w:r>
      <w:r w:rsidR="005E49C9">
        <w:rPr>
          <w:lang w:val="en-IE"/>
        </w:rPr>
        <w:fldChar w:fldCharType="begin"/>
      </w:r>
      <w:r w:rsidR="00E42C37">
        <w:rPr>
          <w:lang w:val="en-IE"/>
        </w:rPr>
        <w:instrText xml:space="preserve"> ADDIN EN.CITE &lt;EndNote&gt;&lt;Cite&gt;&lt;Author&gt;Albertson&lt;/Author&gt;&lt;Year&gt;1999&lt;/Year&gt;&lt;RecNum&gt;100&lt;/RecNum&gt;&lt;DisplayText&gt;(15, 16)&lt;/DisplayText&gt;&lt;record&gt;&lt;rec-number&gt;100&lt;/rec-number&gt;&lt;foreign-keys&gt;&lt;key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sidR="005E49C9">
        <w:rPr>
          <w:lang w:val="en-IE"/>
        </w:rPr>
        <w:fldChar w:fldCharType="separate"/>
      </w:r>
      <w:r w:rsidR="00E42C37">
        <w:rPr>
          <w:noProof/>
          <w:lang w:val="en-IE"/>
        </w:rPr>
        <w:t>(</w:t>
      </w:r>
      <w:hyperlink w:anchor="_ENREF_15" w:tooltip="Albertson, 1999 #100" w:history="1">
        <w:r w:rsidR="00BC5AB5">
          <w:rPr>
            <w:noProof/>
            <w:lang w:val="en-IE"/>
          </w:rPr>
          <w:t>15</w:t>
        </w:r>
      </w:hyperlink>
      <w:r w:rsidR="00E42C37">
        <w:rPr>
          <w:noProof/>
          <w:lang w:val="en-IE"/>
        </w:rPr>
        <w:t xml:space="preserve">, </w:t>
      </w:r>
      <w:hyperlink w:anchor="_ENREF_16" w:tooltip="Cooney, 2017 #208" w:history="1">
        <w:r w:rsidR="00BC5AB5">
          <w:rPr>
            <w:noProof/>
            <w:lang w:val="en-IE"/>
          </w:rPr>
          <w:t>16</w:t>
        </w:r>
      </w:hyperlink>
      <w:r w:rsidR="00E42C37">
        <w:rPr>
          <w:noProof/>
          <w:lang w:val="en-IE"/>
        </w:rPr>
        <w:t>)</w:t>
      </w:r>
      <w:r w:rsidR="005E49C9">
        <w:rPr>
          <w:lang w:val="en-IE"/>
        </w:rPr>
        <w:fldChar w:fldCharType="end"/>
      </w:r>
      <w:r w:rsidR="00C32AE9">
        <w:rPr>
          <w:lang w:val="en-IE"/>
        </w:rPr>
        <w:t>.</w:t>
      </w:r>
      <w:r w:rsidR="00643DD6">
        <w:t xml:space="preserve"> Apart from prey type, </w:t>
      </w:r>
      <w:r w:rsidR="005B211F">
        <w:t xml:space="preserve">other </w:t>
      </w:r>
      <w:r w:rsidR="00643DD6">
        <w:t xml:space="preserve">factors </w:t>
      </w:r>
      <w:r w:rsidR="005B211F">
        <w:t>related</w:t>
      </w:r>
      <w:r w:rsidR="00040D6A">
        <w:t xml:space="preserve"> aspects of </w:t>
      </w:r>
      <w:r w:rsidR="00040D6A">
        <w:rPr>
          <w:lang w:val="en-IE"/>
        </w:rPr>
        <w:t xml:space="preserve">trophic </w:t>
      </w:r>
      <w:r w:rsidR="00040D6A">
        <w:t>interactions such as</w:t>
      </w:r>
      <w:r w:rsidR="005B211F">
        <w:t xml:space="preserve"> </w:t>
      </w:r>
      <w:r w:rsidR="00A96D6F">
        <w:t xml:space="preserve">search </w:t>
      </w:r>
      <w:r w:rsidR="00A96D6F">
        <w:rPr>
          <w:lang w:val="en-IE"/>
        </w:rPr>
        <w:t xml:space="preserve">and encounter rates </w:t>
      </w:r>
      <w:r w:rsidR="00A96D6F">
        <w:rPr>
          <w:lang w:val="en-IE"/>
        </w:rPr>
        <w:fldChar w:fldCharType="begin">
          <w:fldData xml:space="preserve">PEVuZE5vdGU+PENpdGU+PEF1dGhvcj5Eb21lbmljaTwvQXV0aG9yPjxZZWFyPjIwMDE8L1llYXI+
PFJlY051bT4xMDc8L1JlY051bT48RGlzcGxheVRleHQ+KDE3LTE5KTwvRGlzcGxheVRleHQ+PHJl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42C37">
        <w:rPr>
          <w:lang w:val="en-IE"/>
        </w:rPr>
        <w:instrText xml:space="preserve"> ADDIN EN.CITE </w:instrText>
      </w:r>
      <w:r w:rsidR="00E42C37">
        <w:rPr>
          <w:lang w:val="en-IE"/>
        </w:rPr>
        <w:fldChar w:fldCharType="begin">
          <w:fldData xml:space="preserve">PEVuZE5vdGU+PENpdGU+PEF1dGhvcj5Eb21lbmljaTwvQXV0aG9yPjxZZWFyPjIwMDE8L1llYXI+
PFJlY051bT4xMDc8L1JlY051bT48RGlzcGxheVRleHQ+KDE3LTE5KTwvRGlzcGxheVRleHQ+PHJl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42C37">
        <w:rPr>
          <w:lang w:val="en-IE"/>
        </w:rPr>
        <w:instrText xml:space="preserve"> ADDIN EN.CITE.DATA </w:instrText>
      </w:r>
      <w:r w:rsidR="00E42C37">
        <w:rPr>
          <w:lang w:val="en-IE"/>
        </w:rPr>
      </w:r>
      <w:r w:rsidR="00E42C37">
        <w:rPr>
          <w:lang w:val="en-IE"/>
        </w:rPr>
        <w:fldChar w:fldCharType="end"/>
      </w:r>
      <w:r w:rsidR="00A96D6F">
        <w:rPr>
          <w:lang w:val="en-IE"/>
        </w:rPr>
        <w:fldChar w:fldCharType="separate"/>
      </w:r>
      <w:r w:rsidR="00E42C37">
        <w:rPr>
          <w:noProof/>
          <w:lang w:val="en-IE"/>
        </w:rPr>
        <w:t>(</w:t>
      </w:r>
      <w:hyperlink w:anchor="_ENREF_17" w:tooltip="Domenici, 2001 #107" w:history="1">
        <w:r w:rsidR="00BC5AB5">
          <w:rPr>
            <w:noProof/>
            <w:lang w:val="en-IE"/>
          </w:rPr>
          <w:t>17-19</w:t>
        </w:r>
      </w:hyperlink>
      <w:r w:rsidR="00E42C37">
        <w:rPr>
          <w:noProof/>
          <w:lang w:val="en-IE"/>
        </w:rPr>
        <w:t>)</w:t>
      </w:r>
      <w:r w:rsidR="00A96D6F">
        <w:rPr>
          <w:lang w:val="en-IE"/>
        </w:rPr>
        <w:fldChar w:fldCharType="end"/>
      </w:r>
      <w:r w:rsidR="00A96D6F">
        <w:rPr>
          <w:lang w:val="en-IE"/>
        </w:rPr>
        <w:t>; the ability to</w:t>
      </w:r>
      <w:r w:rsidR="005B211F">
        <w:rPr>
          <w:lang w:val="en-IE"/>
        </w:rPr>
        <w:t xml:space="preserve"> spot,</w:t>
      </w:r>
      <w:r w:rsidR="00A96D6F">
        <w:rPr>
          <w:lang w:val="en-IE"/>
        </w:rPr>
        <w:t xml:space="preserve"> track</w:t>
      </w:r>
      <w:r w:rsidR="005B211F">
        <w:rPr>
          <w:lang w:val="en-IE"/>
        </w:rPr>
        <w:t xml:space="preserve"> and capture</w:t>
      </w:r>
      <w:r w:rsidR="00A96D6F">
        <w:rPr>
          <w:lang w:val="en-IE"/>
        </w:rPr>
        <w:t xml:space="preserve"> prey </w:t>
      </w:r>
      <w:r w:rsidR="00A96D6F">
        <w:rPr>
          <w:lang w:val="en-IE"/>
        </w:rPr>
        <w:fldChar w:fldCharType="begin"/>
      </w:r>
      <w:r w:rsidR="00E42C37">
        <w:rPr>
          <w:lang w:val="en-IE"/>
        </w:rPr>
        <w:instrText xml:space="preserve"> ADDIN EN.CITE &lt;EndNote&gt;&lt;Cite&gt;&lt;Author&gt;Healy&lt;/Author&gt;&lt;Year&gt;2013&lt;/Year&gt;&lt;RecNum&gt;92&lt;/RecNum&gt;&lt;DisplayText&gt;(20, 21)&lt;/DisplayText&gt;&lt;record&gt;&lt;rec-number&gt;92&lt;/rec-number&gt;&lt;foreign-keys&gt;&lt;key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sidR="00A96D6F">
        <w:rPr>
          <w:lang w:val="en-IE"/>
        </w:rPr>
        <w:fldChar w:fldCharType="separate"/>
      </w:r>
      <w:r w:rsidR="00E42C37">
        <w:rPr>
          <w:noProof/>
          <w:lang w:val="en-IE"/>
        </w:rPr>
        <w:t>(</w:t>
      </w:r>
      <w:hyperlink w:anchor="_ENREF_20" w:tooltip="Healy, 2013 #92" w:history="1">
        <w:r w:rsidR="00BC5AB5">
          <w:rPr>
            <w:noProof/>
            <w:lang w:val="en-IE"/>
          </w:rPr>
          <w:t>20</w:t>
        </w:r>
      </w:hyperlink>
      <w:r w:rsidR="00E42C37">
        <w:rPr>
          <w:noProof/>
          <w:lang w:val="en-IE"/>
        </w:rPr>
        <w:t xml:space="preserve">, </w:t>
      </w:r>
      <w:hyperlink w:anchor="_ENREF_21" w:tooltip="Kiltie, 2000 #97" w:history="1">
        <w:r w:rsidR="00BC5AB5">
          <w:rPr>
            <w:noProof/>
            <w:lang w:val="en-IE"/>
          </w:rPr>
          <w:t>21</w:t>
        </w:r>
      </w:hyperlink>
      <w:r w:rsidR="00E42C37">
        <w:rPr>
          <w:noProof/>
          <w:lang w:val="en-IE"/>
        </w:rPr>
        <w:t>)</w:t>
      </w:r>
      <w:r w:rsidR="00A96D6F">
        <w:rPr>
          <w:lang w:val="en-IE"/>
        </w:rPr>
        <w:fldChar w:fldCharType="end"/>
      </w:r>
      <w:r w:rsidR="00A96D6F">
        <w:rPr>
          <w:lang w:val="en-IE"/>
        </w:rPr>
        <w:t xml:space="preserve">; and ingestion rates </w:t>
      </w:r>
      <w:r w:rsidR="00A96D6F">
        <w:rPr>
          <w:lang w:val="en-IE"/>
        </w:rPr>
        <w:fldChar w:fldCharType="begin"/>
      </w:r>
      <w:r w:rsidR="00E42C37">
        <w:rPr>
          <w:lang w:val="en-IE"/>
        </w:rPr>
        <w:instrText xml:space="preserve"> ADDIN EN.CITE &lt;EndNote&gt;&lt;Cite&gt;&lt;Author&gt;Carbone&lt;/Author&gt;&lt;Year&gt;2014&lt;/Year&gt;&lt;RecNum&gt;93&lt;/RecNum&gt;&lt;DisplayText&gt;(19, 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sidR="00A96D6F">
        <w:rPr>
          <w:lang w:val="en-IE"/>
        </w:rPr>
        <w:fldChar w:fldCharType="separate"/>
      </w:r>
      <w:r w:rsidR="00E42C37">
        <w:rPr>
          <w:noProof/>
          <w:lang w:val="en-IE"/>
        </w:rPr>
        <w:t>(</w:t>
      </w:r>
      <w:hyperlink w:anchor="_ENREF_19" w:tooltip="Kane, 2016 #94" w:history="1">
        <w:r w:rsidR="00BC5AB5">
          <w:rPr>
            <w:noProof/>
            <w:lang w:val="en-IE"/>
          </w:rPr>
          <w:t>19</w:t>
        </w:r>
      </w:hyperlink>
      <w:r w:rsidR="00E42C37">
        <w:rPr>
          <w:noProof/>
          <w:lang w:val="en-IE"/>
        </w:rPr>
        <w:t xml:space="preserve">, </w:t>
      </w:r>
      <w:hyperlink w:anchor="_ENREF_22" w:tooltip="Carbone, 2014 #93" w:history="1">
        <w:r w:rsidR="00BC5AB5">
          <w:rPr>
            <w:noProof/>
            <w:lang w:val="en-IE"/>
          </w:rPr>
          <w:t>22</w:t>
        </w:r>
      </w:hyperlink>
      <w:r w:rsidR="00E42C37">
        <w:rPr>
          <w:noProof/>
          <w:lang w:val="en-IE"/>
        </w:rPr>
        <w:t>)</w:t>
      </w:r>
      <w:r w:rsidR="00A96D6F">
        <w:rPr>
          <w:lang w:val="en-IE"/>
        </w:rPr>
        <w:fldChar w:fldCharType="end"/>
      </w:r>
      <w:r w:rsidR="00A96D6F">
        <w:rPr>
          <w:lang w:val="en-IE"/>
        </w:rPr>
        <w:t xml:space="preserve"> are also likely to influence the </w:t>
      </w:r>
      <w:r w:rsidR="005B211F">
        <w:rPr>
          <w:lang w:val="en-IE"/>
        </w:rPr>
        <w:t>predatory traits</w:t>
      </w:r>
      <w:r w:rsidR="00A96D6F" w:rsidRPr="005266A2">
        <w:rPr>
          <w:lang w:val="en-IE"/>
        </w:rPr>
        <w:t>.</w:t>
      </w:r>
      <w:r w:rsidR="00C32AE9">
        <w:rPr>
          <w:lang w:val="en-IE"/>
        </w:rPr>
        <w:t xml:space="preserve"> </w:t>
      </w:r>
      <w:r w:rsidR="00643DD6">
        <w:t>However, while</w:t>
      </w:r>
      <w:r w:rsidR="00E203ED">
        <w:t xml:space="preserve"> morphological measures of trophic traits </w:t>
      </w:r>
      <w:r w:rsidR="004F2E84">
        <w:t>can be linked to such</w:t>
      </w:r>
      <w:r w:rsidR="00E203ED">
        <w:t xml:space="preserve"> potential drivers</w:t>
      </w:r>
      <w:r w:rsidR="004F2E84">
        <w:t xml:space="preserve"> </w:t>
      </w:r>
      <w:r w:rsidR="004F2E84">
        <w:rPr>
          <w:noProof/>
          <w:lang w:val="en-IE"/>
        </w:rPr>
        <w:t>(</w:t>
      </w:r>
      <w:hyperlink w:anchor="_ENREF_13" w:tooltip="Albertson, 1999 #100" w:history="1">
        <w:r w:rsidR="004F2E84">
          <w:rPr>
            <w:noProof/>
            <w:lang w:val="en-IE"/>
          </w:rPr>
          <w:t>13</w:t>
        </w:r>
      </w:hyperlink>
      <w:r w:rsidR="004F2E84">
        <w:rPr>
          <w:noProof/>
          <w:lang w:val="en-IE"/>
        </w:rPr>
        <w:t xml:space="preserve">) </w:t>
      </w:r>
      <w:r w:rsidR="0030749B">
        <w:t>it is difficult</w:t>
      </w:r>
      <w:r w:rsidR="00C32AE9">
        <w:t xml:space="preserve"> to</w:t>
      </w:r>
      <w:r w:rsidR="00E203ED">
        <w:t xml:space="preserve"> </w:t>
      </w:r>
      <w:r w:rsidR="00AC6C96">
        <w:t>accurately</w:t>
      </w:r>
      <w:r w:rsidR="00E203ED">
        <w:t xml:space="preserve"> quantify the importance these drivers have on shaping predatory traits.</w:t>
      </w:r>
      <w:r w:rsidR="00AC6C96">
        <w:t xml:space="preserve"> For example, while a change in diet may be associated with a change in jaw or beak morphology, how such morphological changes translate into</w:t>
      </w:r>
      <w:r w:rsidR="00683E8D">
        <w:t xml:space="preserve"> changes in</w:t>
      </w:r>
      <w:r w:rsidR="00AC6C96">
        <w:t xml:space="preserve"> foraging abilities is less clear. </w:t>
      </w:r>
      <w:r w:rsidR="0030749B">
        <w:t xml:space="preserve">Snake venom however offers a system were </w:t>
      </w:r>
      <w:r w:rsidR="00AC6C96">
        <w:t>such foraging</w:t>
      </w:r>
      <w:r w:rsidR="0030749B">
        <w:t xml:space="preserve"> </w:t>
      </w:r>
      <w:r w:rsidR="00AC6C96">
        <w:t xml:space="preserve">capabilities </w:t>
      </w:r>
      <w:r w:rsidR="0030749B">
        <w:t>can be quantified</w:t>
      </w:r>
      <w:r w:rsidR="00C32AE9">
        <w:t xml:space="preserve"> directly</w:t>
      </w:r>
      <w:r w:rsidR="0030749B">
        <w:t xml:space="preserve"> by measuring both </w:t>
      </w:r>
      <w:r w:rsidR="00361274">
        <w:t>venom</w:t>
      </w:r>
      <w:r w:rsidR="00882E9B">
        <w:t xml:space="preserve"> potency, such as </w:t>
      </w:r>
      <w:r w:rsidR="00683E8D">
        <w:t xml:space="preserve">by measuring </w:t>
      </w:r>
      <w:r w:rsidR="00C32AE9">
        <w:t>the median lethal dose</w:t>
      </w:r>
      <w:r w:rsidR="00882E9B">
        <w:t xml:space="preserve"> </w:t>
      </w:r>
      <w:r w:rsidR="00C32AE9">
        <w:t>(</w:t>
      </w:r>
      <w:r w:rsidR="00882E9B">
        <w:t>LD</w:t>
      </w:r>
      <w:r w:rsidR="00882E9B" w:rsidRPr="00FB442B">
        <w:rPr>
          <w:vertAlign w:val="subscript"/>
        </w:rPr>
        <w:t>50</w:t>
      </w:r>
      <w:r w:rsidR="00C32AE9">
        <w:t>),</w:t>
      </w:r>
      <w:r w:rsidR="00882E9B">
        <w:t xml:space="preserve"> and the quantity available. </w:t>
      </w:r>
      <w:r w:rsidR="00FB442B">
        <w:t xml:space="preserve">This direct measure </w:t>
      </w:r>
      <w:r w:rsidR="00520D5C">
        <w:t>of</w:t>
      </w:r>
      <w:r w:rsidR="00AC6C96">
        <w:t xml:space="preserve"> </w:t>
      </w:r>
      <w:r w:rsidR="0099723D">
        <w:t xml:space="preserve">venoms </w:t>
      </w:r>
      <w:r w:rsidR="00520D5C">
        <w:t xml:space="preserve">predatory ability </w:t>
      </w:r>
      <w:r w:rsidR="00AC6C96">
        <w:t xml:space="preserve">allows </w:t>
      </w:r>
      <w:r w:rsidR="0099723D">
        <w:t>it to be compared</w:t>
      </w:r>
      <w:r w:rsidR="00AC6C96">
        <w:t xml:space="preserve"> across ecologically diverse group</w:t>
      </w:r>
      <w:r w:rsidR="0099723D">
        <w:t>s</w:t>
      </w:r>
      <w:r w:rsidR="00AC6C96">
        <w:t xml:space="preserve"> </w:t>
      </w:r>
      <w:r w:rsidR="0099723D">
        <w:t>such as snakes</w:t>
      </w:r>
      <w:r w:rsidR="00AC6C96">
        <w:t xml:space="preserve">, </w:t>
      </w:r>
      <w:r w:rsidR="00F57E94">
        <w:t xml:space="preserve">which have </w:t>
      </w:r>
      <w:r w:rsidR="0099723D">
        <w:t xml:space="preserve">habitats </w:t>
      </w:r>
      <w:r w:rsidR="00AC6C96">
        <w:t>ranging from marine</w:t>
      </w:r>
      <w:r w:rsidR="0099723D">
        <w:t>, arboreal</w:t>
      </w:r>
      <w:r w:rsidR="00F57E94">
        <w:t>,</w:t>
      </w:r>
      <w:r w:rsidR="0099723D">
        <w:t xml:space="preserve"> fossorial and terrestrial and diets ranging from fish eggs to mammals</w:t>
      </w:r>
      <w:r w:rsidR="00AC6C96">
        <w:t xml:space="preserve">. </w:t>
      </w:r>
      <w:r w:rsidR="0099723D">
        <w:t>Such an analysis would not only offer an insight to the</w:t>
      </w:r>
      <w:r w:rsidR="00F57E94">
        <w:t xml:space="preserve"> pattern of venoms capabilities</w:t>
      </w:r>
      <w:r w:rsidR="0099723D">
        <w:t xml:space="preserve"> across snakes but also allow</w:t>
      </w:r>
      <w:r w:rsidR="00F57E94">
        <w:t xml:space="preserve"> </w:t>
      </w:r>
      <w:r w:rsidR="00683E8D">
        <w:t>general large scale patterns</w:t>
      </w:r>
      <w:r w:rsidR="00683E8D">
        <w:t xml:space="preserve"> </w:t>
      </w:r>
      <w:r w:rsidR="00F57E94">
        <w:t>of predatory traits</w:t>
      </w:r>
      <w:r w:rsidR="003118FF">
        <w:t xml:space="preserve"> </w:t>
      </w:r>
      <w:r w:rsidR="00A5017B">
        <w:t>to be tested</w:t>
      </w:r>
      <w:r w:rsidR="00F57E94">
        <w:t>, such as related to predator-prey dynamics and body size scaling</w:t>
      </w:r>
      <w:r w:rsidR="003118FF">
        <w:t xml:space="preserve">. However, to allow such </w:t>
      </w:r>
      <w:r w:rsidR="00F57E94">
        <w:t>large scale analysis across snake species</w:t>
      </w:r>
      <w:r w:rsidR="00A5017B">
        <w:t>,</w:t>
      </w:r>
      <w:r w:rsidR="00F57E94">
        <w:t xml:space="preserve"> </w:t>
      </w:r>
      <w:ins w:id="5" w:author="Kevin Healy" w:date="2017-02-20T12:53:00Z">
        <w:r w:rsidR="000A00F7">
          <w:t>how the</w:t>
        </w:r>
        <w:bookmarkStart w:id="6" w:name="_GoBack"/>
        <w:bookmarkEnd w:id="6"/>
      </w:ins>
    </w:p>
    <w:p w14:paraId="6942708A" w14:textId="1826BF03" w:rsidR="003118FF" w:rsidRDefault="00F57E94" w:rsidP="006A5285">
      <w:pPr>
        <w:spacing w:line="360" w:lineRule="auto"/>
        <w:ind w:firstLine="720"/>
      </w:pPr>
      <w:r>
        <w:t>whether each species venom has evolved to target different prey needs to be accounted</w:t>
      </w:r>
      <w:r w:rsidR="003118FF">
        <w:t>.</w:t>
      </w:r>
    </w:p>
    <w:p w14:paraId="747D2255" w14:textId="1CBB687B" w:rsidR="00E42C37" w:rsidRDefault="00EC0489" w:rsidP="006A5285">
      <w:pPr>
        <w:spacing w:line="360" w:lineRule="auto"/>
        <w:ind w:firstLine="720"/>
      </w:pPr>
      <w:r>
        <w:t>The lethality of</w:t>
      </w:r>
      <w:r w:rsidR="00F57E94">
        <w:t xml:space="preserve"> </w:t>
      </w:r>
      <w:r w:rsidR="00A5017B">
        <w:t>venom</w:t>
      </w:r>
      <w:r>
        <w:t xml:space="preserve"> depend</w:t>
      </w:r>
      <w:r w:rsidR="00A5017B">
        <w:t>s</w:t>
      </w:r>
      <w:r>
        <w:t xml:space="preserve"> on</w:t>
      </w:r>
      <w:r w:rsidR="00A5017B">
        <w:t xml:space="preserve"> several aspects of</w:t>
      </w:r>
      <w:r>
        <w:t xml:space="preserve"> how it was measured, such as whether it was introduced subcutaneously (SC), intravenously (IV) or</w:t>
      </w:r>
      <w:r w:rsidR="00B01333">
        <w:t xml:space="preserve"> using</w:t>
      </w:r>
      <w:r>
        <w:t xml:space="preserve"> other route</w:t>
      </w:r>
      <w:r w:rsidR="00B01333">
        <w:t xml:space="preserve">s </w:t>
      </w:r>
      <w:r w:rsidR="00B01333">
        <w:fldChar w:fldCharType="begin"/>
      </w:r>
      <w:r w:rsidR="00E42C37">
        <w:instrText xml:space="preserve"> ADDIN EN.CITE &lt;EndNote&gt;&lt;Cite&gt;&lt;Author&gt;Oukkache&lt;/Author&gt;&lt;Year&gt;2014&lt;/Year&gt;&lt;RecNum&gt;209&lt;/RecNum&gt;&lt;DisplayText&gt;(23)&lt;/DisplayText&gt;&lt;record&gt;&lt;rec-number&gt;209&lt;/rec-number&gt;&lt;foreign-keys&gt;&lt;key app="EN" db-id="ax5t9ztwnxe5f8edetnp2tzne0aaff55ftr5" timestamp="1487347536"&gt;209&lt;/key&gt;&lt;/foreign-keys&gt;&lt;ref-type name="Journal Article"&gt;17&lt;/ref-type&gt;&lt;contributors&gt;&lt;authors&gt;&lt;author&gt;Oukkache, Naoual&lt;/author&gt;&lt;author&gt;Jaoudi, Rachid El&lt;/author&gt;&lt;author&gt;Ghalim, Noreddine&lt;/author&gt;&lt;author&gt;Chgoury, Fatima&lt;/author&gt;&lt;author&gt;Bouhaouala, Balkiss&lt;/author&gt;&lt;author&gt;Mdaghri, Naima El&lt;/author&gt;&lt;author&gt;Sabatier, Jean-Marc&lt;/author&gt;&lt;/authors&gt;&lt;/contributors&gt;&lt;titles&gt;&lt;title&gt;Evaluation of the lethal potency of scorpion and snake venoms and comparison between intraperitoneal and intravenous injection routes&lt;/title&gt;&lt;secondary-title&gt;Toxins&lt;/secondary-title&gt;&lt;/titles&gt;&lt;periodical&gt;&lt;full-title&gt;Toxins&lt;/full-title&gt;&lt;/periodical&gt;&lt;pages&gt;1873-1881&lt;/pages&gt;&lt;volume&gt;6&lt;/volume&gt;&lt;number&gt;6&lt;/number&gt;&lt;dates&gt;&lt;year&gt;2014&lt;/year&gt;&lt;/dates&gt;&lt;urls&gt;&lt;/urls&gt;&lt;/record&gt;&lt;/Cite&gt;&lt;/EndNote&gt;</w:instrText>
      </w:r>
      <w:r w:rsidR="00B01333">
        <w:fldChar w:fldCharType="separate"/>
      </w:r>
      <w:r w:rsidR="00E42C37">
        <w:rPr>
          <w:noProof/>
        </w:rPr>
        <w:t>(</w:t>
      </w:r>
      <w:hyperlink w:anchor="_ENREF_23" w:tooltip="Oukkache, 2014 #209" w:history="1">
        <w:r w:rsidR="00BC5AB5">
          <w:rPr>
            <w:noProof/>
          </w:rPr>
          <w:t>23</w:t>
        </w:r>
      </w:hyperlink>
      <w:r w:rsidR="00E42C37">
        <w:rPr>
          <w:noProof/>
        </w:rPr>
        <w:t>)</w:t>
      </w:r>
      <w:r w:rsidR="00B01333">
        <w:fldChar w:fldCharType="end"/>
      </w:r>
      <w:r>
        <w:t xml:space="preserve">. However, the importance of the identity of the prey used to measure venom potency has been a long standing debate in the field </w:t>
      </w:r>
      <w:r w:rsidR="000108ED">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0108ED">
        <w:fldChar w:fldCharType="separate"/>
      </w:r>
      <w:r w:rsidR="00E42C37">
        <w:rPr>
          <w:noProof/>
        </w:rPr>
        <w:t>(</w:t>
      </w:r>
      <w:hyperlink w:anchor="_ENREF_9" w:tooltip="Sasa, 1999 #3" w:history="1">
        <w:r w:rsidR="00BC5AB5">
          <w:rPr>
            <w:noProof/>
          </w:rPr>
          <w:t>9-11</w:t>
        </w:r>
      </w:hyperlink>
      <w:r w:rsidR="00E42C37">
        <w:rPr>
          <w:noProof/>
        </w:rPr>
        <w:t>)</w:t>
      </w:r>
      <w:r w:rsidR="000108ED">
        <w:fldChar w:fldCharType="end"/>
      </w:r>
      <w:r>
        <w:t>.</w:t>
      </w:r>
      <w:r w:rsidR="00C87AF5">
        <w:t xml:space="preserve"> From a</w:t>
      </w:r>
      <w:r>
        <w:t xml:space="preserve"> trophic ecological and </w:t>
      </w:r>
      <w:r w:rsidR="00C87AF5">
        <w:t>evolutionary</w:t>
      </w:r>
      <w:r>
        <w:t xml:space="preserve"> </w:t>
      </w:r>
      <w:r w:rsidR="00C87AF5">
        <w:t>perspective,</w:t>
      </w:r>
      <w:r>
        <w:t xml:space="preserve"> it would be expected that snake venom would be selected </w:t>
      </w:r>
      <w:r w:rsidR="00C87AF5">
        <w:t>to have</w:t>
      </w:r>
      <w:r>
        <w:t xml:space="preserve"> </w:t>
      </w:r>
      <w:r w:rsidR="00C87AF5">
        <w:t>higher</w:t>
      </w:r>
      <w:r>
        <w:t xml:space="preserve"> potencies</w:t>
      </w:r>
      <w:r w:rsidR="00C87AF5">
        <w:t xml:space="preserve"> towards common target species, such as those found within its diet. Such pre</w:t>
      </w:r>
      <w:r w:rsidR="00A5017B">
        <w:t>y</w:t>
      </w:r>
      <w:r w:rsidR="00C87AF5">
        <w:t>-specific venoms would</w:t>
      </w:r>
      <w:r w:rsidR="000108ED">
        <w:t xml:space="preserve"> hence be expected to</w:t>
      </w:r>
      <w:r w:rsidR="00C87AF5">
        <w:t xml:space="preserve"> result in</w:t>
      </w:r>
      <w:r w:rsidR="000108ED">
        <w:t xml:space="preserve"> underestimate of the potency of venoms in </w:t>
      </w:r>
      <w:r w:rsidR="00C87AF5">
        <w:t xml:space="preserve">species which target </w:t>
      </w:r>
      <w:r w:rsidR="000108ED">
        <w:t>non-</w:t>
      </w:r>
      <w:r w:rsidR="00C87AF5">
        <w:t>mammal prey as mice are typically used to measure within laboratory settings</w:t>
      </w:r>
      <w:r w:rsidR="00B0400E">
        <w:t xml:space="preserve"> </w:t>
      </w:r>
      <w:r w:rsidR="000108ED">
        <w:fldChar w:fldCharType="begin"/>
      </w:r>
      <w:r w:rsidR="00E42C37">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0108ED">
        <w:fldChar w:fldCharType="separate"/>
      </w:r>
      <w:r w:rsidR="00E42C37">
        <w:rPr>
          <w:noProof/>
        </w:rPr>
        <w:t>(</w:t>
      </w:r>
      <w:hyperlink w:anchor="_ENREF_6" w:tooltip="da Silva, 2001 #7" w:history="1">
        <w:r w:rsidR="00BC5AB5">
          <w:rPr>
            <w:noProof/>
          </w:rPr>
          <w:t>6</w:t>
        </w:r>
      </w:hyperlink>
      <w:r w:rsidR="00E42C37">
        <w:rPr>
          <w:noProof/>
        </w:rPr>
        <w:t>)</w:t>
      </w:r>
      <w:r w:rsidR="000108ED">
        <w:fldChar w:fldCharType="end"/>
      </w:r>
      <w:r w:rsidR="00C87AF5">
        <w:t xml:space="preserve">. However, while such </w:t>
      </w:r>
      <w:r w:rsidR="00C87AF5">
        <w:rPr>
          <w:lang w:val="en-IE"/>
        </w:rPr>
        <w:t>prey-specific venoms have been demonstrated in</w:t>
      </w:r>
      <w:r w:rsidR="00C87AF5" w:rsidRPr="00CF7D1F">
        <w:rPr>
          <w:lang w:val="en-IE"/>
        </w:rPr>
        <w:t xml:space="preserve"> </w:t>
      </w:r>
      <w:r w:rsidR="00C87AF5" w:rsidRPr="00CF7D1F">
        <w:t xml:space="preserve">Malayan </w:t>
      </w:r>
      <w:proofErr w:type="spellStart"/>
      <w:r w:rsidR="00C87AF5" w:rsidRPr="00CF7D1F">
        <w:t>pitviper</w:t>
      </w:r>
      <w:r w:rsidR="00C87AF5">
        <w:t>s</w:t>
      </w:r>
      <w:proofErr w:type="spellEnd"/>
      <w:r w:rsidR="00C87AF5">
        <w:t xml:space="preserve"> </w:t>
      </w:r>
      <w:r w:rsidR="00C87AF5">
        <w:fldChar w:fldCharType="begin"/>
      </w:r>
      <w:r w:rsidR="00E42C37">
        <w:instrText xml:space="preserve"> ADDIN EN.CITE &lt;EndNote&gt;&lt;Cite&gt;&lt;Author&gt;Daltry&lt;/Author&gt;&lt;Year&gt;1996&lt;/Year&gt;&lt;RecNum&gt;8&lt;/RecNum&gt;&lt;DisplayText&gt;(7)&lt;/DisplayText&gt;&lt;record&gt;&lt;rec-number&gt;8&lt;/rec-number&gt;&lt;foreign-keys&gt;&lt;key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Cite&gt;&lt;Author&gt;Daltry&lt;/Author&gt;&lt;Year&gt;1996&lt;/Year&gt;&lt;RecNum&gt;8&lt;/RecNum&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EndNote&gt;</w:instrText>
      </w:r>
      <w:r w:rsidR="00C87AF5">
        <w:fldChar w:fldCharType="separate"/>
      </w:r>
      <w:r w:rsidR="00E42C37">
        <w:rPr>
          <w:noProof/>
        </w:rPr>
        <w:t>(</w:t>
      </w:r>
      <w:hyperlink w:anchor="_ENREF_7" w:tooltip="Daltry, 1996 #8" w:history="1">
        <w:r w:rsidR="00BC5AB5">
          <w:rPr>
            <w:noProof/>
          </w:rPr>
          <w:t>7</w:t>
        </w:r>
      </w:hyperlink>
      <w:r w:rsidR="00E42C37">
        <w:rPr>
          <w:noProof/>
        </w:rPr>
        <w:t>)</w:t>
      </w:r>
      <w:r w:rsidR="00C87AF5">
        <w:fldChar w:fldCharType="end"/>
      </w:r>
      <w:r w:rsidR="00C87AF5" w:rsidRPr="00CF7D1F">
        <w:t xml:space="preserve">, coral snakes </w:t>
      </w:r>
      <w:r w:rsidR="00C87AF5" w:rsidRPr="00CF7D1F">
        <w:fldChar w:fldCharType="begin"/>
      </w:r>
      <w:r w:rsidR="00E42C37">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C87AF5" w:rsidRPr="00CF7D1F">
        <w:fldChar w:fldCharType="separate"/>
      </w:r>
      <w:r w:rsidR="00E42C37">
        <w:rPr>
          <w:noProof/>
        </w:rPr>
        <w:t>(</w:t>
      </w:r>
      <w:hyperlink w:anchor="_ENREF_6" w:tooltip="da Silva, 2001 #7" w:history="1">
        <w:r w:rsidR="00BC5AB5">
          <w:rPr>
            <w:noProof/>
          </w:rPr>
          <w:t>6</w:t>
        </w:r>
      </w:hyperlink>
      <w:r w:rsidR="00E42C37">
        <w:rPr>
          <w:noProof/>
        </w:rPr>
        <w:t>)</w:t>
      </w:r>
      <w:r w:rsidR="00C87AF5" w:rsidRPr="00CF7D1F">
        <w:fldChar w:fldCharType="end"/>
      </w:r>
      <w:r w:rsidR="00C87AF5">
        <w:t>,</w:t>
      </w:r>
      <w:r w:rsidR="00C87AF5" w:rsidRPr="00CF7D1F">
        <w:t xml:space="preserve"> the viper genus </w:t>
      </w:r>
      <w:proofErr w:type="spellStart"/>
      <w:r w:rsidR="00C87AF5" w:rsidRPr="00CF7D1F">
        <w:rPr>
          <w:i/>
        </w:rPr>
        <w:t>Echis</w:t>
      </w:r>
      <w:proofErr w:type="spellEnd"/>
      <w:r w:rsidR="00C87AF5" w:rsidRPr="00CF7D1F">
        <w:t xml:space="preserve"> </w:t>
      </w:r>
      <w:r w:rsidR="00C87AF5" w:rsidRPr="00CF7D1F">
        <w:fldChar w:fldCharType="begin"/>
      </w:r>
      <w:r w:rsidR="00E42C37">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C87AF5" w:rsidRPr="00CF7D1F">
        <w:fldChar w:fldCharType="separate"/>
      </w:r>
      <w:r w:rsidR="00E42C37">
        <w:rPr>
          <w:noProof/>
        </w:rPr>
        <w:t>(</w:t>
      </w:r>
      <w:hyperlink w:anchor="_ENREF_5" w:tooltip="Barlow, 2009 #2" w:history="1">
        <w:r w:rsidR="00BC5AB5">
          <w:rPr>
            <w:noProof/>
          </w:rPr>
          <w:t>5</w:t>
        </w:r>
      </w:hyperlink>
      <w:r w:rsidR="00E42C37">
        <w:rPr>
          <w:noProof/>
        </w:rPr>
        <w:t>)</w:t>
      </w:r>
      <w:r w:rsidR="00C87AF5" w:rsidRPr="00CF7D1F">
        <w:fldChar w:fldCharType="end"/>
      </w:r>
      <w:r w:rsidR="00C87AF5">
        <w:t>,</w:t>
      </w:r>
      <w:r w:rsidR="00C87AF5" w:rsidRPr="00CF7D1F">
        <w:t xml:space="preserve"> saw</w:t>
      </w:r>
      <w:r w:rsidR="00C87AF5">
        <w:t>-</w:t>
      </w:r>
      <w:r w:rsidR="00C87AF5" w:rsidRPr="00CF7D1F">
        <w:t xml:space="preserve">scaled vipers </w:t>
      </w:r>
      <w:r w:rsidR="00C87AF5" w:rsidRPr="00CF7D1F">
        <w:fldChar w:fldCharType="begin"/>
      </w:r>
      <w:r w:rsidR="00E42C37">
        <w:instrText xml:space="preserve"> ADDIN EN.CITE &lt;EndNote&gt;&lt;Cite&gt;&lt;Author&gt;Richards&lt;/Author&gt;&lt;Year&gt;2012&lt;/Year&gt;&lt;RecNum&gt;12&lt;/RecNum&gt;&lt;DisplayText&gt;(24)&lt;/DisplayText&gt;&lt;record&gt;&lt;rec-number&gt;12&lt;/rec-number&gt;&lt;foreign-keys&gt;&lt;key app="EN" db-id="ax5t9ztwnxe5f8edetnp2tzne0aaff55ftr5" timestamp="1457304590"&gt;12&lt;/key&gt;&lt;/foreign-keys&gt;&lt;ref-type name="Journal Article"&gt;17&lt;/ref-type&gt;&lt;contributors&gt;&lt;authors&gt;&lt;author&gt;Richards, DP&lt;/author&gt;&lt;author&gt;Barlow, A&lt;/author&gt;&lt;author&gt;Wüster, Wolfgang&lt;/author&gt;&lt;/authors&gt;&lt;/contributors&gt;&lt;titles&gt;&lt;title&gt;Venom lethality and diet: differential responses of natural prey and model organisms to the venom of the saw-scaled vipers (Echis)&lt;/title&gt;&lt;secondary-title&gt;Toxicon&lt;/secondary-title&gt;&lt;/titles&gt;&lt;periodical&gt;&lt;full-title&gt;Toxicon&lt;/full-title&gt;&lt;/periodical&gt;&lt;pages&gt;110-116&lt;/pages&gt;&lt;volume&gt;59&lt;/volume&gt;&lt;number&gt;1&lt;/number&gt;&lt;dates&gt;&lt;year&gt;2012&lt;/year&gt;&lt;/dates&gt;&lt;isbn&gt;0041-0101&lt;/isbn&gt;&lt;urls&gt;&lt;/urls&gt;&lt;/record&gt;&lt;/Cite&gt;&lt;/EndNote&gt;</w:instrText>
      </w:r>
      <w:r w:rsidR="00C87AF5" w:rsidRPr="00CF7D1F">
        <w:fldChar w:fldCharType="separate"/>
      </w:r>
      <w:r w:rsidR="00E42C37">
        <w:rPr>
          <w:noProof/>
        </w:rPr>
        <w:t>(</w:t>
      </w:r>
      <w:hyperlink w:anchor="_ENREF_24" w:tooltip="Richards, 2012 #12" w:history="1">
        <w:r w:rsidR="00BC5AB5">
          <w:rPr>
            <w:noProof/>
          </w:rPr>
          <w:t>24</w:t>
        </w:r>
      </w:hyperlink>
      <w:r w:rsidR="00E42C37">
        <w:rPr>
          <w:noProof/>
        </w:rPr>
        <w:t>)</w:t>
      </w:r>
      <w:r w:rsidR="00C87AF5" w:rsidRPr="00CF7D1F">
        <w:fldChar w:fldCharType="end"/>
      </w:r>
      <w:r w:rsidR="00C87AF5">
        <w:t xml:space="preserve"> and insect eating </w:t>
      </w:r>
      <w:r w:rsidR="00C87AF5">
        <w:rPr>
          <w:i/>
        </w:rPr>
        <w:t xml:space="preserve">Pelias </w:t>
      </w:r>
      <w:r w:rsidR="00C87AF5">
        <w:t xml:space="preserve">vipers </w:t>
      </w:r>
      <w:r w:rsidR="00C87AF5">
        <w:fldChar w:fldCharType="begin"/>
      </w:r>
      <w:r w:rsidR="00E42C37">
        <w:instrText xml:space="preserve"> ADDIN EN.CITE &lt;EndNote&gt;&lt;Cite&gt;&lt;Author&gt;Starkov&lt;/Author&gt;&lt;Year&gt;2007&lt;/Year&gt;&lt;RecNum&gt;116&lt;/RecNum&gt;&lt;DisplayText&gt;(8)&lt;/DisplayText&gt;&lt;record&gt;&lt;rec-number&gt;116&lt;/rec-number&gt;&lt;foreign-keys&gt;&lt;key app="EN" db-id="ax5t9ztwnxe5f8edetnp2tzne0aaff55ftr5" timestamp="1469459417"&gt;116&lt;/key&gt;&lt;/foreign-keys&gt;&lt;ref-type name="Journal Article"&gt;17&lt;/ref-type&gt;&lt;contributors&gt;&lt;authors&gt;&lt;author&gt;Starkov, Vladislav G&lt;/author&gt;&lt;author&gt;Osipov, Alexey V&lt;/author&gt;&lt;author&gt;Utkin, Yuri N&lt;/author&gt;&lt;/authors&gt;&lt;/contributors&gt;&lt;titles&gt;&lt;title&gt;Toxicity of venoms from vipers of Pelias group to crickets Gryllus assimilis and its relation to snake entomophagy&lt;/title&gt;&lt;secondary-title&gt;Toxicon&lt;/secondary-title&gt;&lt;/titles&gt;&lt;periodical&gt;&lt;full-title&gt;Toxicon&lt;/full-title&gt;&lt;/periodical&gt;&lt;pages&gt;995-1001&lt;/pages&gt;&lt;volume&gt;49&lt;/volume&gt;&lt;number&gt;7&lt;/number&gt;&lt;dates&gt;&lt;year&gt;2007&lt;/year&gt;&lt;/dates&gt;&lt;isbn&gt;0041-0101&lt;/isbn&gt;&lt;urls&gt;&lt;/urls&gt;&lt;/record&gt;&lt;/Cite&gt;&lt;/EndNote&gt;</w:instrText>
      </w:r>
      <w:r w:rsidR="00C87AF5">
        <w:fldChar w:fldCharType="separate"/>
      </w:r>
      <w:r w:rsidR="00E42C37">
        <w:rPr>
          <w:noProof/>
        </w:rPr>
        <w:t>(</w:t>
      </w:r>
      <w:hyperlink w:anchor="_ENREF_8" w:tooltip="Starkov, 2007 #116" w:history="1">
        <w:r w:rsidR="00BC5AB5">
          <w:rPr>
            <w:noProof/>
          </w:rPr>
          <w:t>8</w:t>
        </w:r>
      </w:hyperlink>
      <w:r w:rsidR="00E42C37">
        <w:rPr>
          <w:noProof/>
        </w:rPr>
        <w:t>)</w:t>
      </w:r>
      <w:r w:rsidR="00C87AF5">
        <w:fldChar w:fldCharType="end"/>
      </w:r>
      <w:r w:rsidR="00C87AF5">
        <w:t xml:space="preserve">, other cases have found either no relationship between prey and venom </w:t>
      </w:r>
      <w:r w:rsidR="006C58C6">
        <w:t>lethality</w:t>
      </w:r>
      <w:r w:rsidR="00C87AF5">
        <w:t xml:space="preserve"> </w:t>
      </w:r>
      <w:r w:rsidR="000108ED">
        <w:fldChar w:fldCharType="begin"/>
      </w:r>
      <w:r w:rsidR="00E42C37">
        <w:instrText xml:space="preserve"> ADDIN EN.CITE &lt;EndNote&gt;&lt;Cite&gt;&lt;Author&gt;Williams&lt;/Author&gt;&lt;Year&gt;1988&lt;/Year&gt;&lt;RecNum&gt;23&lt;/RecNum&gt;&lt;DisplayText&gt;(25)&lt;/DisplayText&gt;&lt;record&gt;&lt;rec-number&gt;23&lt;/rec-number&gt;&lt;foreign-keys&gt;&lt;key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0108ED">
        <w:fldChar w:fldCharType="separate"/>
      </w:r>
      <w:r w:rsidR="00E42C37">
        <w:rPr>
          <w:noProof/>
        </w:rPr>
        <w:t>(</w:t>
      </w:r>
      <w:hyperlink w:anchor="_ENREF_25" w:tooltip="Williams, 1988 #23" w:history="1">
        <w:r w:rsidR="00BC5AB5">
          <w:rPr>
            <w:noProof/>
          </w:rPr>
          <w:t>25</w:t>
        </w:r>
      </w:hyperlink>
      <w:r w:rsidR="00E42C37">
        <w:rPr>
          <w:noProof/>
        </w:rPr>
        <w:t>)</w:t>
      </w:r>
      <w:r w:rsidR="000108ED">
        <w:fldChar w:fldCharType="end"/>
      </w:r>
      <w:r w:rsidR="00C87AF5">
        <w:t xml:space="preserve"> or a reverse case were common prey items have </w:t>
      </w:r>
      <w:r w:rsidR="006C58C6">
        <w:t>seemly</w:t>
      </w:r>
      <w:r w:rsidR="00C87AF5">
        <w:t xml:space="preserve"> </w:t>
      </w:r>
      <w:r w:rsidR="006C58C6">
        <w:t>evolved</w:t>
      </w:r>
      <w:r w:rsidR="00C87AF5">
        <w:t xml:space="preserve"> resistance towards their predators venoms</w:t>
      </w:r>
      <w:r w:rsidR="000108ED">
        <w:t xml:space="preserve">, such as potentially </w:t>
      </w:r>
      <w:r w:rsidR="000108ED">
        <w:lastRenderedPageBreak/>
        <w:t xml:space="preserve">the cases of opossums and </w:t>
      </w:r>
      <w:proofErr w:type="spellStart"/>
      <w:r w:rsidR="000108ED">
        <w:t>neotropical</w:t>
      </w:r>
      <w:proofErr w:type="spellEnd"/>
      <w:r w:rsidR="000108ED">
        <w:t xml:space="preserve"> </w:t>
      </w:r>
      <w:proofErr w:type="spellStart"/>
      <w:r w:rsidR="000108ED">
        <w:t>pitvipers</w:t>
      </w:r>
      <w:proofErr w:type="spellEnd"/>
      <w:r w:rsidR="000108ED">
        <w:t xml:space="preserve"> </w:t>
      </w:r>
      <w:r w:rsidR="000108ED">
        <w:fldChar w:fldCharType="begin"/>
      </w:r>
      <w:r w:rsidR="00E42C37">
        <w:instrText xml:space="preserve"> ADDIN EN.CITE &lt;EndNote&gt;&lt;Cite&gt;&lt;Author&gt;Voss&lt;/Author&gt;&lt;Year&gt;2013&lt;/Year&gt;&lt;RecNum&gt;6&lt;/RecNum&gt;&lt;DisplayText&gt;(26)&lt;/DisplayText&gt;&lt;record&gt;&lt;rec-number&gt;6&lt;/rec-number&gt;&lt;foreign-keys&gt;&lt;key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0108ED">
        <w:fldChar w:fldCharType="separate"/>
      </w:r>
      <w:r w:rsidR="00E42C37">
        <w:rPr>
          <w:noProof/>
        </w:rPr>
        <w:t>(</w:t>
      </w:r>
      <w:hyperlink w:anchor="_ENREF_26" w:tooltip="Voss, 2013 #6" w:history="1">
        <w:r w:rsidR="00BC5AB5">
          <w:rPr>
            <w:noProof/>
          </w:rPr>
          <w:t>26</w:t>
        </w:r>
      </w:hyperlink>
      <w:r w:rsidR="00E42C37">
        <w:rPr>
          <w:noProof/>
        </w:rPr>
        <w:t>)</w:t>
      </w:r>
      <w:r w:rsidR="000108ED">
        <w:fldChar w:fldCharType="end"/>
      </w:r>
      <w:r w:rsidR="000108ED">
        <w:t xml:space="preserve"> and in sea snakes and eels </w:t>
      </w:r>
      <w:r w:rsidR="000108ED">
        <w:fldChar w:fldCharType="begin"/>
      </w:r>
      <w:r w:rsidR="00E42C37">
        <w:instrText xml:space="preserve"> ADDIN EN.CITE &lt;EndNote&gt;&lt;Cite&gt;&lt;Author&gt;Heatwole&lt;/Author&gt;&lt;Year&gt;1995&lt;/Year&gt;&lt;RecNum&gt;25&lt;/RecNum&gt;&lt;DisplayText&gt;(27)&lt;/DisplayText&gt;&lt;record&gt;&lt;rec-number&gt;25&lt;/rec-number&gt;&lt;foreign-keys&gt;&lt;key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EndNote&gt;</w:instrText>
      </w:r>
      <w:r w:rsidR="000108ED">
        <w:fldChar w:fldCharType="separate"/>
      </w:r>
      <w:r w:rsidR="00E42C37">
        <w:rPr>
          <w:noProof/>
        </w:rPr>
        <w:t>(</w:t>
      </w:r>
      <w:hyperlink w:anchor="_ENREF_27" w:tooltip="Heatwole, 1995 #25" w:history="1">
        <w:r w:rsidR="00BC5AB5">
          <w:rPr>
            <w:noProof/>
          </w:rPr>
          <w:t>27</w:t>
        </w:r>
      </w:hyperlink>
      <w:r w:rsidR="00E42C37">
        <w:rPr>
          <w:noProof/>
        </w:rPr>
        <w:t>)</w:t>
      </w:r>
      <w:r w:rsidR="000108ED">
        <w:fldChar w:fldCharType="end"/>
      </w:r>
      <w:r w:rsidR="00C87AF5">
        <w:t xml:space="preserve">. Here we use a measure of </w:t>
      </w:r>
      <w:r w:rsidR="006C58C6">
        <w:t>the evolutionary distanc</w:t>
      </w:r>
      <w:r w:rsidR="00B0400E">
        <w:t>e between the prey groups found within a snake species diet and the animal model used to measure its LD</w:t>
      </w:r>
      <w:r w:rsidR="00B0400E" w:rsidRPr="00796631">
        <w:rPr>
          <w:vertAlign w:val="subscript"/>
        </w:rPr>
        <w:t>50</w:t>
      </w:r>
      <w:r w:rsidR="00B0400E">
        <w:t xml:space="preserve"> to account for these potential predator-prey dynamics. This</w:t>
      </w:r>
      <w:r w:rsidR="00AA641B">
        <w:t xml:space="preserve"> measure of evolutionary distance between test and intended target species </w:t>
      </w:r>
      <w:r w:rsidR="00B0400E">
        <w:t xml:space="preserve">will not only allow for </w:t>
      </w:r>
      <w:r w:rsidR="00AA641B">
        <w:t xml:space="preserve">comparison </w:t>
      </w:r>
      <w:r w:rsidR="000108ED">
        <w:t xml:space="preserve">of venoms across </w:t>
      </w:r>
      <w:r w:rsidR="00AA641B">
        <w:t xml:space="preserve">snakes but also acts as a test of </w:t>
      </w:r>
      <w:r w:rsidR="00ED1CDA">
        <w:t xml:space="preserve">various predicted </w:t>
      </w:r>
      <w:r w:rsidR="00E42C37">
        <w:t xml:space="preserve">outcomes relating to </w:t>
      </w:r>
      <w:r w:rsidR="00AA641B">
        <w:t>predator</w:t>
      </w:r>
      <w:r w:rsidR="00ED1CDA">
        <w:t>-</w:t>
      </w:r>
      <w:r w:rsidR="00AA641B">
        <w:t>prey dynamics (Figure 2).</w:t>
      </w:r>
    </w:p>
    <w:p w14:paraId="08133333" w14:textId="1891E72A" w:rsidR="00986A57" w:rsidRDefault="00E42C37" w:rsidP="00BC5AB5">
      <w:pPr>
        <w:spacing w:line="360" w:lineRule="auto"/>
        <w:ind w:firstLine="720"/>
      </w:pPr>
      <w:r>
        <w:t xml:space="preserve">Perhaps the simplest </w:t>
      </w:r>
      <w:r w:rsidR="00583884">
        <w:t xml:space="preserve">yet </w:t>
      </w:r>
      <w:r>
        <w:t xml:space="preserve">most debated prediction relating to the role of predator-prey dynamics in the evolution of venom potency is that </w:t>
      </w:r>
      <w:r w:rsidR="00583884">
        <w:t>of the overkill hypothesis</w:t>
      </w:r>
      <w:r w:rsidR="00986A57">
        <w:t xml:space="preserve"> </w:t>
      </w:r>
      <w:r w:rsidR="00986A57">
        <w:fldChar w:fldCharType="begin"/>
      </w:r>
      <w:r w:rsidR="00986A57">
        <w:instrText xml:space="preserve"> ADDIN EN.CITE &lt;EndNote&gt;&lt;Cite&gt;&lt;Author&gt;Sasa&lt;/Author&gt;&lt;Year&gt;1999&lt;/Year&gt;&lt;RecNum&gt;3&lt;/RecNum&gt;&lt;DisplayText&gt;(9, 10)&lt;/DisplayText&gt;&lt;record&gt;&lt;rec-number&gt;3&lt;/rec-number&gt;&lt;foreign-keys&gt;&lt;key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Cite&gt;&lt;Author&gt;Mebs&lt;/Author&gt;&lt;Year&gt;2001&lt;/Year&gt;&lt;RecNum&gt;4&lt;/RecNum&gt;&lt;record&gt;&lt;rec-number&gt;4&lt;/rec-number&gt;&lt;foreign-keys&gt;&lt;key app="EN" db-id="ax5t9ztwnxe5f8edetnp2tzne0aaff55ftr5" timestamp="1457287058"&gt;4&lt;/key&gt;&lt;/foreign-keys&gt;&lt;ref-type name="Journal Article"&gt;17&lt;/ref-type&gt;&lt;contributors&gt;&lt;authors&gt;&lt;author&gt;Mebs, Dietrich&lt;/author&gt;&lt;/authors&gt;&lt;/contributors&gt;&lt;titles&gt;&lt;title&gt;Toxicity in animals. Trends in evolution?&lt;/title&gt;&lt;secondary-title&gt;Toxicon&lt;/secondary-title&gt;&lt;/titles&gt;&lt;periodical&gt;&lt;full-title&gt;Toxicon&lt;/full-title&gt;&lt;/periodical&gt;&lt;pages&gt;87-96&lt;/pages&gt;&lt;volume&gt;39&lt;/volume&gt;&lt;number&gt;1&lt;/number&gt;&lt;dates&gt;&lt;year&gt;2001&lt;/year&gt;&lt;/dates&gt;&lt;isbn&gt;0041-0101&lt;/isbn&gt;&lt;urls&gt;&lt;/urls&gt;&lt;/record&gt;&lt;/Cite&gt;&lt;/EndNote&gt;</w:instrText>
      </w:r>
      <w:r w:rsidR="00986A57">
        <w:fldChar w:fldCharType="separate"/>
      </w:r>
      <w:r w:rsidR="00986A57">
        <w:rPr>
          <w:noProof/>
        </w:rPr>
        <w:t>(</w:t>
      </w:r>
      <w:hyperlink w:anchor="_ENREF_9" w:tooltip="Sasa, 1999 #3" w:history="1">
        <w:r w:rsidR="00BC5AB5">
          <w:rPr>
            <w:noProof/>
          </w:rPr>
          <w:t>9</w:t>
        </w:r>
      </w:hyperlink>
      <w:r w:rsidR="00986A57">
        <w:rPr>
          <w:noProof/>
        </w:rPr>
        <w:t xml:space="preserve">, </w:t>
      </w:r>
      <w:hyperlink w:anchor="_ENREF_10" w:tooltip="Mebs, 2001 #4" w:history="1">
        <w:r w:rsidR="00BC5AB5">
          <w:rPr>
            <w:noProof/>
          </w:rPr>
          <w:t>10</w:t>
        </w:r>
      </w:hyperlink>
      <w:r w:rsidR="00986A57">
        <w:rPr>
          <w:noProof/>
        </w:rPr>
        <w:t>)</w:t>
      </w:r>
      <w:r w:rsidR="00986A57">
        <w:fldChar w:fldCharType="end"/>
      </w:r>
      <w:r>
        <w:t xml:space="preserve">. This </w:t>
      </w:r>
      <w:r w:rsidR="00583884">
        <w:t>hypothesis</w:t>
      </w:r>
      <w:r>
        <w:t xml:space="preserve"> </w:t>
      </w:r>
      <w:r w:rsidR="006C58C6">
        <w:t xml:space="preserve">posits that venom </w:t>
      </w:r>
      <w:r w:rsidR="00796631">
        <w:t xml:space="preserve">typically </w:t>
      </w:r>
      <w:r w:rsidR="006C58C6">
        <w:t>evolve</w:t>
      </w:r>
      <w:r w:rsidR="00796631">
        <w:t>s</w:t>
      </w:r>
      <w:r w:rsidR="006C58C6">
        <w:t xml:space="preserve"> </w:t>
      </w:r>
      <w:r w:rsidR="00796631">
        <w:t xml:space="preserve">levels of </w:t>
      </w:r>
      <w:r w:rsidR="00FB3AB3">
        <w:t>lethality</w:t>
      </w:r>
      <w:r w:rsidR="006C58C6">
        <w:t xml:space="preserve"> so far in excess of </w:t>
      </w:r>
      <w:r w:rsidR="00796631">
        <w:t xml:space="preserve">trophic </w:t>
      </w:r>
      <w:r w:rsidR="00FB3AB3">
        <w:t>requirements</w:t>
      </w:r>
      <w:r w:rsidR="006C58C6">
        <w:t xml:space="preserve"> that</w:t>
      </w:r>
      <w:r w:rsidR="00986A57">
        <w:t xml:space="preserve"> any</w:t>
      </w:r>
      <w:r w:rsidR="006C58C6">
        <w:t xml:space="preserve"> potential pr</w:t>
      </w:r>
      <w:r w:rsidR="00FB3AB3">
        <w:t xml:space="preserve">edator-prey dynamics play a minor role in </w:t>
      </w:r>
      <w:r>
        <w:t>further</w:t>
      </w:r>
      <w:r w:rsidR="00986A57">
        <w:t xml:space="preserve"> potency</w:t>
      </w:r>
      <w:r>
        <w:t xml:space="preserve"> </w:t>
      </w:r>
      <w:r w:rsidR="00FB3AB3">
        <w:t>evolution (</w:t>
      </w:r>
      <w:r>
        <w:t>Figure 2</w:t>
      </w:r>
      <w:r w:rsidR="00FB3AB3">
        <w:t>).</w:t>
      </w:r>
      <w:r w:rsidR="00986A57">
        <w:t xml:space="preserve"> </w:t>
      </w:r>
      <w:r w:rsidR="00583884">
        <w:t>However, w</w:t>
      </w:r>
      <w:r w:rsidR="00986A57">
        <w:t xml:space="preserve">hile this hypothesis may hold for exceptionally potency venoms, many species show intermediate level of lethality (Figure 1). Moreover, the alternative hypothesis that venom potency is selected </w:t>
      </w:r>
      <w:r w:rsidR="00704222">
        <w:t xml:space="preserve">towards common </w:t>
      </w:r>
      <w:r w:rsidR="00986A57">
        <w:t xml:space="preserve">prey species, has </w:t>
      </w:r>
      <w:r w:rsidR="00583884">
        <w:t xml:space="preserve">gained support </w:t>
      </w:r>
      <w:r w:rsidR="00986A57">
        <w:t>by</w:t>
      </w:r>
      <w:r w:rsidR="00583884">
        <w:t xml:space="preserve"> the</w:t>
      </w:r>
      <w:r w:rsidR="00986A57">
        <w:t xml:space="preserve"> several cases of snake species displaying such prey-specific venom since this initial debate</w:t>
      </w:r>
      <w:r w:rsidR="00704222">
        <w:rPr>
          <w:noProof/>
        </w:rPr>
        <w:t xml:space="preserve"> </w:t>
      </w:r>
      <w:commentRangeStart w:id="7"/>
      <w:r w:rsidR="00704222">
        <w:rPr>
          <w:noProof/>
        </w:rPr>
        <w:fldChar w:fldCharType="begin">
          <w:fldData xml:space="preserve">PEVuZE5vdGU+PENpdGU+PEF1dGhvcj5TdGFya292PC9BdXRob3I+PFllYXI+MjAwNzwvWWVhcj48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</w:fldData>
        </w:fldChar>
      </w:r>
      <w:r w:rsidR="00704222">
        <w:rPr>
          <w:noProof/>
        </w:rPr>
        <w:instrText xml:space="preserve"> ADDIN EN.CITE </w:instrText>
      </w:r>
      <w:r w:rsidR="00704222">
        <w:rPr>
          <w:noProof/>
        </w:rPr>
        <w:fldChar w:fldCharType="begin">
          <w:fldData xml:space="preserve">PEVuZE5vdGU+PENpdGU+PEF1dGhvcj5TdGFya292PC9BdXRob3I+PFllYXI+MjAwNzwvWWVhcj48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</w:fldData>
        </w:fldChar>
      </w:r>
      <w:r w:rsidR="00704222">
        <w:rPr>
          <w:noProof/>
        </w:rPr>
        <w:instrText xml:space="preserve"> ADDIN EN.CITE.DATA </w:instrText>
      </w:r>
      <w:r w:rsidR="00704222">
        <w:rPr>
          <w:noProof/>
        </w:rPr>
      </w:r>
      <w:r w:rsidR="00704222">
        <w:rPr>
          <w:noProof/>
        </w:rPr>
        <w:fldChar w:fldCharType="end"/>
      </w:r>
      <w:r w:rsidR="00704222">
        <w:rPr>
          <w:noProof/>
        </w:rPr>
        <w:fldChar w:fldCharType="separate"/>
      </w:r>
      <w:r w:rsidR="00704222">
        <w:rPr>
          <w:noProof/>
        </w:rPr>
        <w:t>(</w:t>
      </w:r>
      <w:hyperlink w:anchor="_ENREF_5" w:tooltip="Barlow, 2009 #2" w:history="1">
        <w:r w:rsidR="00BC5AB5">
          <w:rPr>
            <w:noProof/>
          </w:rPr>
          <w:t>5</w:t>
        </w:r>
      </w:hyperlink>
      <w:r w:rsidR="00704222">
        <w:rPr>
          <w:noProof/>
        </w:rPr>
        <w:t xml:space="preserve">, </w:t>
      </w:r>
      <w:hyperlink w:anchor="_ENREF_6" w:tooltip="da Silva, 2001 #7" w:history="1">
        <w:r w:rsidR="00BC5AB5">
          <w:rPr>
            <w:noProof/>
          </w:rPr>
          <w:t>6</w:t>
        </w:r>
      </w:hyperlink>
      <w:r w:rsidR="00704222">
        <w:rPr>
          <w:noProof/>
        </w:rPr>
        <w:t xml:space="preserve">, </w:t>
      </w:r>
      <w:hyperlink w:anchor="_ENREF_8" w:tooltip="Starkov, 2007 #116" w:history="1">
        <w:r w:rsidR="00BC5AB5">
          <w:rPr>
            <w:noProof/>
          </w:rPr>
          <w:t>8</w:t>
        </w:r>
      </w:hyperlink>
      <w:r w:rsidR="00704222">
        <w:rPr>
          <w:noProof/>
        </w:rPr>
        <w:t>)</w:t>
      </w:r>
      <w:r w:rsidR="00704222">
        <w:rPr>
          <w:noProof/>
        </w:rPr>
        <w:fldChar w:fldCharType="end"/>
      </w:r>
      <w:commentRangeEnd w:id="7"/>
      <w:r w:rsidR="00704222">
        <w:rPr>
          <w:rStyle w:val="CommentReference"/>
        </w:rPr>
        <w:commentReference w:id="7"/>
      </w:r>
      <w:r w:rsidR="00704222">
        <w:rPr>
          <w:noProof/>
        </w:rPr>
        <w:t>.</w:t>
      </w:r>
      <w:r w:rsidR="00583884">
        <w:rPr>
          <w:noProof/>
        </w:rPr>
        <w:t xml:space="preserve"> Whether these cases of prey-specaificty are the general rule rather than the expection is not known. However</w:t>
      </w:r>
      <w:r w:rsidR="00BC5AB5">
        <w:rPr>
          <w:noProof/>
        </w:rPr>
        <w:t>, the gernality of either prey-specificity or overkill effects can be</w:t>
      </w:r>
      <w:r w:rsidR="00583884">
        <w:rPr>
          <w:noProof/>
        </w:rPr>
        <w:t xml:space="preserve"> test</w:t>
      </w:r>
      <w:r w:rsidR="00BC5AB5">
        <w:rPr>
          <w:noProof/>
        </w:rPr>
        <w:t>ed based on</w:t>
      </w:r>
      <w:r w:rsidR="00583884">
        <w:rPr>
          <w:noProof/>
        </w:rPr>
        <w:t xml:space="preserve"> </w:t>
      </w:r>
      <w:r w:rsidR="00BC5AB5">
        <w:rPr>
          <w:noProof/>
        </w:rPr>
        <w:t>whether venoms measured using species evolutionary distant from those found in the diet are lower than those tested on species closely related.</w:t>
      </w:r>
      <w:r w:rsidR="00704222">
        <w:rPr>
          <w:noProof/>
        </w:rPr>
        <w:t xml:space="preserve"> </w:t>
      </w:r>
      <w:r w:rsidR="00BC5AB5">
        <w:rPr>
          <w:noProof/>
        </w:rPr>
        <w:t>In particular as closely related prey species are more lilkey to have similar physiologies</w:t>
      </w:r>
      <w:r w:rsidR="00704222">
        <w:rPr>
          <w:noProof/>
        </w:rPr>
        <w:t xml:space="preserve"> </w:t>
      </w:r>
      <w:r w:rsidR="00583884">
        <w:rPr>
          <w:noProof/>
        </w:rPr>
        <w:t>prey-specific venoms would be expected to show higher potencies</w:t>
      </w:r>
      <w:r w:rsidR="00BC5AB5">
        <w:rPr>
          <w:noProof/>
        </w:rPr>
        <w:t xml:space="preserve"> on test models simlar to their prey while if the overkill hyptheis sis the genral rule, no such effect would be expected </w:t>
      </w:r>
      <w:r w:rsidR="00583884">
        <w:rPr>
          <w:noProof/>
        </w:rPr>
        <w:t xml:space="preserve">(Figure 2). </w:t>
      </w:r>
    </w:p>
    <w:p w14:paraId="2A975A99" w14:textId="77777777" w:rsidR="005C7BF7" w:rsidRDefault="005C7BF7" w:rsidP="00467601">
      <w:pPr>
        <w:spacing w:line="360" w:lineRule="auto"/>
      </w:pPr>
    </w:p>
    <w:p w14:paraId="2215E479" w14:textId="39B38A56" w:rsidR="00286E66" w:rsidRDefault="00EE01E3" w:rsidP="00EE01E3">
      <w:pPr>
        <w:spacing w:line="360" w:lineRule="auto"/>
        <w:ind w:firstLine="720"/>
        <w:jc w:val="center"/>
        <w:rPr>
          <w:lang w:val="en-IE"/>
        </w:rPr>
      </w:pPr>
      <w:r>
        <w:rPr>
          <w:noProof/>
        </w:rPr>
        <w:lastRenderedPageBreak/>
        <w:drawing>
          <wp:inline distT="0" distB="0" distL="0" distR="0" wp14:anchorId="360304F9" wp14:editId="46348B42">
            <wp:extent cx="5727700" cy="4178300"/>
            <wp:effectExtent l="0" t="0" r="12700" b="1270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78300"/>
                    </a:xfrm>
                    <a:prstGeom prst="rect">
                      <a:avLst/>
                    </a:prstGeom>
                    <a:noFill/>
                    <a:ln>
                      <a:noFill/>
                    </a:ln>
                  </pic:spPr>
                </pic:pic>
              </a:graphicData>
            </a:graphic>
          </wp:inline>
        </w:drawing>
      </w:r>
    </w:p>
    <w:p w14:paraId="2FD174E5" w14:textId="15C4093A" w:rsidR="00426ABB" w:rsidRPr="00EE01E3" w:rsidRDefault="00EE01E3" w:rsidP="00426ABB">
      <w:pPr>
        <w:spacing w:line="360" w:lineRule="auto"/>
        <w:ind w:firstLine="720"/>
        <w:rPr>
          <w:sz w:val="20"/>
          <w:szCs w:val="20"/>
          <w:lang w:val="en-IE"/>
        </w:rPr>
      </w:pPr>
      <w:r w:rsidRPr="00EE01E3">
        <w:rPr>
          <w:sz w:val="20"/>
          <w:szCs w:val="20"/>
          <w:lang w:val="en-IE"/>
        </w:rPr>
        <w:t>Figure 1. Summary of hypothesis relating to potential drivers of snake venom evolution.</w:t>
      </w:r>
    </w:p>
    <w:p w14:paraId="5C7D3B32" w14:textId="54A50B85" w:rsidR="00E91DBC" w:rsidRDefault="00E91DBC" w:rsidP="00E91DBC">
      <w:pPr>
        <w:spacing w:line="360" w:lineRule="auto"/>
      </w:pPr>
    </w:p>
    <w:p w14:paraId="450EC143" w14:textId="3039B8A1" w:rsidR="009751BF" w:rsidRPr="000E7B97" w:rsidRDefault="00E91DBC" w:rsidP="00E91DBC">
      <w:pPr>
        <w:spacing w:line="360" w:lineRule="auto"/>
      </w:pPr>
      <w:r>
        <w:tab/>
        <w:t>As the ability to incapacitate prey is also determined by the amount of venom available it would also be predicted that venom volume would be under similar selective 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E42C37">
        <w:instrText xml:space="preserve"> ADDIN EN.CITE &lt;EndNote&gt;&lt;Cite&gt;&lt;Author&gt;McCue&lt;/Author&gt;&lt;Year&gt;2006&lt;/Year&gt;&lt;RecNum&gt;10&lt;/RecNum&gt;&lt;DisplayText&gt;(28)&lt;/DisplayText&gt;&lt;record&gt;&lt;rec-number&gt;10&lt;/rec-number&gt;&lt;foreign-keys&gt;&lt;key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E42C37">
        <w:rPr>
          <w:noProof/>
        </w:rPr>
        <w:t>(</w:t>
      </w:r>
      <w:hyperlink w:anchor="_ENREF_28" w:tooltip="McCue, 2006 #10" w:history="1">
        <w:r w:rsidR="00BC5AB5">
          <w:rPr>
            <w:noProof/>
          </w:rPr>
          <w:t>28</w:t>
        </w:r>
      </w:hyperlink>
      <w:r w:rsidR="00E42C37">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E42C37">
        <w:instrText xml:space="preserve"> ADDIN EN.CITE &lt;EndNote&gt;&lt;Cite&gt;&lt;Author&gt;Pintor&lt;/Author&gt;&lt;Year&gt;2010&lt;/Year&gt;&lt;RecNum&gt;27&lt;/RecNum&gt;&lt;DisplayText&gt;(29)&lt;/DisplayText&gt;&lt;record&gt;&lt;rec-number&gt;27&lt;/rec-number&gt;&lt;foreign-keys&gt;&lt;key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E42C37">
        <w:rPr>
          <w:noProof/>
        </w:rPr>
        <w:t>(</w:t>
      </w:r>
      <w:hyperlink w:anchor="_ENREF_29" w:tooltip="Pintor, 2010 #27" w:history="1">
        <w:r w:rsidR="00BC5AB5">
          <w:rPr>
            <w:noProof/>
          </w:rPr>
          <w:t>29</w:t>
        </w:r>
      </w:hyperlink>
      <w:r w:rsidR="00E42C37">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 </w:t>
      </w:r>
      <w:r w:rsidR="00BC5AB5">
        <w:t>metabolic rate</w:t>
      </w:r>
      <w:r w:rsidR="007B1164">
        <w:t xml:space="preserve">. Both prey size and metabolic rate are strongly determined by body size </w:t>
      </w:r>
      <w:r w:rsidR="00BC5AB5">
        <w:fldChar w:fldCharType="begin"/>
      </w:r>
      <w:r w:rsidR="00BC5AB5">
        <w:instrText xml:space="preserve"> ADDIN EN.CITE &lt;EndNote&gt;&lt;Cite&gt;&lt;Author&gt;Carbone&lt;/Author&gt;&lt;Year&gt;2014&lt;/Year&gt;&lt;RecNum&gt;93&lt;/RecNum&gt;&lt;DisplayText&gt;(9, 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BC5AB5">
        <w:rPr>
          <w:noProof/>
        </w:rPr>
        <w:t>(</w:t>
      </w:r>
      <w:hyperlink w:anchor="_ENREF_9" w:tooltip="Sasa, 1999 #3" w:history="1">
        <w:r w:rsidR="00BC5AB5">
          <w:rPr>
            <w:noProof/>
          </w:rPr>
          <w:t>9</w:t>
        </w:r>
      </w:hyperlink>
      <w:r w:rsidR="00BC5AB5">
        <w:rPr>
          <w:noProof/>
        </w:rPr>
        <w:t xml:space="preserve">, </w:t>
      </w:r>
      <w:hyperlink w:anchor="_ENREF_22" w:tooltip="Carbone, 2014 #93" w:history="1">
        <w:r w:rsidR="00BC5AB5">
          <w:rPr>
            <w:noProof/>
          </w:rPr>
          <w:t>22</w:t>
        </w:r>
      </w:hyperlink>
      <w:r w:rsidR="00BC5AB5">
        <w:rPr>
          <w:noProof/>
        </w:rPr>
        <w:t>)</w:t>
      </w:r>
      <w:r w:rsidR="00BC5AB5">
        <w:fldChar w:fldCharType="end"/>
      </w:r>
      <w:r w:rsidR="00E7439E">
        <w:t>.</w:t>
      </w:r>
      <w:r w:rsidR="007B1164">
        <w:t xml:space="preserve"> In terms of prey size, in general</w:t>
      </w:r>
      <w:r w:rsidR="00535369">
        <w:t xml:space="preserve"> </w:t>
      </w:r>
      <w:r w:rsidR="009751BF">
        <w:t>larger predators eat larger prey</w:t>
      </w:r>
      <w:r w:rsidR="009751BF" w:rsidRPr="009751BF">
        <w:t xml:space="preserve"> </w:t>
      </w:r>
      <w:r w:rsidR="009751BF">
        <w:fldChar w:fldCharType="begin"/>
      </w:r>
      <w:r w:rsidR="00E42C37">
        <w:instrText xml:space="preserve"> ADDIN EN.CITE &lt;EndNote&gt;&lt;Cite&gt;&lt;Author&gt;Carbone&lt;/Author&gt;&lt;Year&gt;2014&lt;/Year&gt;&lt;RecNum&gt;93&lt;/RecNum&gt;&lt;DisplayText&gt;(22)&lt;/DisplayText&gt;&lt;record&gt;&lt;rec-number&gt;93&lt;/rec-number&gt;&lt;foreign-keys&gt;&lt;key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42C37">
        <w:rPr>
          <w:noProof/>
        </w:rPr>
        <w:t>(</w:t>
      </w:r>
      <w:hyperlink w:anchor="_ENREF_22" w:tooltip="Carbone, 2014 #93" w:history="1">
        <w:r w:rsidR="00BC5AB5">
          <w:rPr>
            <w:noProof/>
          </w:rPr>
          <w:t>22</w:t>
        </w:r>
      </w:hyperlink>
      <w:r w:rsidR="00E42C37">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E42C37">
        <w:instrText xml:space="preserve"> ADDIN EN.CITE &lt;EndNote&gt;&lt;Cite&gt;&lt;Author&gt;Hayes&lt;/Author&gt;&lt;Year&gt;1995&lt;/Year&gt;&lt;RecNum&gt;28&lt;/RecNum&gt;&lt;DisplayText&gt;(30, 31)&lt;/DisplayText&gt;&lt;record&gt;&lt;rec-number&gt;28&lt;/rec-number&gt;&lt;foreign-keys&gt;&lt;key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E42C37">
        <w:rPr>
          <w:noProof/>
        </w:rPr>
        <w:t>(</w:t>
      </w:r>
      <w:hyperlink w:anchor="_ENREF_30" w:tooltip="Hayes, 1995 #28" w:history="1">
        <w:r w:rsidR="00BC5AB5">
          <w:rPr>
            <w:noProof/>
          </w:rPr>
          <w:t>30</w:t>
        </w:r>
      </w:hyperlink>
      <w:r w:rsidR="00E42C37">
        <w:rPr>
          <w:noProof/>
        </w:rPr>
        <w:t xml:space="preserve">, </w:t>
      </w:r>
      <w:hyperlink w:anchor="_ENREF_31" w:tooltip="Hayes, 2002 #9" w:history="1">
        <w:r w:rsidR="00BC5AB5">
          <w:rPr>
            <w:noProof/>
          </w:rPr>
          <w:t>31</w:t>
        </w:r>
      </w:hyperlink>
      <w:r w:rsidR="00E42C37">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BC5AB5">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r w:rsidR="00E15A59">
        <w:t xml:space="preserve">One 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E42C37"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075E43FF" w:rsidR="00725A8B" w:rsidRPr="00031018" w:rsidRDefault="009751BF" w:rsidP="00335B4A">
      <w:pPr>
        <w:spacing w:line="360" w:lineRule="auto"/>
      </w:pPr>
      <w:commentRangeStart w:id="8"/>
      <w:commentRangeStart w:id="9"/>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0.88</w:t>
      </w:r>
      <w:r w:rsidR="004058B3">
        <w:rPr>
          <w:color w:val="000000" w:themeColor="text1"/>
        </w:rPr>
        <w:t xml:space="preserve"> </w:t>
      </w:r>
      <w:r w:rsidR="004058B3">
        <w:fldChar w:fldCharType="begin"/>
      </w:r>
      <w:r w:rsidR="00E42C37">
        <w:instrText xml:space="preserve"> ADDIN EN.CITE &lt;EndNote&gt;&lt;Cite&gt;&lt;Author&gt;Carbone&lt;/Author&gt;&lt;Year&gt;2014&lt;/Year&gt;&lt;RecNum&gt;93&lt;/RecNum&gt;&lt;DisplayText&gt;(22)&lt;/DisplayText&gt;&lt;record&gt;&lt;rec-number&gt;93&lt;/rec-number&gt;&lt;foreign-keys&gt;&lt;key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42C37">
        <w:rPr>
          <w:noProof/>
        </w:rPr>
        <w:t>(</w:t>
      </w:r>
      <w:hyperlink w:anchor="_ENREF_22" w:tooltip="Carbone, 2014 #93" w:history="1">
        <w:r w:rsidR="00BC5AB5">
          <w:rPr>
            <w:noProof/>
          </w:rPr>
          <w:t>22</w:t>
        </w:r>
      </w:hyperlink>
      <w:r w:rsidR="00E42C37">
        <w:rPr>
          <w:noProof/>
        </w:rPr>
        <w:t>)</w:t>
      </w:r>
      <w:r w:rsidR="004058B3">
        <w:fldChar w:fldCharType="end"/>
      </w:r>
      <w:commentRangeEnd w:id="8"/>
      <w:r w:rsidR="007C1661">
        <w:rPr>
          <w:rStyle w:val="CommentReference"/>
        </w:rPr>
        <w:commentReference w:id="8"/>
      </w:r>
      <w:commentRangeEnd w:id="9"/>
      <w:r w:rsidR="001C18A4">
        <w:rPr>
          <w:rStyle w:val="CommentReference"/>
        </w:rPr>
        <w:commentReference w:id="9"/>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E42C37">
        <w:instrText xml:space="preserve"> ADDIN EN.CITE &lt;EndNote&gt;&lt;Cite&gt;&lt;Author&gt;Nestorov&lt;/Author&gt;&lt;Year&gt;2003&lt;/Year&gt;&lt;RecNum&gt;101&lt;/RecNum&gt;&lt;DisplayText&gt;(32)&lt;/DisplayText&gt;&lt;record&gt;&lt;rec-number&gt;101&lt;/rec-number&gt;&lt;foreign-keys&gt;&lt;key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E42C37">
        <w:rPr>
          <w:noProof/>
        </w:rPr>
        <w:t>(</w:t>
      </w:r>
      <w:hyperlink w:anchor="_ENREF_32" w:tooltip="Nestorov, 2003 #101" w:history="1">
        <w:r w:rsidR="00BC5AB5">
          <w:rPr>
            <w:noProof/>
          </w:rPr>
          <w:t>32</w:t>
        </w:r>
      </w:hyperlink>
      <w:r w:rsidR="00E42C37">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4997CF1D"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E42C37">
        <w:instrText xml:space="preserve"> ADDIN EN.CITE &lt;EndNote&gt;&lt;Cite&gt;&lt;Author&gt;Nestorov&lt;/Author&gt;&lt;Year&gt;2003&lt;/Year&gt;&lt;RecNum&gt;101&lt;/RecNum&gt;&lt;DisplayText&gt;(32)&lt;/DisplayText&gt;&lt;record&gt;&lt;rec-number&gt;101&lt;/rec-number&gt;&lt;foreign-keys&gt;&lt;key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E42C37">
        <w:rPr>
          <w:noProof/>
        </w:rPr>
        <w:t>(</w:t>
      </w:r>
      <w:hyperlink w:anchor="_ENREF_32" w:tooltip="Nestorov, 2003 #101" w:history="1">
        <w:r w:rsidR="00BC5AB5">
          <w:rPr>
            <w:noProof/>
          </w:rPr>
          <w:t>32</w:t>
        </w:r>
      </w:hyperlink>
      <w:r w:rsidR="00E42C37">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7A309736" w:rsidR="0023568A"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E42C37">
        <w:rPr>
          <w:rFonts w:eastAsiaTheme="minorEastAsia"/>
        </w:rPr>
        <w:instrText xml:space="preserve"> ADDIN EN.CITE &lt;EndNote&gt;&lt;Cite&gt;&lt;Author&gt;Nestorov&lt;/Author&gt;&lt;Year&gt;2003&lt;/Year&gt;&lt;RecNum&gt;101&lt;/RecNum&gt;&lt;DisplayText&gt;(32)&lt;/DisplayText&gt;&lt;record&gt;&lt;rec-number&gt;101&lt;/rec-number&gt;&lt;foreign-keys&gt;&lt;key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E42C37">
        <w:rPr>
          <w:rFonts w:eastAsiaTheme="minorEastAsia"/>
          <w:noProof/>
        </w:rPr>
        <w:t>(</w:t>
      </w:r>
      <w:hyperlink w:anchor="_ENREF_32" w:tooltip="Nestorov, 2003 #101" w:history="1">
        <w:r w:rsidR="00BC5AB5">
          <w:rPr>
            <w:rFonts w:eastAsiaTheme="minorEastAsia"/>
            <w:noProof/>
          </w:rPr>
          <w:t>32</w:t>
        </w:r>
      </w:hyperlink>
      <w:r w:rsidR="00E42C37">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w:t>
      </w:r>
      <w:commentRangeStart w:id="10"/>
      <w:r w:rsidR="002C7E1A">
        <w:rPr>
          <w:rFonts w:eastAsiaTheme="minorEastAsia"/>
        </w:rPr>
        <w:t>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42C37">
        <w:rPr>
          <w:rFonts w:eastAsiaTheme="minorEastAsia"/>
        </w:rPr>
        <w:instrText xml:space="preserve"> ADDIN EN.CITE &lt;EndNote&gt;&lt;Cite&gt;&lt;Author&gt;Carbone&lt;/Author&gt;&lt;Year&gt;2014&lt;/Year&gt;&lt;RecNum&gt;93&lt;/RecNum&gt;&lt;DisplayText&gt;(22)&lt;/DisplayText&gt;&lt;record&gt;&lt;rec-number&gt;93&lt;/rec-number&gt;&lt;foreign-keys&gt;&lt;key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42C37">
        <w:rPr>
          <w:rFonts w:eastAsiaTheme="minorEastAsia"/>
          <w:noProof/>
        </w:rPr>
        <w:t>(</w:t>
      </w:r>
      <w:hyperlink w:anchor="_ENREF_22" w:tooltip="Carbone, 2014 #93" w:history="1">
        <w:r w:rsidR="00BC5AB5">
          <w:rPr>
            <w:rFonts w:eastAsiaTheme="minorEastAsia"/>
            <w:noProof/>
          </w:rPr>
          <w:t>22</w:t>
        </w:r>
      </w:hyperlink>
      <w:r w:rsidR="00E42C37">
        <w:rPr>
          <w:rFonts w:eastAsiaTheme="minorEastAsia"/>
          <w:noProof/>
        </w:rPr>
        <w:t>)</w:t>
      </w:r>
      <w:r w:rsidR="002144EF">
        <w:rPr>
          <w:rFonts w:eastAsiaTheme="minorEastAsia"/>
        </w:rPr>
        <w:fldChar w:fldCharType="end"/>
      </w:r>
      <w:r w:rsidR="002144EF">
        <w:rPr>
          <w:rFonts w:eastAsiaTheme="minorEastAsia"/>
        </w:rPr>
        <w:t xml:space="preserve"> </w:t>
      </w:r>
      <w:commentRangeEnd w:id="10"/>
      <w:r w:rsidR="0023568A">
        <w:rPr>
          <w:rStyle w:val="CommentReference"/>
        </w:rPr>
        <w:commentReference w:id="10"/>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p>
    <w:p w14:paraId="3536E854" w14:textId="6E3D2B01" w:rsidR="008452B2" w:rsidRPr="008452B2" w:rsidRDefault="004C5322" w:rsidP="005266A2">
      <w:pPr>
        <w:spacing w:line="360" w:lineRule="auto"/>
        <w:rPr>
          <w:rFonts w:eastAsiaTheme="minorEastAsia"/>
        </w:rPr>
      </w:pPr>
      <w:r>
        <w:rPr>
          <w:rFonts w:eastAsiaTheme="minorEastAsia"/>
        </w:rPr>
        <w:t xml:space="preserve">Other predictions include </w:t>
      </w:r>
      <w:r w:rsidR="00CB5C18">
        <w:rPr>
          <w:rFonts w:eastAsiaTheme="minorEastAsia"/>
        </w:rPr>
        <w:t>the overkill hypothesis</w:t>
      </w:r>
      <w:r>
        <w:rPr>
          <w:rFonts w:eastAsiaTheme="minorEastAsia"/>
        </w:rPr>
        <w:t xml:space="preserve"> which predicts</w:t>
      </w:r>
      <w:r w:rsidR="000E7B97">
        <w:rPr>
          <w:rFonts w:eastAsiaTheme="minorEastAsia"/>
        </w:rPr>
        <w:t xml:space="preserve"> </w:t>
      </w:r>
      <w:r w:rsidR="00CB5C18">
        <w:rPr>
          <w:rFonts w:eastAsiaTheme="minorEastAsia"/>
        </w:rPr>
        <w:t xml:space="preserve">no </w:t>
      </w:r>
      <w:r w:rsidR="00B4784A">
        <w:rPr>
          <w:rFonts w:eastAsiaTheme="minorEastAsia"/>
        </w:rPr>
        <w:t>relationship</w:t>
      </w:r>
      <w:r>
        <w:rPr>
          <w:rFonts w:eastAsiaTheme="minorEastAsia"/>
        </w:rPr>
        <w:t xml:space="preserve"> between venom </w:t>
      </w:r>
      <w:r w:rsidR="00EB0B24">
        <w:rPr>
          <w:rFonts w:eastAsiaTheme="minorEastAsia"/>
        </w:rPr>
        <w:t>yield</w:t>
      </w:r>
      <w:r w:rsidR="00B4784A">
        <w:rPr>
          <w:rFonts w:eastAsiaTheme="minorEastAsia"/>
        </w:rPr>
        <w:t xml:space="preserve"> </w:t>
      </w:r>
      <w:r>
        <w:rPr>
          <w:rFonts w:eastAsiaTheme="minorEastAsia"/>
        </w:rPr>
        <w:t xml:space="preserve">and </w:t>
      </w:r>
      <w:r w:rsidR="00B4784A">
        <w:rPr>
          <w:rFonts w:eastAsiaTheme="minorEastAsia"/>
        </w:rPr>
        <w:t>prey size</w:t>
      </w:r>
      <w:r w:rsidR="0023568A">
        <w:rPr>
          <w:rFonts w:eastAsiaTheme="minorEastAsia"/>
        </w:rPr>
        <w:t xml:space="preserve"> (a with a scaling exponent of 0)</w:t>
      </w:r>
      <w:r w:rsidR="00B4784A">
        <w:rPr>
          <w:rFonts w:eastAsiaTheme="minorEastAsia"/>
        </w:rPr>
        <w:t xml:space="preserve">, </w:t>
      </w:r>
      <w:r w:rsidR="002144EF">
        <w:rPr>
          <w:rFonts w:eastAsiaTheme="minorEastAsia"/>
        </w:rPr>
        <w:t>or</w:t>
      </w:r>
      <w:r w:rsidR="00CB5C18">
        <w:rPr>
          <w:rFonts w:eastAsiaTheme="minorEastAsia"/>
        </w:rPr>
        <w:t xml:space="preserve"> alternatively</w:t>
      </w:r>
      <w:r w:rsidR="00B4784A">
        <w:rPr>
          <w:rFonts w:eastAsiaTheme="minorEastAsia"/>
        </w:rPr>
        <w:t xml:space="preserve"> 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E42C37">
        <w:rPr>
          <w:rFonts w:eastAsiaTheme="minorEastAsia"/>
        </w:rPr>
        <w:instrText xml:space="preserve"> ADDIN EN.CITE &lt;EndNote&gt;&lt;Cite&gt;&lt;Author&gt;Isaac&lt;/Author&gt;&lt;Year&gt;2010&lt;/Year&gt;&lt;RecNum&gt;102&lt;/RecNum&gt;&lt;DisplayText&gt;(33)&lt;/DisplayText&gt;&lt;record&gt;&lt;rec-number&gt;102&lt;/rec-number&gt;&lt;foreign-keys&gt;&lt;key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E42C37">
        <w:rPr>
          <w:rFonts w:eastAsiaTheme="minorEastAsia"/>
          <w:noProof/>
        </w:rPr>
        <w:t>(</w:t>
      </w:r>
      <w:hyperlink w:anchor="_ENREF_33" w:tooltip="Isaac, 2010 #102" w:history="1">
        <w:r w:rsidR="00BC5AB5">
          <w:rPr>
            <w:rFonts w:eastAsiaTheme="minorEastAsia"/>
            <w:noProof/>
          </w:rPr>
          <w:t>33</w:t>
        </w:r>
      </w:hyperlink>
      <w:r w:rsidR="00E42C37">
        <w:rPr>
          <w:rFonts w:eastAsiaTheme="minorEastAsia"/>
          <w:noProof/>
        </w:rPr>
        <w:t>)</w:t>
      </w:r>
      <w:r w:rsidR="002144EF">
        <w:rPr>
          <w:rFonts w:eastAsiaTheme="minorEastAsia"/>
        </w:rPr>
        <w:fldChar w:fldCharType="end"/>
      </w:r>
      <w:r w:rsidR="00B4784A">
        <w:rPr>
          <w:rFonts w:eastAsiaTheme="minorEastAsia"/>
        </w:rPr>
        <w:t xml:space="preserve">. At the other extreme </w:t>
      </w:r>
      <w:commentRangeStart w:id="11"/>
      <w:r w:rsidR="00B4784A">
        <w:rPr>
          <w:rFonts w:eastAsiaTheme="minorEastAsia"/>
        </w:rPr>
        <w:t>super</w:t>
      </w:r>
      <w:r w:rsidR="0023568A">
        <w:rPr>
          <w:rFonts w:eastAsiaTheme="minorEastAsia"/>
        </w:rPr>
        <w:t>-</w:t>
      </w:r>
      <w:r w:rsidR="00B4784A">
        <w:rPr>
          <w:rFonts w:eastAsiaTheme="minorEastAsia"/>
        </w:rPr>
        <w:t xml:space="preserve">linear </w:t>
      </w:r>
      <w:commentRangeEnd w:id="11"/>
      <w:r w:rsidR="0023568A">
        <w:rPr>
          <w:rStyle w:val="CommentReference"/>
        </w:rPr>
        <w:commentReference w:id="11"/>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E42C37">
        <w:rPr>
          <w:rFonts w:eastAsiaTheme="minorEastAsia"/>
        </w:rPr>
        <w:instrText xml:space="preserve"> ADDIN EN.CITE &lt;EndNote&gt;&lt;Cite&gt;&lt;Author&gt;Kodric-Brown&lt;/Author&gt;&lt;Year&gt;2006&lt;/Year&gt;&lt;RecNum&gt;104&lt;/RecNum&gt;&lt;DisplayText&gt;(34)&lt;/DisplayText&gt;&lt;record&gt;&lt;rec-number&gt;104&lt;/rec-number&gt;&lt;foreign-keys&gt;&lt;key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E42C37">
        <w:rPr>
          <w:rFonts w:eastAsiaTheme="minorEastAsia"/>
          <w:noProof/>
        </w:rPr>
        <w:t>(</w:t>
      </w:r>
      <w:hyperlink w:anchor="_ENREF_34" w:tooltip="Kodric-Brown, 2006 #104" w:history="1">
        <w:r w:rsidR="00BC5AB5">
          <w:rPr>
            <w:rFonts w:eastAsiaTheme="minorEastAsia"/>
            <w:noProof/>
          </w:rPr>
          <w:t>34</w:t>
        </w:r>
      </w:hyperlink>
      <w:r w:rsidR="00E42C37">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E42C37">
        <w:rPr>
          <w:rFonts w:eastAsiaTheme="minorEastAsia"/>
        </w:rPr>
        <w:instrText xml:space="preserve"> ADDIN EN.CITE &lt;EndNote&gt;&lt;Cite&gt;&lt;Author&gt;Bergmann&lt;/Author&gt;&lt;Year&gt;2012&lt;/Year&gt;&lt;RecNum&gt;103&lt;/RecNum&gt;&lt;DisplayText&gt;(35)&lt;/DisplayText&gt;&lt;record&gt;&lt;rec-number&gt;103&lt;/rec-number&gt;&lt;foreign-keys&gt;&lt;key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E42C37">
        <w:rPr>
          <w:rFonts w:eastAsiaTheme="minorEastAsia"/>
          <w:noProof/>
        </w:rPr>
        <w:t>(</w:t>
      </w:r>
      <w:hyperlink w:anchor="_ENREF_35" w:tooltip="Bergmann, 2012 #103" w:history="1">
        <w:r w:rsidR="00BC5AB5">
          <w:rPr>
            <w:rFonts w:eastAsiaTheme="minorEastAsia"/>
            <w:noProof/>
          </w:rPr>
          <w:t>35</w:t>
        </w:r>
      </w:hyperlink>
      <w:r w:rsidR="00E42C37">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15758434"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E42C37">
        <w:instrText xml:space="preserve"> ADDIN EN.CITE &lt;EndNote&gt;&lt;Cite&gt;&lt;Author&gt;Arbuckle&lt;/Author&gt;&lt;Year&gt;2015&lt;/Year&gt;&lt;RecNum&gt;16&lt;/RecNum&gt;&lt;DisplayText&gt;(36)&lt;/DisplayText&gt;&lt;record&gt;&lt;rec-number&gt;16&lt;/rec-number&gt;&lt;foreign-keys&gt;&lt;key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E42C37">
        <w:rPr>
          <w:noProof/>
        </w:rPr>
        <w:t>(</w:t>
      </w:r>
      <w:hyperlink w:anchor="_ENREF_36" w:tooltip="Arbuckle, 2015 #16" w:history="1">
        <w:r w:rsidR="00BC5AB5">
          <w:rPr>
            <w:noProof/>
          </w:rPr>
          <w:t>36</w:t>
        </w:r>
      </w:hyperlink>
      <w:r w:rsidR="00E42C37">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42C37">
        <w:instrText xml:space="preserve"> ADDIN EN.CITE &lt;EndNote&gt;&lt;Cite&gt;&lt;Author&gt;Pawar&lt;/Author&gt;&lt;Year&gt;2012&lt;/Year&gt;&lt;RecNum&gt;17&lt;/RecNum&gt;&lt;DisplayText&gt;(18, 22)&lt;/DisplayText&gt;&lt;record&gt;&lt;rec-number&gt;17&lt;/rec-number&gt;&lt;foreign-keys&gt;&lt;key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42C37">
        <w:rPr>
          <w:noProof/>
        </w:rPr>
        <w:t>(</w:t>
      </w:r>
      <w:hyperlink w:anchor="_ENREF_18" w:tooltip="Pawar, 2012 #17" w:history="1">
        <w:r w:rsidR="00BC5AB5">
          <w:rPr>
            <w:noProof/>
          </w:rPr>
          <w:t>18</w:t>
        </w:r>
      </w:hyperlink>
      <w:r w:rsidR="00E42C37">
        <w:rPr>
          <w:noProof/>
        </w:rPr>
        <w:t xml:space="preserve">, </w:t>
      </w:r>
      <w:hyperlink w:anchor="_ENREF_22" w:tooltip="Carbone, 2014 #93" w:history="1">
        <w:r w:rsidR="00BC5AB5">
          <w:rPr>
            <w:noProof/>
          </w:rPr>
          <w:t>22</w:t>
        </w:r>
      </w:hyperlink>
      <w:r w:rsidR="00E42C37">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E42C37">
        <w:instrText xml:space="preserve"> ADDIN EN.CITE &lt;EndNote&gt;&lt;Cite&gt;&lt;Author&gt;Heithaus&lt;/Author&gt;&lt;Year&gt;2009&lt;/Year&gt;&lt;RecNum&gt;18&lt;/RecNum&gt;&lt;DisplayText&gt;(37, 38)&lt;/DisplayText&gt;&lt;record&gt;&lt;rec-number&gt;18&lt;/rec-number&gt;&lt;foreign-keys&gt;&lt;key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E42C37">
        <w:rPr>
          <w:noProof/>
        </w:rPr>
        <w:t>(</w:t>
      </w:r>
      <w:hyperlink w:anchor="_ENREF_37" w:tooltip="Heithaus, 2009 #18" w:history="1">
        <w:r w:rsidR="00BC5AB5">
          <w:rPr>
            <w:noProof/>
          </w:rPr>
          <w:t>37</w:t>
        </w:r>
      </w:hyperlink>
      <w:r w:rsidR="00E42C37">
        <w:rPr>
          <w:noProof/>
        </w:rPr>
        <w:t xml:space="preserve">, </w:t>
      </w:r>
      <w:hyperlink w:anchor="_ENREF_38" w:tooltip="Møller, 2010 #19" w:history="1">
        <w:r w:rsidR="00BC5AB5">
          <w:rPr>
            <w:noProof/>
          </w:rPr>
          <w:t>38</w:t>
        </w:r>
      </w:hyperlink>
      <w:r w:rsidR="00E42C37">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lastRenderedPageBreak/>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DA9DA0D" w14:textId="0922AC8A" w:rsidR="00A727C3" w:rsidRDefault="002B179E" w:rsidP="001D0048">
      <w:pPr>
        <w:spacing w:line="360" w:lineRule="auto"/>
        <w:ind w:left="360"/>
      </w:pPr>
      <w:commentRangeStart w:id="12"/>
      <w:commentRangeStart w:id="13"/>
      <w:r>
        <w:t xml:space="preserve">We show that both trophic and </w:t>
      </w:r>
      <w:proofErr w:type="spellStart"/>
      <w:r>
        <w:t>macroecological</w:t>
      </w:r>
      <w:proofErr w:type="spellEnd"/>
      <w:r>
        <w:t xml:space="preserve"> factors are important in driving venom evolution with </w:t>
      </w:r>
      <w:r w:rsidR="00B01859">
        <w:t>patterns supporting</w:t>
      </w:r>
      <w:r>
        <w:t xml:space="preserve"> prey-specific</w:t>
      </w:r>
      <w:r w:rsidR="00B01859">
        <w:t xml:space="preserve"> venom</w:t>
      </w:r>
      <w:r>
        <w:t xml:space="preserve"> in general and venom </w:t>
      </w:r>
      <w:r w:rsidR="004C47A6">
        <w:t>quantity</w:t>
      </w:r>
      <w:r>
        <w:t xml:space="preserve"> </w:t>
      </w:r>
      <w:r w:rsidR="00C82254">
        <w:t xml:space="preserve">both </w:t>
      </w:r>
      <w:r>
        <w:t xml:space="preserve">scaling as predicted by metabolic </w:t>
      </w:r>
      <w:r w:rsidR="00B01859">
        <w:t xml:space="preserve">cost </w:t>
      </w:r>
      <w:r>
        <w:t>constraints</w:t>
      </w:r>
      <w:r w:rsidR="00C82254">
        <w:t xml:space="preserve"> and lower in higher dimensional habitats</w:t>
      </w:r>
      <w:r>
        <w:t xml:space="preserve">. </w:t>
      </w:r>
      <w:commentRangeEnd w:id="12"/>
      <w:r w:rsidR="0023568A">
        <w:rPr>
          <w:rStyle w:val="CommentReference"/>
        </w:rPr>
        <w:commentReference w:id="12"/>
      </w:r>
      <w:commentRangeEnd w:id="13"/>
      <w:r w:rsidR="00556D63">
        <w:rPr>
          <w:rStyle w:val="CommentReference"/>
        </w:rPr>
        <w:commentReference w:id="13"/>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1DFDC70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 xml:space="preserve">ere we included whether </w:t>
      </w:r>
      <w:r w:rsidR="00AF51A8">
        <w:rPr>
          <w:rFonts w:eastAsia="Times New Roman"/>
        </w:rPr>
        <w:lastRenderedPageBreak/>
        <w:t>species to are known to using constricting behaviors</w:t>
      </w:r>
      <w:r w:rsidR="0023568A">
        <w:rPr>
          <w:rFonts w:eastAsia="Times New Roman"/>
        </w:rPr>
        <w:t xml:space="preserve"> </w:t>
      </w:r>
      <w:commentRangeStart w:id="14"/>
      <w:r w:rsidR="0023568A">
        <w:rPr>
          <w:rFonts w:eastAsia="Times New Roman"/>
        </w:rPr>
        <w:t>in place or augmenting venom delivery</w:t>
      </w:r>
      <w:commentRangeEnd w:id="14"/>
      <w:r w:rsidR="0023568A">
        <w:rPr>
          <w:rStyle w:val="CommentReference"/>
        </w:rPr>
        <w:commentReference w:id="14"/>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1D769A85" w:rsidR="0015598C" w:rsidRDefault="000B594C" w:rsidP="00031D64">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This </w:t>
      </w:r>
      <w:r w:rsidR="000F1768">
        <w:t>estimate</w:t>
      </w:r>
      <w:r w:rsidR="00A72B90">
        <w:t xml:space="preserve"> is made</w:t>
      </w:r>
      <w:r w:rsidR="00A72B90" w:rsidRPr="000B594C">
        <w:t xml:space="preserve"> </w:t>
      </w:r>
      <w:commentRangeStart w:id="15"/>
      <w:r w:rsidRPr="000B594C">
        <w:t xml:space="preserve">after correcting </w:t>
      </w:r>
      <w:commentRangeEnd w:id="15"/>
      <w:r w:rsidR="00A72B90">
        <w:rPr>
          <w:rStyle w:val="CommentReference"/>
        </w:rPr>
        <w:commentReference w:id="15"/>
      </w:r>
      <w:r w:rsidRPr="000B594C">
        <w:t>for LD</w:t>
      </w:r>
      <w:r w:rsidRPr="000B594C">
        <w:rPr>
          <w:vertAlign w:val="subscript"/>
        </w:rPr>
        <w:t>50</w:t>
      </w:r>
      <w:r w:rsidRPr="000B594C">
        <w:t xml:space="preserve"> injection route w</w:t>
      </w:r>
      <w:r w:rsidR="00A72B90">
        <w:t>h</w:t>
      </w:r>
      <w:r w:rsidRPr="000B594C">
        <w:t xml:space="preserve">ere intravenous and </w:t>
      </w:r>
      <w:r w:rsidR="006D672F" w:rsidRPr="006D672F">
        <w:t>Intraperitoneal</w:t>
      </w:r>
      <w:r w:rsidR="006D672F" w:rsidRPr="006D672F" w:rsidDel="006D672F">
        <w:t xml:space="preserve"> </w:t>
      </w:r>
      <w:r w:rsidRPr="000B594C">
        <w:t>routes were found to have lower LD</w:t>
      </w:r>
      <w:r w:rsidRPr="000B594C">
        <w:rPr>
          <w:vertAlign w:val="subscript"/>
        </w:rPr>
        <w:t>50</w:t>
      </w:r>
      <w:r w:rsidRPr="000B594C">
        <w:t xml:space="preserve"> values in comparison to a subcutaneous route (</w:t>
      </w:r>
      <w:r w:rsidR="00706549">
        <w:t>Figure 2; T</w:t>
      </w:r>
      <w:r w:rsidRPr="000B594C">
        <w:t>able</w:t>
      </w:r>
      <w:r w:rsidR="00706549">
        <w:t xml:space="preserve"> A1</w:t>
      </w:r>
      <w:r w:rsidRPr="000B594C">
        <w:t>-3).</w:t>
      </w:r>
    </w:p>
    <w:p w14:paraId="0763F015" w14:textId="32232AAB" w:rsidR="00327156" w:rsidRPr="000B594C" w:rsidRDefault="00327156" w:rsidP="009F15AF">
      <w:pPr>
        <w:spacing w:line="360" w:lineRule="auto"/>
        <w:rPr>
          <w:lang w:val="en-IE"/>
        </w:rPr>
      </w:pPr>
    </w:p>
    <w:p w14:paraId="66DC335D" w14:textId="77777777" w:rsidR="006E2343" w:rsidRDefault="006E2343" w:rsidP="000B594C">
      <w:pPr>
        <w:spacing w:line="360" w:lineRule="auto"/>
      </w:pPr>
    </w:p>
    <w:p w14:paraId="640C19A6" w14:textId="77777777" w:rsidR="009F15AF" w:rsidRDefault="009F15AF" w:rsidP="000B594C">
      <w:pPr>
        <w:spacing w:line="360" w:lineRule="auto"/>
        <w:rPr>
          <w:color w:val="000000" w:themeColor="text1"/>
          <w:sz w:val="20"/>
          <w:szCs w:val="20"/>
        </w:rPr>
      </w:pPr>
    </w:p>
    <w:p w14:paraId="3F40E459" w14:textId="77777777" w:rsidR="009F15AF" w:rsidRDefault="009F15AF" w:rsidP="000B594C">
      <w:pPr>
        <w:spacing w:line="360" w:lineRule="auto"/>
        <w:rPr>
          <w:color w:val="000000" w:themeColor="text1"/>
          <w:sz w:val="20"/>
          <w:szCs w:val="20"/>
        </w:rPr>
      </w:pPr>
    </w:p>
    <w:p w14:paraId="37850B84" w14:textId="77777777" w:rsidR="009F15AF" w:rsidRDefault="009F15AF" w:rsidP="000B594C">
      <w:pPr>
        <w:spacing w:line="360" w:lineRule="auto"/>
        <w:rPr>
          <w:color w:val="000000" w:themeColor="text1"/>
          <w:sz w:val="20"/>
          <w:szCs w:val="20"/>
        </w:rPr>
      </w:pPr>
    </w:p>
    <w:p w14:paraId="061790FC" w14:textId="77777777" w:rsidR="009F15AF" w:rsidRDefault="009F15AF" w:rsidP="000B594C">
      <w:pPr>
        <w:spacing w:line="360" w:lineRule="auto"/>
        <w:rPr>
          <w:color w:val="000000" w:themeColor="text1"/>
          <w:sz w:val="20"/>
          <w:szCs w:val="20"/>
        </w:rPr>
      </w:pPr>
    </w:p>
    <w:p w14:paraId="5121D8B4" w14:textId="77777777" w:rsidR="009F15AF" w:rsidRDefault="009F15AF" w:rsidP="000B594C">
      <w:pPr>
        <w:spacing w:line="360" w:lineRule="auto"/>
        <w:rPr>
          <w:color w:val="000000" w:themeColor="text1"/>
          <w:sz w:val="20"/>
          <w:szCs w:val="20"/>
        </w:rPr>
      </w:pPr>
    </w:p>
    <w:p w14:paraId="1A836455" w14:textId="77777777" w:rsidR="009F15AF" w:rsidRDefault="009F15AF" w:rsidP="000B594C">
      <w:pPr>
        <w:spacing w:line="360" w:lineRule="auto"/>
        <w:rPr>
          <w:color w:val="000000" w:themeColor="text1"/>
          <w:sz w:val="20"/>
          <w:szCs w:val="20"/>
        </w:rPr>
      </w:pPr>
    </w:p>
    <w:p w14:paraId="3DACDCC8" w14:textId="77777777" w:rsidR="009F15AF" w:rsidRDefault="009F15AF" w:rsidP="000B594C">
      <w:pPr>
        <w:spacing w:line="360" w:lineRule="auto"/>
        <w:rPr>
          <w:color w:val="000000" w:themeColor="text1"/>
          <w:sz w:val="20"/>
          <w:szCs w:val="20"/>
        </w:rPr>
      </w:pPr>
    </w:p>
    <w:p w14:paraId="5B20A3B6" w14:textId="6452A857" w:rsidR="000B594C" w:rsidRPr="009F15AF" w:rsidRDefault="009F15AF" w:rsidP="000B594C">
      <w:pPr>
        <w:spacing w:line="360" w:lineRule="auto"/>
        <w:rPr>
          <w:sz w:val="20"/>
          <w:szCs w:val="20"/>
        </w:rPr>
      </w:pPr>
      <w:r w:rsidRPr="009F15AF">
        <w:rPr>
          <w:color w:val="000000" w:themeColor="text1"/>
          <w:sz w:val="20"/>
          <w:szCs w:val="20"/>
        </w:rPr>
        <w:lastRenderedPageBreak/>
        <w:t>Fi</w:t>
      </w:r>
      <w:r w:rsidR="00ED42A7">
        <w:rPr>
          <w:color w:val="000000" w:themeColor="text1"/>
          <w:sz w:val="20"/>
          <w:szCs w:val="20"/>
        </w:rPr>
        <w:t>gure 2</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569CBBD5" w14:textId="66327F1D" w:rsidR="001E64EB"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w:t>
      </w:r>
      <w:commentRangeStart w:id="16"/>
      <w:r w:rsidR="000F1768">
        <w:rPr>
          <w:lang w:val="en-IE"/>
        </w:rPr>
        <w:t xml:space="preserve">equating to an approximate 10% increase in venom volume with a doubling of body </w:t>
      </w:r>
      <w:r w:rsidR="000F1768">
        <w:rPr>
          <w:lang w:val="en-IE"/>
        </w:rPr>
        <w:lastRenderedPageBreak/>
        <w:t>mass)</w:t>
      </w:r>
      <w:commentRangeEnd w:id="16"/>
      <w:r w:rsidR="000F1768">
        <w:rPr>
          <w:rStyle w:val="CommentReference"/>
        </w:rPr>
        <w:commentReference w:id="16"/>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9B3B95">
        <w:t>, meaning larger snakes showed decreased potency</w:t>
      </w:r>
      <w:r w:rsidR="00E13313">
        <w:t xml:space="preserve"> (</w:t>
      </w:r>
      <w:r w:rsidR="009F15AF">
        <w:t>Figure 3</w:t>
      </w:r>
      <w:r w:rsidR="00706549">
        <w:t>)</w:t>
      </w:r>
      <w:r w:rsidR="009B3B95">
        <w:t xml:space="preserve">. However, this relationship was only significant in the </w:t>
      </w:r>
      <w:commentRangeStart w:id="17"/>
      <w:r w:rsidR="009B3B95">
        <w:t xml:space="preserve">main analysis </w:t>
      </w:r>
      <w:commentRangeEnd w:id="17"/>
      <w:r w:rsidR="000F1768">
        <w:rPr>
          <w:rStyle w:val="CommentReference"/>
        </w:rPr>
        <w:commentReference w:id="17"/>
      </w:r>
      <w:r w:rsidR="009B3B95">
        <w:t xml:space="preserve">(Table </w:t>
      </w:r>
      <w:r w:rsidR="00E13313">
        <w:t>A</w:t>
      </w:r>
      <w:r w:rsidR="00706549">
        <w:t>3-4</w:t>
      </w:r>
      <w:r w:rsidR="009B3B95">
        <w:t>).</w:t>
      </w:r>
    </w:p>
    <w:p w14:paraId="2B9EBE92" w14:textId="7A97B2D7" w:rsidR="009F15AF" w:rsidRDefault="00327156" w:rsidP="009F15AF">
      <w:pPr>
        <w:spacing w:line="360" w:lineRule="auto"/>
        <w:ind w:firstLine="720"/>
        <w:jc w:val="center"/>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F737A9C" w:rsidR="009F15AF" w:rsidRDefault="00706549" w:rsidP="009F15AF">
      <w:pPr>
        <w:spacing w:line="360" w:lineRule="auto"/>
        <w:rPr>
          <w:sz w:val="20"/>
          <w:szCs w:val="20"/>
          <w:lang w:val="en-IE"/>
        </w:rPr>
      </w:pPr>
      <w:r>
        <w:rPr>
          <w:sz w:val="20"/>
          <w:szCs w:val="20"/>
          <w:lang w:val="en-IE"/>
        </w:rPr>
        <w:t>Figure 3</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72514E13"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rmed from the values in Figure 1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681081E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commentRangeStart w:id="18"/>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 </w:t>
      </w:r>
      <w:r w:rsidR="002B03BB">
        <w:rPr>
          <w:lang w:val="en-IE"/>
        </w:rPr>
        <w:t>h</w:t>
      </w:r>
      <w:r w:rsidR="002B03BB" w:rsidRPr="00977177">
        <w:rPr>
          <w:vertAlign w:val="superscript"/>
          <w:lang w:val="en-IE"/>
        </w:rPr>
        <w:t>2</w:t>
      </w:r>
      <w:r w:rsidR="002B03BB">
        <w:rPr>
          <w:lang w:val="en-IE"/>
        </w:rPr>
        <w:t xml:space="preserve"> </w:t>
      </w:r>
      <w:r w:rsidR="001C05B0">
        <w:rPr>
          <w:lang w:val="en-IE"/>
        </w:rPr>
        <w:t xml:space="preserve">values of </w:t>
      </w:r>
      <w:r w:rsidR="00230A06">
        <w:rPr>
          <w:lang w:val="en-IE"/>
        </w:rPr>
        <w:t>0.69</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Pr>
          <w:lang w:val="en-IE"/>
        </w:rPr>
        <w:t xml:space="preserve"> </w:t>
      </w:r>
      <w:r w:rsidR="00CD3200" w:rsidRPr="000B594C">
        <w:rPr>
          <w:lang w:val="en-IE"/>
        </w:rPr>
        <w:t>(</w:t>
      </w:r>
      <w:r w:rsidR="00706549">
        <w:rPr>
          <w:lang w:val="en-IE"/>
        </w:rPr>
        <w:t>Figure 2, A2-5</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w:t>
      </w:r>
      <w:commentRangeEnd w:id="18"/>
      <w:r w:rsidR="000F1768">
        <w:rPr>
          <w:rStyle w:val="CommentReference"/>
        </w:rPr>
        <w:commentReference w:id="18"/>
      </w:r>
      <w:r w:rsidR="001C05B0">
        <w:rPr>
          <w:lang w:val="en-IE"/>
        </w:rPr>
        <w:t>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of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2998228F" w:rsidR="008C4F15" w:rsidRDefault="001E64EB" w:rsidP="005266A2">
      <w:pPr>
        <w:spacing w:line="360" w:lineRule="auto"/>
        <w:rPr>
          <w:lang w:val="en-IE"/>
        </w:rPr>
      </w:pPr>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evolution</w:t>
      </w:r>
      <w:r w:rsidR="00D3697C">
        <w:rPr>
          <w:lang w:val="en-IE"/>
        </w:rPr>
        <w:t>ary dynamics</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imposed by the limitations of b</w:t>
      </w:r>
      <w:r w:rsidR="00D3697C">
        <w:rPr>
          <w:lang w:val="en-IE"/>
        </w:rPr>
        <w:t xml:space="preserve">ody size and habitat structure. </w:t>
      </w:r>
      <w:r w:rsidR="008C4F15">
        <w:rPr>
          <w:lang w:val="en-IE"/>
        </w:rPr>
        <w:t>Here we show that</w:t>
      </w:r>
      <w:r w:rsidR="003A2337">
        <w:rPr>
          <w:lang w:val="en-IE"/>
        </w:rPr>
        <w:t xml:space="preserve"> traits associated with snake venom follow patterns predicted from a scenario w</w:t>
      </w:r>
      <w:r w:rsidR="000F1768">
        <w:rPr>
          <w:lang w:val="en-IE"/>
        </w:rPr>
        <w:t>h</w:t>
      </w:r>
      <w:r w:rsidR="003A2337">
        <w:rPr>
          <w:lang w:val="en-IE"/>
        </w:rPr>
        <w:t xml:space="preserve">ere these </w:t>
      </w:r>
      <w:r w:rsidR="00792B3D">
        <w:rPr>
          <w:lang w:val="en-IE"/>
        </w:rPr>
        <w:t xml:space="preserve">factors are important evolutionary drivers of predator trait. </w:t>
      </w:r>
      <w:r w:rsidR="000F1768">
        <w:rPr>
          <w:lang w:val="en-IE"/>
        </w:rPr>
        <w:t xml:space="preserve">We found that </w:t>
      </w:r>
      <w:r w:rsidR="008C4F15">
        <w:rPr>
          <w:lang w:val="en-IE"/>
        </w:rPr>
        <w:t xml:space="preserve">venom potency is </w:t>
      </w:r>
      <w:r w:rsidR="0030731B">
        <w:rPr>
          <w:lang w:val="en-IE"/>
        </w:rPr>
        <w:t>prey specific, with higher potencies</w:t>
      </w:r>
      <w:r w:rsidR="00792B3D">
        <w:rPr>
          <w:lang w:val="en-IE"/>
        </w:rPr>
        <w:t xml:space="preserve"> found when venom is teste</w:t>
      </w:r>
      <w:r w:rsidR="00D6184F">
        <w:rPr>
          <w:lang w:val="en-IE"/>
        </w:rPr>
        <w:t>d</w:t>
      </w:r>
      <w:r w:rsidR="00792B3D">
        <w:rPr>
          <w:lang w:val="en-IE"/>
        </w:rPr>
        <w:t xml:space="preserve"> on </w:t>
      </w:r>
      <w:r w:rsidR="0030731B">
        <w:rPr>
          <w:lang w:val="en-IE"/>
        </w:rPr>
        <w:t>species</w:t>
      </w:r>
      <w:r w:rsidR="00792B3D">
        <w:rPr>
          <w:lang w:val="en-IE"/>
        </w:rPr>
        <w:t xml:space="preserve"> more phylogenetically similar to a snakes natural diet</w:t>
      </w:r>
      <w:r w:rsidR="0030731B">
        <w:rPr>
          <w:lang w:val="en-IE"/>
        </w:rPr>
        <w:t>,</w:t>
      </w:r>
      <w:r w:rsidR="0003718A">
        <w:rPr>
          <w:lang w:val="en-IE"/>
        </w:rPr>
        <w:t xml:space="preserve"> and </w:t>
      </w:r>
      <w:r w:rsidR="00792B3D">
        <w:rPr>
          <w:lang w:val="en-IE"/>
        </w:rPr>
        <w:t xml:space="preserve">that </w:t>
      </w:r>
      <w:r w:rsidR="0003718A">
        <w:rPr>
          <w:lang w:val="en-IE"/>
        </w:rPr>
        <w:t xml:space="preserve">venom </w:t>
      </w:r>
      <w:r w:rsidR="00766286">
        <w:rPr>
          <w:lang w:val="en-IE"/>
        </w:rPr>
        <w:t>yield</w:t>
      </w:r>
      <w:r w:rsidR="0003718A">
        <w:rPr>
          <w:lang w:val="en-IE"/>
        </w:rPr>
        <w:t xml:space="preserve"> </w:t>
      </w:r>
      <w:r w:rsidR="00792B3D">
        <w:rPr>
          <w:lang w:val="en-IE"/>
        </w:rPr>
        <w:t>scales with</w:t>
      </w:r>
      <w:r w:rsidR="0003718A">
        <w:rPr>
          <w:lang w:val="en-IE"/>
        </w:rPr>
        <w:t xml:space="preserve"> </w:t>
      </w:r>
      <w:r w:rsidR="00766286">
        <w:rPr>
          <w:lang w:val="en-IE"/>
        </w:rPr>
        <w:t>snake</w:t>
      </w:r>
      <w:r w:rsidR="0003718A">
        <w:rPr>
          <w:lang w:val="en-IE"/>
        </w:rPr>
        <w:t xml:space="preserve"> body size</w:t>
      </w:r>
      <w:r w:rsidR="00792B3D">
        <w:rPr>
          <w:lang w:val="en-IE"/>
        </w:rPr>
        <w:t xml:space="preserve"> </w:t>
      </w:r>
      <w:r w:rsidR="00766286">
        <w:rPr>
          <w:lang w:val="en-IE"/>
        </w:rPr>
        <w:t xml:space="preserve">according to an </w:t>
      </w:r>
      <w:proofErr w:type="spellStart"/>
      <w:r w:rsidR="00766286">
        <w:rPr>
          <w:lang w:val="en-IE"/>
        </w:rPr>
        <w:t>allometry</w:t>
      </w:r>
      <w:proofErr w:type="spellEnd"/>
      <w:r w:rsidR="00766286">
        <w:rPr>
          <w:lang w:val="en-IE"/>
        </w:rPr>
        <w:t xml:space="preserve"> expected if</w:t>
      </w:r>
      <w:r w:rsidR="00792B3D">
        <w:rPr>
          <w:lang w:val="en-IE"/>
        </w:rPr>
        <w:t xml:space="preserve"> ener</w:t>
      </w:r>
      <w:r w:rsidR="00766286">
        <w:rPr>
          <w:lang w:val="en-IE"/>
        </w:rPr>
        <w:t>getic costs of venom</w:t>
      </w:r>
      <w:r w:rsidR="00792B3D">
        <w:rPr>
          <w:lang w:val="en-IE"/>
        </w:rPr>
        <w:t xml:space="preserve"> production</w:t>
      </w:r>
      <w:r w:rsidR="00766286">
        <w:rPr>
          <w:lang w:val="en-IE"/>
        </w:rPr>
        <w:t xml:space="preserve"> are the main driver</w:t>
      </w:r>
      <w:r w:rsidR="000F1768">
        <w:rPr>
          <w:lang w:val="en-IE"/>
        </w:rPr>
        <w:t xml:space="preserve"> (exponent of XX)</w:t>
      </w:r>
      <w:r w:rsidR="00792B3D">
        <w:rPr>
          <w:lang w:val="en-IE"/>
        </w:rPr>
        <w:t xml:space="preserve">. We also </w:t>
      </w:r>
      <w:r w:rsidR="000F1768">
        <w:rPr>
          <w:lang w:val="en-IE"/>
        </w:rPr>
        <w:t xml:space="preserve">found </w:t>
      </w:r>
      <w:r w:rsidR="00792B3D">
        <w:rPr>
          <w:lang w:val="en-IE"/>
        </w:rPr>
        <w:t xml:space="preserve">that snake venom is influenced, as expected by the presence of </w:t>
      </w:r>
      <w:proofErr w:type="spellStart"/>
      <w:r w:rsidR="006F577C" w:rsidRPr="00B51EEB">
        <w:rPr>
          <w:rStyle w:val="Emphasis"/>
          <w:rFonts w:eastAsia="Times New Roman"/>
          <w:i w:val="0"/>
        </w:rPr>
        <w:t>ovivorous</w:t>
      </w:r>
      <w:proofErr w:type="spellEnd"/>
      <w:r w:rsidR="006F577C">
        <w:rPr>
          <w:rFonts w:eastAsia="Times New Roman"/>
        </w:rPr>
        <w:t xml:space="preserve"> </w:t>
      </w:r>
      <w:r w:rsidR="00792B3D">
        <w:rPr>
          <w:lang w:val="en-IE"/>
        </w:rPr>
        <w:t>feeding behaviours</w:t>
      </w:r>
      <w:r w:rsidR="0003718A">
        <w:rPr>
          <w:lang w:val="en-IE"/>
        </w:rPr>
        <w:t xml:space="preserve"> and</w:t>
      </w:r>
      <w:r w:rsidR="00792B3D">
        <w:rPr>
          <w:lang w:val="en-IE"/>
        </w:rPr>
        <w:t xml:space="preserve">, in a </w:t>
      </w:r>
      <w:commentRangeStart w:id="19"/>
      <w:r w:rsidR="00792B3D">
        <w:rPr>
          <w:lang w:val="en-IE"/>
        </w:rPr>
        <w:t>less expected direction</w:t>
      </w:r>
      <w:commentRangeEnd w:id="19"/>
      <w:r w:rsidR="000F1768">
        <w:rPr>
          <w:rStyle w:val="CommentReference"/>
        </w:rPr>
        <w:commentReference w:id="19"/>
      </w:r>
      <w:r w:rsidR="00792B3D">
        <w:rPr>
          <w:lang w:val="en-IE"/>
        </w:rPr>
        <w:t>,</w:t>
      </w:r>
      <w:r w:rsidR="0003718A">
        <w:rPr>
          <w:lang w:val="en-IE"/>
        </w:rPr>
        <w:t xml:space="preserve"> </w:t>
      </w:r>
      <w:r w:rsidR="00792B3D">
        <w:rPr>
          <w:lang w:val="en-IE"/>
        </w:rPr>
        <w:t xml:space="preserve">by the </w:t>
      </w:r>
      <w:r w:rsidR="0003718A">
        <w:rPr>
          <w:lang w:val="en-IE"/>
        </w:rPr>
        <w:t>dimensionality of the environment.</w:t>
      </w:r>
      <w:r w:rsidR="00C850D9">
        <w:rPr>
          <w:lang w:val="en-IE"/>
        </w:rPr>
        <w:t xml:space="preserve"> Hence, our results </w:t>
      </w:r>
      <w:r w:rsidR="00766286">
        <w:rPr>
          <w:lang w:val="en-IE"/>
        </w:rPr>
        <w:t>show</w:t>
      </w:r>
      <w:r w:rsidR="00C850D9">
        <w:rPr>
          <w:lang w:val="en-IE"/>
        </w:rPr>
        <w:t xml:space="preserve"> that while aspects of neutral selection, such as genetic drift, play an </w:t>
      </w:r>
      <w:commentRangeStart w:id="20"/>
      <w:r w:rsidR="00C850D9">
        <w:rPr>
          <w:lang w:val="en-IE"/>
        </w:rPr>
        <w:t xml:space="preserve">important </w:t>
      </w:r>
      <w:commentRangeEnd w:id="20"/>
      <w:r w:rsidR="000F1768">
        <w:rPr>
          <w:rStyle w:val="CommentReference"/>
        </w:rPr>
        <w:commentReference w:id="20"/>
      </w:r>
      <w:r w:rsidR="00C850D9">
        <w:rPr>
          <w:lang w:val="en-IE"/>
        </w:rPr>
        <w:t xml:space="preserve">role in generated the observed variance in predator traits, positive selection forces associated with trophic and </w:t>
      </w:r>
      <w:proofErr w:type="spellStart"/>
      <w:r w:rsidR="00C850D9">
        <w:rPr>
          <w:lang w:val="en-IE"/>
        </w:rPr>
        <w:t>macroevolutionary</w:t>
      </w:r>
      <w:proofErr w:type="spellEnd"/>
      <w:r w:rsidR="00C850D9">
        <w:rPr>
          <w:lang w:val="en-IE"/>
        </w:rPr>
        <w:t xml:space="preserve"> drivers play a key role in</w:t>
      </w:r>
      <w:r w:rsidR="00766286">
        <w:rPr>
          <w:lang w:val="en-IE"/>
        </w:rPr>
        <w:t xml:space="preserve"> shaping</w:t>
      </w:r>
      <w:r w:rsidR="00C850D9">
        <w:rPr>
          <w:lang w:val="en-IE"/>
        </w:rPr>
        <w:t xml:space="preserve"> the evolution of these traits.</w:t>
      </w:r>
    </w:p>
    <w:p w14:paraId="41DE6F81" w14:textId="4B771BBB" w:rsidR="00DF38E0" w:rsidRDefault="000521E5" w:rsidP="00594499">
      <w:pPr>
        <w:spacing w:line="360" w:lineRule="auto"/>
        <w:rPr>
          <w:lang w:val="en-IE"/>
        </w:rPr>
      </w:pPr>
      <w:r>
        <w:rPr>
          <w:lang w:val="en-IE"/>
        </w:rPr>
        <w:lastRenderedPageBreak/>
        <w:tab/>
      </w:r>
      <w:r w:rsidR="00766286">
        <w:rPr>
          <w:lang w:val="en-IE"/>
        </w:rPr>
        <w:t>T</w:t>
      </w:r>
      <w:r w:rsidR="004250AA">
        <w:rPr>
          <w:lang w:val="en-IE"/>
        </w:rPr>
        <w:t>rophic factors</w:t>
      </w:r>
      <w:r w:rsidR="00766286">
        <w:rPr>
          <w:lang w:val="en-IE"/>
        </w:rPr>
        <w:t xml:space="preserve"> have been known to</w:t>
      </w:r>
      <w:r w:rsidR="004250AA">
        <w:rPr>
          <w:lang w:val="en-IE"/>
        </w:rPr>
        <w:t xml:space="preserve"> </w:t>
      </w:r>
      <w:r w:rsidR="0029321D">
        <w:rPr>
          <w:lang w:val="en-IE"/>
        </w:rPr>
        <w:t>play an</w:t>
      </w:r>
      <w:r w:rsidR="004250AA">
        <w:rPr>
          <w:lang w:val="en-IE"/>
        </w:rPr>
        <w:t xml:space="preserve"> important</w:t>
      </w:r>
      <w:r w:rsidR="0029321D">
        <w:rPr>
          <w:lang w:val="en-IE"/>
        </w:rPr>
        <w:t xml:space="preserve"> role</w:t>
      </w:r>
      <w:r w:rsidR="004250AA">
        <w:rPr>
          <w:lang w:val="en-IE"/>
        </w:rPr>
        <w:t xml:space="preserve"> in the </w:t>
      </w:r>
      <w:r w:rsidR="00B575B2" w:rsidRPr="00B575B2">
        <w:rPr>
          <w:lang w:val="en-IE"/>
        </w:rPr>
        <w:t xml:space="preserve">maintenance </w:t>
      </w:r>
      <w:r w:rsidR="004250AA">
        <w:rPr>
          <w:lang w:val="en-IE"/>
        </w:rPr>
        <w:t xml:space="preserve">of venom. </w:t>
      </w:r>
      <w:commentRangeStart w:id="21"/>
      <w:r w:rsidR="004250AA">
        <w:rPr>
          <w:lang w:val="en-IE"/>
        </w:rPr>
        <w:t xml:space="preserve">This is </w:t>
      </w:r>
      <w:r w:rsidR="00B575B2">
        <w:rPr>
          <w:lang w:val="en-IE"/>
        </w:rPr>
        <w:t>supported</w:t>
      </w:r>
      <w:r w:rsidR="004250AA">
        <w:rPr>
          <w:lang w:val="en-IE"/>
        </w:rPr>
        <w:t xml:space="preserve"> by cases of its evolutionary loss</w:t>
      </w:r>
      <w:r w:rsidR="00B575B2">
        <w:rPr>
          <w:lang w:val="en-IE"/>
        </w:rPr>
        <w:t xml:space="preserve"> with dietary changes</w:t>
      </w:r>
      <w:r w:rsidR="00766286">
        <w:rPr>
          <w:lang w:val="en-IE"/>
        </w:rPr>
        <w:t xml:space="preserve"> that no longer require venom</w:t>
      </w:r>
      <w:r w:rsidR="00B575B2">
        <w:rPr>
          <w:lang w:val="en-IE"/>
        </w:rPr>
        <w:t xml:space="preserve"> </w:t>
      </w:r>
      <w:r w:rsidR="008F657B">
        <w:rPr>
          <w:lang w:val="en-IE"/>
        </w:rPr>
        <w:fldChar w:fldCharType="begin"/>
      </w:r>
      <w:r w:rsidR="00E42C37">
        <w:rPr>
          <w:lang w:val="en-IE"/>
        </w:rPr>
        <w:instrText xml:space="preserve"> ADDIN EN.CITE &lt;EndNote&gt;&lt;Cite&gt;&lt;Author&gt;Li&lt;/Author&gt;&lt;Year&gt;2005&lt;/Year&gt;&lt;RecNum&gt;20&lt;/RecNum&gt;&lt;DisplayText&gt;(14)&lt;/DisplayText&gt;&lt;record&gt;&lt;rec-number&gt;20&lt;/rec-number&gt;&lt;foreign-keys&gt;&lt;key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8F657B">
        <w:rPr>
          <w:lang w:val="en-IE"/>
        </w:rPr>
        <w:fldChar w:fldCharType="separate"/>
      </w:r>
      <w:r w:rsidR="00E42C37">
        <w:rPr>
          <w:noProof/>
          <w:lang w:val="en-IE"/>
        </w:rPr>
        <w:t>(</w:t>
      </w:r>
      <w:hyperlink w:anchor="_ENREF_14" w:tooltip="Li, 2005 #20" w:history="1">
        <w:r w:rsidR="00BC5AB5">
          <w:rPr>
            <w:noProof/>
            <w:lang w:val="en-IE"/>
          </w:rPr>
          <w:t>14</w:t>
        </w:r>
      </w:hyperlink>
      <w:r w:rsidR="00E42C37">
        <w:rPr>
          <w:noProof/>
          <w:lang w:val="en-IE"/>
        </w:rPr>
        <w:t>)</w:t>
      </w:r>
      <w:r w:rsidR="008F657B">
        <w:rPr>
          <w:lang w:val="en-IE"/>
        </w:rPr>
        <w:fldChar w:fldCharType="end"/>
      </w:r>
      <w:r w:rsidR="004250AA">
        <w:rPr>
          <w:lang w:val="en-IE"/>
        </w:rPr>
        <w:t xml:space="preserve">, </w:t>
      </w:r>
      <w:r w:rsidR="00B575B2">
        <w:rPr>
          <w:lang w:val="en-IE"/>
        </w:rPr>
        <w:t xml:space="preserve">the absence of an increased lifespan associated with </w:t>
      </w:r>
      <w:proofErr w:type="spellStart"/>
      <w:r w:rsidR="000F1768">
        <w:rPr>
          <w:lang w:val="en-IE"/>
        </w:rPr>
        <w:t>venomosity</w:t>
      </w:r>
      <w:proofErr w:type="spellEnd"/>
      <w:r w:rsidR="000F1768">
        <w:rPr>
          <w:lang w:val="en-IE"/>
        </w:rPr>
        <w:t xml:space="preserve"> </w:t>
      </w:r>
      <w:r w:rsidR="00B575B2">
        <w:rPr>
          <w:lang w:val="en-IE"/>
        </w:rPr>
        <w:t xml:space="preserve">as generally seen in species with toxic defence systems </w:t>
      </w:r>
      <w:r w:rsidR="008F657B">
        <w:rPr>
          <w:lang w:val="en-IE"/>
        </w:rPr>
        <w:fldChar w:fldCharType="begin"/>
      </w:r>
      <w:r w:rsidR="00E42C37">
        <w:rPr>
          <w:lang w:val="en-IE"/>
        </w:rPr>
        <w:instrText xml:space="preserve"> ADDIN EN.CITE &lt;EndNote&gt;&lt;Cite&gt;&lt;Author&gt;Hossie&lt;/Author&gt;&lt;Year&gt;2013&lt;/Year&gt;&lt;RecNum&gt;201&lt;/RecNum&gt;&lt;DisplayText&gt;(12)&lt;/DisplayText&gt;&lt;record&gt;&lt;rec-number&gt;201&lt;/rec-number&gt;&lt;foreign-keys&gt;&lt;key app="EN" db-id="ax5t9ztwnxe5f8edetnp2tzne0aaff55ftr5" timestamp="1483802613"&gt;201&lt;/key&gt;&lt;/foreign-keys&gt;&lt;ref-type name="Journal Article"&gt;17&lt;/ref-type&gt;&lt;contributors&gt;&lt;authors&gt;&lt;author&gt;Hossie, TJ&lt;/author&gt;&lt;author&gt;Hassall, C&lt;/author&gt;&lt;author&gt;Knee, W&lt;/author&gt;&lt;author&gt;Sherratt, TN&lt;/author&gt;&lt;/authors&gt;&lt;/contributors&gt;&lt;titles&gt;&lt;title&gt;Species with a chemical defence, but not chemical offence, live longer&lt;/title&gt;&lt;secondary-title&gt;Journal of evolutionary biology&lt;/secondary-title&gt;&lt;/titles&gt;&lt;periodical&gt;&lt;full-title&gt;Journal of evolutionary biology&lt;/full-title&gt;&lt;/periodical&gt;&lt;pages&gt;1598-1602&lt;/pages&gt;&lt;volume&gt;26&lt;/volume&gt;&lt;number&gt;7&lt;/number&gt;&lt;dates&gt;&lt;year&gt;2013&lt;/year&gt;&lt;/dates&gt;&lt;isbn&gt;1420-9101&lt;/isbn&gt;&lt;urls&gt;&lt;/urls&gt;&lt;/record&gt;&lt;/Cite&gt;&lt;/EndNote&gt;</w:instrText>
      </w:r>
      <w:r w:rsidR="008F657B">
        <w:rPr>
          <w:lang w:val="en-IE"/>
        </w:rPr>
        <w:fldChar w:fldCharType="separate"/>
      </w:r>
      <w:r w:rsidR="00E42C37">
        <w:rPr>
          <w:noProof/>
          <w:lang w:val="en-IE"/>
        </w:rPr>
        <w:t>(</w:t>
      </w:r>
      <w:hyperlink w:anchor="_ENREF_12" w:tooltip="Hossie, 2013 #201" w:history="1">
        <w:r w:rsidR="00BC5AB5">
          <w:rPr>
            <w:noProof/>
            <w:lang w:val="en-IE"/>
          </w:rPr>
          <w:t>12</w:t>
        </w:r>
      </w:hyperlink>
      <w:r w:rsidR="00E42C37">
        <w:rPr>
          <w:noProof/>
          <w:lang w:val="en-IE"/>
        </w:rPr>
        <w:t>)</w:t>
      </w:r>
      <w:r w:rsidR="008F657B">
        <w:rPr>
          <w:lang w:val="en-IE"/>
        </w:rPr>
        <w:fldChar w:fldCharType="end"/>
      </w:r>
      <w:r w:rsidR="00B575B2">
        <w:rPr>
          <w:lang w:val="en-IE"/>
        </w:rPr>
        <w:t xml:space="preserve">, and also by our findings here that </w:t>
      </w:r>
      <w:proofErr w:type="spellStart"/>
      <w:r w:rsidR="00B575B2" w:rsidRPr="00B51EEB">
        <w:rPr>
          <w:rStyle w:val="Emphasis"/>
          <w:rFonts w:eastAsia="Times New Roman"/>
          <w:i w:val="0"/>
        </w:rPr>
        <w:t>ovivorous</w:t>
      </w:r>
      <w:proofErr w:type="spellEnd"/>
      <w:r w:rsidR="00B575B2">
        <w:rPr>
          <w:rStyle w:val="Emphasis"/>
          <w:rFonts w:eastAsia="Times New Roman"/>
          <w:i w:val="0"/>
        </w:rPr>
        <w:t xml:space="preserve"> feeding is associated with lower potencies and venom </w:t>
      </w:r>
      <w:r w:rsidR="00DF1FE6">
        <w:rPr>
          <w:rStyle w:val="Emphasis"/>
          <w:rFonts w:eastAsia="Times New Roman"/>
          <w:i w:val="0"/>
        </w:rPr>
        <w:t>yield</w:t>
      </w:r>
      <w:r w:rsidR="00B575B2">
        <w:rPr>
          <w:rStyle w:val="Emphasis"/>
          <w:rFonts w:eastAsia="Times New Roman"/>
          <w:i w:val="0"/>
        </w:rPr>
        <w:t>. However</w:t>
      </w:r>
      <w:commentRangeEnd w:id="21"/>
      <w:r w:rsidR="00643DD6">
        <w:rPr>
          <w:rStyle w:val="CommentReference"/>
        </w:rPr>
        <w:commentReference w:id="21"/>
      </w:r>
      <w:r w:rsidR="00B575B2">
        <w:rPr>
          <w:rStyle w:val="Emphasis"/>
          <w:rFonts w:eastAsia="Times New Roman"/>
          <w:i w:val="0"/>
        </w:rPr>
        <w:t>, the role of trophic drivers in shaping the subsequent evolution of venom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fldChar w:fldCharType="separate"/>
      </w:r>
      <w:r w:rsidR="00E42C37">
        <w:rPr>
          <w:noProof/>
          <w:lang w:val="en-IE"/>
        </w:rPr>
        <w:t>(</w:t>
      </w:r>
      <w:hyperlink w:anchor="_ENREF_1" w:tooltip="Casewell, 2013 #1" w:history="1">
        <w:r w:rsidR="00BC5AB5">
          <w:rPr>
            <w:noProof/>
            <w:lang w:val="en-IE"/>
          </w:rPr>
          <w:t>1</w:t>
        </w:r>
      </w:hyperlink>
      <w:r w:rsidR="00E42C37">
        <w:rPr>
          <w:noProof/>
          <w:lang w:val="en-IE"/>
        </w:rPr>
        <w:t xml:space="preserve">, </w:t>
      </w:r>
      <w:hyperlink w:anchor="_ENREF_9" w:tooltip="Sasa, 1999 #3" w:history="1">
        <w:r w:rsidR="00BC5AB5">
          <w:rPr>
            <w:noProof/>
            <w:lang w:val="en-IE"/>
          </w:rPr>
          <w:t>9</w:t>
        </w:r>
      </w:hyperlink>
      <w:r w:rsidR="00E42C37">
        <w:rPr>
          <w:noProof/>
          <w:lang w:val="en-IE"/>
        </w:rPr>
        <w:t xml:space="preserve">, </w:t>
      </w:r>
      <w:hyperlink w:anchor="_ENREF_10" w:tooltip="Mebs, 2001 #4" w:history="1">
        <w:r w:rsidR="00BC5AB5">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flipping the inconvenience </w:t>
      </w:r>
      <w:r w:rsidR="00594499">
        <w:rPr>
          <w:lang w:val="en-IE"/>
        </w:rPr>
        <w:t xml:space="preserve">usually </w:t>
      </w:r>
      <w:r w:rsidR="00766286">
        <w:rPr>
          <w:lang w:val="en-IE"/>
        </w:rPr>
        <w:t>associated with the use of non</w:t>
      </w:r>
      <w:r w:rsidR="00155347">
        <w:rPr>
          <w:lang w:val="en-IE"/>
        </w:rPr>
        <w:t xml:space="preserve">-natural test models for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BC5AB5">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 with higher potencies associated with species </w:t>
      </w:r>
      <w:r w:rsidR="00594499">
        <w:rPr>
          <w:lang w:val="en-IE"/>
        </w:rPr>
        <w:t xml:space="preserve">that more </w:t>
      </w:r>
      <w:r w:rsidR="00155347">
        <w:rPr>
          <w:lang w:val="en-IE"/>
        </w:rPr>
        <w:t xml:space="preserve">closely </w:t>
      </w:r>
      <w:r w:rsidR="00594499">
        <w:rPr>
          <w:lang w:val="en-IE"/>
        </w:rPr>
        <w:t xml:space="preserve">resemble a species </w:t>
      </w:r>
      <w:r w:rsidR="00155347">
        <w:rPr>
          <w:lang w:val="en-IE"/>
        </w:rPr>
        <w:t>diet.</w:t>
      </w:r>
      <w:r w:rsidR="00766286">
        <w:rPr>
          <w:lang w:val="en-IE"/>
        </w:rPr>
        <w:t xml:space="preserve"> </w:t>
      </w:r>
      <w:r w:rsidR="00F919F9">
        <w:rPr>
          <w:lang w:val="en-IE"/>
        </w:rPr>
        <w:t>The</w:t>
      </w:r>
      <w:r w:rsidR="00594499">
        <w:rPr>
          <w:lang w:val="en-IE"/>
        </w:rPr>
        <w:t xml:space="preserve"> prey-specific effect </w:t>
      </w:r>
      <w:r w:rsidR="00766286">
        <w:rPr>
          <w:lang w:val="en-IE"/>
        </w:rPr>
        <w:t>demonstrated</w:t>
      </w:r>
      <w:r w:rsidR="00594499">
        <w:rPr>
          <w:lang w:val="en-IE"/>
        </w:rPr>
        <w:t xml:space="preserve"> in our analysis is also </w:t>
      </w:r>
      <w:r w:rsidR="0023674A">
        <w:rPr>
          <w:lang w:val="en-IE"/>
        </w:rPr>
        <w:t>likely to underestimate</w:t>
      </w:r>
      <w:r w:rsidR="00E8795C">
        <w:rPr>
          <w:lang w:val="en-IE"/>
        </w:rPr>
        <w:t xml:space="preserve"> the </w:t>
      </w:r>
      <w:r w:rsidR="0023674A">
        <w:rPr>
          <w:lang w:val="en-IE"/>
        </w:rPr>
        <w:t xml:space="preserve">prey </w:t>
      </w:r>
      <w:r w:rsidR="00E8795C">
        <w:rPr>
          <w:lang w:val="en-IE"/>
        </w:rPr>
        <w:t>specific nature of venom</w:t>
      </w:r>
      <w:r w:rsidR="0023674A">
        <w:rPr>
          <w:lang w:val="en-IE"/>
        </w:rPr>
        <w:t xml:space="preserve"> in general</w:t>
      </w:r>
      <w:r w:rsidR="00C03DDC">
        <w:rPr>
          <w:lang w:val="en-IE"/>
        </w:rPr>
        <w:t xml:space="preserve"> 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996542">
        <w:rPr>
          <w:lang w:val="en-IE"/>
        </w:rPr>
        <w:t>,</w:t>
      </w:r>
      <w:r w:rsidR="00E8795C">
        <w:rPr>
          <w:lang w:val="en-IE"/>
        </w:rPr>
        <w:t xml:space="preserve"> 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 as opposed to cause mortality,</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BC5AB5">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a measure of its sub-lethal incapacitating effects,</w:t>
      </w:r>
      <w:r w:rsidR="00C03DDC">
        <w:rPr>
          <w:lang w:val="en-IE"/>
        </w:rPr>
        <w:t xml:space="preserve"> may </w:t>
      </w:r>
      <w:r w:rsidR="00996542">
        <w:rPr>
          <w:lang w:val="en-IE"/>
        </w:rPr>
        <w:t>give</w:t>
      </w:r>
      <w:r w:rsidR="00C03DDC">
        <w:rPr>
          <w:lang w:val="en-IE"/>
        </w:rPr>
        <w:t xml:space="preserve"> clearer reflection of</w:t>
      </w:r>
      <w:r w:rsidR="00996542">
        <w:rPr>
          <w:lang w:val="en-IE"/>
        </w:rPr>
        <w:t xml:space="preserve"> venoms prey-specificity</w:t>
      </w:r>
      <w:r w:rsidR="00C03DDC">
        <w:rPr>
          <w:lang w:val="en-IE"/>
        </w:rPr>
        <w:t xml:space="preserve">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BC5AB5">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w:t>
      </w:r>
      <w:commentRangeStart w:id="22"/>
      <w:r w:rsidR="00F919F9">
        <w:rPr>
          <w:lang w:val="en-IE"/>
        </w:rPr>
        <w:t>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TnVtPjY8L1JlY051bT48RGlzcGxheVRleHQ+KDI1LTI3LCAzOSwgNDApPC9EaXNwbGF5VGV4dD48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E42C37">
        <w:instrText xml:space="preserve"> ADDIN EN.CITE </w:instrText>
      </w:r>
      <w:r w:rsidR="00E42C37">
        <w:fldChar w:fldCharType="begin">
          <w:fldData xml:space="preserve">PEVuZE5vdGU+PENpdGU+PEF1dGhvcj5Wb3NzPC9BdXRob3I+PFllYXI+MjAxMzwvWWVhcj48UmVj
TnVtPjY8L1JlY051bT48RGlzcGxheVRleHQ+KDI1LTI3LCAzOSwgNDApPC9EaXNwbGF5VGV4dD48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E42C37">
        <w:instrText xml:space="preserve"> ADDIN EN.CITE.DATA </w:instrText>
      </w:r>
      <w:r w:rsidR="00E42C37">
        <w:fldChar w:fldCharType="end"/>
      </w:r>
      <w:r w:rsidR="00585B1C" w:rsidRPr="002A7338">
        <w:fldChar w:fldCharType="separate"/>
      </w:r>
      <w:r w:rsidR="00E42C37">
        <w:rPr>
          <w:noProof/>
        </w:rPr>
        <w:t>(</w:t>
      </w:r>
      <w:hyperlink w:anchor="_ENREF_25" w:tooltip="Williams, 1988 #23" w:history="1">
        <w:r w:rsidR="00BC5AB5">
          <w:rPr>
            <w:noProof/>
          </w:rPr>
          <w:t>25-27</w:t>
        </w:r>
      </w:hyperlink>
      <w:r w:rsidR="00E42C37">
        <w:rPr>
          <w:noProof/>
        </w:rPr>
        <w:t xml:space="preserve">, </w:t>
      </w:r>
      <w:hyperlink w:anchor="_ENREF_39" w:tooltip="Biardi, 2011 #26" w:history="1">
        <w:r w:rsidR="00BC5AB5">
          <w:rPr>
            <w:noProof/>
          </w:rPr>
          <w:t>39</w:t>
        </w:r>
      </w:hyperlink>
      <w:r w:rsidR="00E42C37">
        <w:rPr>
          <w:noProof/>
        </w:rPr>
        <w:t xml:space="preserve">, </w:t>
      </w:r>
      <w:hyperlink w:anchor="_ENREF_40" w:tooltip="Poran, 1987 #115" w:history="1">
        <w:r w:rsidR="00BC5AB5">
          <w:rPr>
            <w:noProof/>
          </w:rPr>
          <w:t>40</w:t>
        </w:r>
      </w:hyperlink>
      <w:r w:rsidR="00E42C37">
        <w:rPr>
          <w:noProof/>
        </w:rPr>
        <w:t>)</w:t>
      </w:r>
      <w:r w:rsidR="00585B1C" w:rsidRPr="002A7338">
        <w:fldChar w:fldCharType="end"/>
      </w:r>
      <w:r w:rsidR="00996542">
        <w:t xml:space="preserve"> are</w:t>
      </w:r>
      <w:r w:rsidR="00585B1C">
        <w:t xml:space="preserve"> more likely to be the exception</w:t>
      </w:r>
      <w:r w:rsidR="00996542">
        <w:t xml:space="preserve"> to the general rule</w:t>
      </w:r>
      <w:r w:rsidR="00B96C24">
        <w:rPr>
          <w:lang w:val="en-IE"/>
        </w:rPr>
        <w:t>.</w:t>
      </w:r>
      <w:r w:rsidR="0033201C">
        <w:rPr>
          <w:lang w:val="en-IE"/>
        </w:rPr>
        <w:t xml:space="preserve"> </w:t>
      </w:r>
      <w:commentRangeEnd w:id="22"/>
      <w:r w:rsidR="00A779F7">
        <w:rPr>
          <w:rStyle w:val="CommentReference"/>
        </w:rPr>
        <w:commentReference w:id="22"/>
      </w:r>
    </w:p>
    <w:p w14:paraId="38E5B002" w14:textId="068BADAE" w:rsidR="00EB5EA6" w:rsidRDefault="00CA7015" w:rsidP="00F919F9">
      <w:pPr>
        <w:spacing w:line="360" w:lineRule="auto"/>
        <w:ind w:firstLine="720"/>
        <w:rPr>
          <w:lang w:val="en-IE"/>
        </w:rPr>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More </w:t>
      </w:r>
      <w:r>
        <w:rPr>
          <w:lang w:val="en-IE"/>
        </w:rPr>
        <w:t>s</w:t>
      </w:r>
      <w:r w:rsidR="00311948">
        <w:rPr>
          <w:lang w:val="en-IE"/>
        </w:rPr>
        <w:t>urprisingly</w:t>
      </w:r>
      <w:r w:rsidR="00327156">
        <w:rPr>
          <w:lang w:val="en-IE"/>
        </w:rPr>
        <w:t xml:space="preserve">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r w:rsidR="006054D8">
        <w:rPr>
          <w:lang w:val="en-IE"/>
        </w:rPr>
        <w:t>expected</w:t>
      </w:r>
      <w:r w:rsidR="00265551">
        <w:rPr>
          <w:lang w:val="en-IE"/>
        </w:rPr>
        <w:t xml:space="preserve"> scaling </w:t>
      </w:r>
      <w:proofErr w:type="spellStart"/>
      <w:r w:rsidR="004305B6" w:rsidRPr="004305B6">
        <w:rPr>
          <w:lang w:val="en-IE"/>
        </w:rPr>
        <w:t>allometry</w:t>
      </w:r>
      <w:proofErr w:type="spellEnd"/>
      <w:r w:rsidR="004305B6" w:rsidRPr="004305B6" w:rsidDel="004305B6">
        <w:rPr>
          <w:lang w:val="en-IE"/>
        </w:rPr>
        <w:t xml:space="preserve"> </w:t>
      </w:r>
      <w:r w:rsidR="00A30B5D">
        <w:rPr>
          <w:lang w:val="en-IE"/>
        </w:rPr>
        <w:t>of 0.51</w:t>
      </w:r>
      <w:r w:rsidR="006054D8">
        <w:rPr>
          <w:lang w:val="en-IE"/>
        </w:rPr>
        <w:t xml:space="preserve"> from a pr</w:t>
      </w:r>
      <w:r w:rsidR="00D7739B">
        <w:rPr>
          <w:lang w:val="en-IE"/>
        </w:rPr>
        <w:t>edator-prey scaling perspective</w:t>
      </w:r>
      <w:r w:rsidR="00F540F5">
        <w:rPr>
          <w:lang w:val="en-IE"/>
        </w:rPr>
        <w:t xml:space="preserve"> </w:t>
      </w:r>
      <w:r w:rsidR="00F540F5">
        <w:rPr>
          <w:lang w:val="en-IE"/>
        </w:rPr>
        <w:fldChar w:fldCharType="begin"/>
      </w:r>
      <w:r w:rsidR="00E42C37">
        <w:rPr>
          <w:lang w:val="en-IE"/>
        </w:rPr>
        <w:instrText xml:space="preserve"> ADDIN EN.CITE &lt;EndNote&gt;&lt;Cite&gt;&lt;Author&gt;Carbone&lt;/Author&gt;&lt;Year&gt;2014&lt;/Year&gt;&lt;RecNum&gt;93&lt;/RecNum&gt;&lt;DisplayText&gt;(22)&lt;/DisplayText&gt;&lt;record&gt;&lt;rec-number&gt;93&lt;/rec-number&gt;&lt;foreign-keys&gt;&lt;key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42C37">
        <w:rPr>
          <w:noProof/>
          <w:lang w:val="en-IE"/>
        </w:rPr>
        <w:t>(</w:t>
      </w:r>
      <w:hyperlink w:anchor="_ENREF_22" w:tooltip="Carbone, 2014 #93" w:history="1">
        <w:r w:rsidR="00BC5AB5">
          <w:rPr>
            <w:noProof/>
            <w:lang w:val="en-IE"/>
          </w:rPr>
          <w:t>22</w:t>
        </w:r>
      </w:hyperlink>
      <w:r w:rsidR="00E42C37">
        <w:rPr>
          <w:noProof/>
          <w:lang w:val="en-IE"/>
        </w:rPr>
        <w:t>)</w:t>
      </w:r>
      <w:r w:rsidR="00F540F5">
        <w:rPr>
          <w:lang w:val="en-IE"/>
        </w:rPr>
        <w:fldChar w:fldCharType="end"/>
      </w:r>
      <w:r w:rsidR="00302E87">
        <w:rPr>
          <w:lang w:val="en-IE"/>
        </w:rPr>
        <w:t xml:space="preserve"> </w:t>
      </w:r>
      <w:r w:rsidR="00D7739B">
        <w:rPr>
          <w:lang w:val="en-IE"/>
        </w:rPr>
        <w:t>with</w:t>
      </w:r>
      <w:r w:rsidR="00F540F5">
        <w:rPr>
          <w:lang w:val="en-IE"/>
        </w:rPr>
        <w:t xml:space="preserve"> venom </w:t>
      </w:r>
      <w:r w:rsidR="00F919F9">
        <w:rPr>
          <w:lang w:val="en-IE"/>
        </w:rPr>
        <w:t>yield</w:t>
      </w:r>
      <w:r w:rsidR="00F540F5">
        <w:rPr>
          <w:lang w:val="en-IE"/>
        </w:rPr>
        <w:t xml:space="preserve"> increasing faster with </w:t>
      </w:r>
      <w:r w:rsidR="00302E87">
        <w:rPr>
          <w:lang w:val="en-IE"/>
        </w:rPr>
        <w:t>snake</w:t>
      </w:r>
      <w:r w:rsidR="00406ED4">
        <w:rPr>
          <w:lang w:val="en-IE"/>
        </w:rPr>
        <w:t xml:space="preserve"> </w:t>
      </w:r>
      <w:r w:rsidR="00F540F5">
        <w:rPr>
          <w:lang w:val="en-IE"/>
        </w:rPr>
        <w:t>body size than expected</w:t>
      </w:r>
      <w:r w:rsidR="006054D8">
        <w:rPr>
          <w:lang w:val="en-IE"/>
        </w:rPr>
        <w:t>.</w:t>
      </w:r>
      <w:r w:rsidR="00EA3500">
        <w:rPr>
          <w:lang w:val="en-IE"/>
        </w:rPr>
        <w:t xml:space="preserve"> 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E42C37">
        <w:instrText xml:space="preserve"> ADDIN EN.CITE &lt;EndNote&gt;&lt;Cite&gt;&lt;Author&gt;Nestorov&lt;/Author&gt;&lt;Year&gt;2003&lt;/Year&gt;&lt;RecNum&gt;101&lt;/RecNum&gt;&lt;DisplayText&gt;(32)&lt;/DisplayText&gt;&lt;record&gt;&lt;rec-number&gt;101&lt;/rec-number&gt;&lt;foreign-keys&gt;&lt;key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E42C37">
        <w:rPr>
          <w:noProof/>
        </w:rPr>
        <w:t>(</w:t>
      </w:r>
      <w:hyperlink w:anchor="_ENREF_32" w:tooltip="Nestorov, 2003 #101" w:history="1">
        <w:r w:rsidR="00BC5AB5">
          <w:rPr>
            <w:noProof/>
          </w:rPr>
          <w:t>32</w:t>
        </w:r>
      </w:hyperlink>
      <w:r w:rsidR="00E42C37">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 xml:space="preserve">for </w:t>
      </w:r>
      <w:r w:rsidR="00173F0D" w:rsidRPr="00CA7015">
        <w:rPr>
          <w:i/>
          <w:lang w:val="en-IE"/>
        </w:rPr>
        <w:t>b</w:t>
      </w:r>
      <w:r w:rsidR="00E00507">
        <w:rPr>
          <w:lang w:val="en-IE"/>
        </w:rPr>
        <w:t xml:space="preserve">, the scaling of </w:t>
      </w:r>
      <w:r w:rsidR="00E00507" w:rsidRPr="00E00507">
        <w:rPr>
          <w:lang w:val="en-IE"/>
        </w:rPr>
        <w:t xml:space="preserve">toxicological </w:t>
      </w:r>
      <w:r w:rsidR="00E00507">
        <w:rPr>
          <w:lang w:val="en-IE"/>
        </w:rPr>
        <w:t>effects,</w:t>
      </w:r>
      <w:r w:rsidR="00173F0D">
        <w:rPr>
          <w:lang w:val="en-IE"/>
        </w:rPr>
        <w:t xml:space="preserve"> </w:t>
      </w:r>
      <w:r w:rsidR="00EA3500">
        <w:rPr>
          <w:lang w:val="en-IE"/>
        </w:rPr>
        <w:t>in order</w:t>
      </w:r>
      <w:r w:rsidR="00173F0D">
        <w:rPr>
          <w:lang w:val="en-IE"/>
        </w:rPr>
        <w:t xml:space="preserve"> for the</w:t>
      </w:r>
      <w:r w:rsidR="00EA3500">
        <w:rPr>
          <w:lang w:val="en-IE"/>
        </w:rPr>
        <w:t xml:space="preserve"> </w:t>
      </w:r>
      <w:r w:rsidR="00173F0D">
        <w:rPr>
          <w:lang w:val="en-IE"/>
        </w:rPr>
        <w:t>observed</w:t>
      </w:r>
      <w:r w:rsidR="00EA3500">
        <w:rPr>
          <w:lang w:val="en-IE"/>
        </w:rPr>
        <w:t xml:space="preserve"> scaling of 0.75</w:t>
      </w:r>
      <w:r w:rsidR="00EA02BE">
        <w:rPr>
          <w:lang w:val="en-IE"/>
        </w:rPr>
        <w:t xml:space="preserve"> between venom </w:t>
      </w:r>
      <w:r w:rsidR="00B56EE6">
        <w:rPr>
          <w:lang w:val="en-IE"/>
        </w:rPr>
        <w:t xml:space="preserve">volume </w:t>
      </w:r>
      <w:r w:rsidR="00EA02BE">
        <w:rPr>
          <w:lang w:val="en-IE"/>
        </w:rPr>
        <w:t>and snake mass</w:t>
      </w:r>
      <w:r w:rsidR="00EA3500">
        <w:rPr>
          <w:lang w:val="en-IE"/>
        </w:rPr>
        <w:t xml:space="preserve"> </w:t>
      </w:r>
      <w:r w:rsidR="00173F0D">
        <w:rPr>
          <w:lang w:val="en-IE"/>
        </w:rPr>
        <w:t xml:space="preserve">to </w:t>
      </w:r>
      <w:r w:rsidR="00F919F9">
        <w:rPr>
          <w:lang w:val="en-IE"/>
        </w:rPr>
        <w:t>agree with this prediction</w:t>
      </w:r>
      <w:r w:rsidR="00A779F7">
        <w:rPr>
          <w:lang w:val="en-IE"/>
        </w:rPr>
        <w:t>:</w:t>
      </w:r>
      <w:commentRangeStart w:id="23"/>
      <w:r w:rsidR="00A779F7">
        <w:rPr>
          <w:lang w:val="en-IE"/>
        </w:rPr>
        <w:t xml:space="preserve"> a situation that seems unlikely</w:t>
      </w:r>
      <w:commentRangeEnd w:id="23"/>
      <w:r w:rsidR="00A779F7">
        <w:rPr>
          <w:rStyle w:val="CommentReference"/>
        </w:rPr>
        <w:commentReference w:id="23"/>
      </w:r>
      <w:r w:rsidR="00EA3500">
        <w:rPr>
          <w:lang w:val="en-IE"/>
        </w:rPr>
        <w:t>.</w:t>
      </w:r>
      <w:r w:rsidR="00F540F5">
        <w:rPr>
          <w:lang w:val="en-IE"/>
        </w:rPr>
        <w:t xml:space="preserve"> 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 in comparison to snakes as a whole </w:t>
      </w:r>
      <w:r w:rsidR="00C20672">
        <w:rPr>
          <w:lang w:val="en-IE"/>
        </w:rPr>
        <w:fldChar w:fldCharType="begin"/>
      </w:r>
      <w:r w:rsidR="00E42C37">
        <w:rPr>
          <w:lang w:val="en-IE"/>
        </w:rPr>
        <w:instrText xml:space="preserve"> ADDIN EN.CITE &lt;EndNote&gt;&lt;Cite&gt;&lt;Author&gt;Carbone&lt;/Author&gt;&lt;Year&gt;2014&lt;/Year&gt;&lt;RecNum&gt;93&lt;/RecNum&gt;&lt;DisplayText&gt;(22)&lt;/DisplayText&gt;&lt;record&gt;&lt;rec-number&gt;93&lt;/rec-number&gt;&lt;foreign-keys&gt;&lt;key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42C37">
        <w:rPr>
          <w:noProof/>
          <w:lang w:val="en-IE"/>
        </w:rPr>
        <w:t>(</w:t>
      </w:r>
      <w:hyperlink w:anchor="_ENREF_22" w:tooltip="Carbone, 2014 #93" w:history="1">
        <w:r w:rsidR="00BC5AB5">
          <w:rPr>
            <w:noProof/>
            <w:lang w:val="en-IE"/>
          </w:rPr>
          <w:t>22</w:t>
        </w:r>
      </w:hyperlink>
      <w:r w:rsidR="00E42C37">
        <w:rPr>
          <w:noProof/>
          <w:lang w:val="en-IE"/>
        </w:rPr>
        <w:t>)</w:t>
      </w:r>
      <w:r w:rsidR="00C20672">
        <w:rPr>
          <w:lang w:val="en-IE"/>
        </w:rPr>
        <w:fldChar w:fldCharType="end"/>
      </w:r>
      <w:r w:rsidR="00C20672">
        <w:rPr>
          <w:lang w:val="en-IE"/>
        </w:rPr>
        <w:t>, with larger venomous snakes feed</w:t>
      </w:r>
      <w:r w:rsidR="009B3B95">
        <w:rPr>
          <w:lang w:val="en-IE"/>
        </w:rPr>
        <w:t>ing</w:t>
      </w:r>
      <w:r w:rsidR="00C20672">
        <w:rPr>
          <w:lang w:val="en-IE"/>
        </w:rPr>
        <w:t xml:space="preserve"> on much smaller prey items than expected</w:t>
      </w:r>
      <w:r w:rsidR="00D23118">
        <w:rPr>
          <w:lang w:val="en-IE"/>
        </w:rPr>
        <w:t>. This</w:t>
      </w:r>
      <w:r w:rsidR="008A2E4C">
        <w:rPr>
          <w:lang w:val="en-IE"/>
        </w:rPr>
        <w:t xml:space="preserve"> </w:t>
      </w:r>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r w:rsidR="00C20672">
        <w:rPr>
          <w:lang w:val="en-IE"/>
        </w:rPr>
        <w:t>. A</w:t>
      </w:r>
      <w:r w:rsidR="00EA02BE">
        <w:rPr>
          <w:lang w:val="en-IE"/>
        </w:rPr>
        <w:t xml:space="preserve"> more </w:t>
      </w:r>
      <w:r w:rsidR="00F3761C">
        <w:rPr>
          <w:lang w:val="en-IE"/>
        </w:rPr>
        <w:t xml:space="preserve">likely </w:t>
      </w:r>
      <w:r w:rsidR="00EA3500">
        <w:rPr>
          <w:lang w:val="en-IE"/>
        </w:rPr>
        <w:t xml:space="preserve">explanation for </w:t>
      </w:r>
      <w:r w:rsidR="00B75FF0">
        <w:rPr>
          <w:lang w:val="en-IE"/>
        </w:rPr>
        <w:t>our results regarding</w:t>
      </w:r>
      <w:r w:rsidR="008A2E4C">
        <w:rPr>
          <w:lang w:val="en-IE"/>
        </w:rPr>
        <w:t xml:space="preserve"> venom </w:t>
      </w:r>
      <w:r w:rsidR="00F919F9">
        <w:rPr>
          <w:lang w:val="en-IE"/>
        </w:rPr>
        <w:t>yield</w:t>
      </w:r>
      <w:r w:rsidR="00EA3500">
        <w:rPr>
          <w:lang w:val="en-IE"/>
        </w:rPr>
        <w:t xml:space="preserve"> scaling is that it </w:t>
      </w:r>
      <w:r w:rsidR="009B3B95">
        <w:rPr>
          <w:lang w:val="en-IE"/>
        </w:rPr>
        <w:t xml:space="preserve">relates to </w:t>
      </w:r>
      <w:r w:rsidR="00F540F5">
        <w:rPr>
          <w:lang w:val="en-IE"/>
        </w:rPr>
        <w:t>limitations relating to</w:t>
      </w:r>
      <w:r w:rsidR="009035EA">
        <w:rPr>
          <w:lang w:val="en-IE"/>
        </w:rPr>
        <w:t xml:space="preserve"> </w:t>
      </w:r>
      <w:r w:rsidR="00EA3500">
        <w:rPr>
          <w:lang w:val="en-IE"/>
        </w:rPr>
        <w:t xml:space="preserve">metabolic </w:t>
      </w:r>
      <w:r w:rsidR="005308E0">
        <w:rPr>
          <w:lang w:val="en-IE"/>
        </w:rPr>
        <w:t>rate</w:t>
      </w:r>
      <w:r w:rsidR="00F540F5">
        <w:rPr>
          <w:lang w:val="en-IE"/>
        </w:rPr>
        <w:t xml:space="preserve"> </w:t>
      </w:r>
      <w:r w:rsidR="00F540F5">
        <w:rPr>
          <w:lang w:val="en-IE"/>
        </w:rPr>
        <w:fldChar w:fldCharType="begin"/>
      </w:r>
      <w:r w:rsidR="00E42C37">
        <w:rPr>
          <w:lang w:val="en-IE"/>
        </w:rPr>
        <w:instrText xml:space="preserve"> ADDIN EN.CITE &lt;EndNote&gt;&lt;Cite&gt;&lt;Author&gt;Brown&lt;/Author&gt;&lt;Year&gt;2004&lt;/Year&gt;&lt;RecNum&gt;111&lt;/RecNum&gt;&lt;DisplayText&gt;(41)&lt;/DisplayText&gt;&lt;record&gt;&lt;rec-number&gt;111&lt;/rec-number&gt;&lt;foreign-keys&gt;&lt;key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F540F5">
        <w:rPr>
          <w:lang w:val="en-IE"/>
        </w:rPr>
        <w:fldChar w:fldCharType="separate"/>
      </w:r>
      <w:r w:rsidR="00E42C37">
        <w:rPr>
          <w:noProof/>
          <w:lang w:val="en-IE"/>
        </w:rPr>
        <w:t>(</w:t>
      </w:r>
      <w:hyperlink w:anchor="_ENREF_41" w:tooltip="Brown, 2004 #111" w:history="1">
        <w:r w:rsidR="00BC5AB5">
          <w:rPr>
            <w:noProof/>
            <w:lang w:val="en-IE"/>
          </w:rPr>
          <w:t>41</w:t>
        </w:r>
      </w:hyperlink>
      <w:r w:rsidR="00E42C37">
        <w:rPr>
          <w:noProof/>
          <w:lang w:val="en-IE"/>
        </w:rPr>
        <w:t>)</w:t>
      </w:r>
      <w:r w:rsidR="00F540F5">
        <w:rPr>
          <w:lang w:val="en-IE"/>
        </w:rPr>
        <w:fldChar w:fldCharType="end"/>
      </w:r>
      <w:r w:rsidR="005308E0">
        <w:rPr>
          <w:lang w:val="en-IE"/>
        </w:rPr>
        <w:t>, which</w:t>
      </w:r>
      <w:r w:rsidR="00AE5117">
        <w:rPr>
          <w:lang w:val="en-IE"/>
        </w:rPr>
        <w:t xml:space="preserve"> also</w:t>
      </w:r>
      <w:r w:rsidR="005308E0">
        <w:rPr>
          <w:lang w:val="en-IE"/>
        </w:rPr>
        <w:t xml:space="preserve"> </w:t>
      </w:r>
      <w:r w:rsidR="00AE5117">
        <w:rPr>
          <w:lang w:val="en-IE"/>
        </w:rPr>
        <w:lastRenderedPageBreak/>
        <w:t xml:space="preserve">has a similar </w:t>
      </w:r>
      <w:r w:rsidR="009035EA">
        <w:rPr>
          <w:lang w:val="en-IE"/>
        </w:rPr>
        <w:t>scaling coefficient of 0.75</w:t>
      </w:r>
      <w:r w:rsidR="005308E0">
        <w:rPr>
          <w:lang w:val="en-IE"/>
        </w:rPr>
        <w:t xml:space="preserve"> with respect to body mass</w:t>
      </w:r>
      <w:r w:rsidR="009035EA">
        <w:rPr>
          <w:lang w:val="en-IE"/>
        </w:rPr>
        <w:t xml:space="preserve"> </w:t>
      </w:r>
      <w:r w:rsidR="00544E2D">
        <w:rPr>
          <w:lang w:val="en-IE"/>
        </w:rPr>
        <w:fldChar w:fldCharType="begin"/>
      </w:r>
      <w:r w:rsidR="00E42C37">
        <w:rPr>
          <w:lang w:val="en-IE"/>
        </w:rPr>
        <w:instrText xml:space="preserve"> ADDIN EN.CITE &lt;EndNote&gt;&lt;Cite&gt;&lt;Author&gt;Brown&lt;/Author&gt;&lt;Year&gt;2004&lt;/Year&gt;&lt;RecNum&gt;111&lt;/RecNum&gt;&lt;DisplayText&gt;(33,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E42C37">
        <w:rPr>
          <w:noProof/>
          <w:lang w:val="en-IE"/>
        </w:rPr>
        <w:t>(</w:t>
      </w:r>
      <w:hyperlink w:anchor="_ENREF_33" w:tooltip="Isaac, 2010 #102" w:history="1">
        <w:r w:rsidR="00BC5AB5">
          <w:rPr>
            <w:noProof/>
            <w:lang w:val="en-IE"/>
          </w:rPr>
          <w:t>33</w:t>
        </w:r>
      </w:hyperlink>
      <w:r w:rsidR="00E42C37">
        <w:rPr>
          <w:noProof/>
          <w:lang w:val="en-IE"/>
        </w:rPr>
        <w:t xml:space="preserve">, </w:t>
      </w:r>
      <w:hyperlink w:anchor="_ENREF_41" w:tooltip="Brown, 2004 #111" w:history="1">
        <w:r w:rsidR="00BC5AB5">
          <w:rPr>
            <w:noProof/>
            <w:lang w:val="en-IE"/>
          </w:rPr>
          <w:t>41</w:t>
        </w:r>
      </w:hyperlink>
      <w:r w:rsidR="00E42C37">
        <w:rPr>
          <w:noProof/>
          <w:lang w:val="en-IE"/>
        </w:rPr>
        <w:t>)</w:t>
      </w:r>
      <w:r w:rsidR="00544E2D">
        <w:rPr>
          <w:lang w:val="en-IE"/>
        </w:rPr>
        <w:fldChar w:fldCharType="end"/>
      </w:r>
      <w:r w:rsidR="00173F0D">
        <w:rPr>
          <w:lang w:val="en-IE"/>
        </w:rPr>
        <w:t>. In particular</w:t>
      </w:r>
      <w:r w:rsidR="008A2E4C">
        <w:rPr>
          <w:lang w:val="en-IE"/>
        </w:rPr>
        <w:t>,</w:t>
      </w:r>
      <w:r w:rsidR="00173F0D">
        <w:rPr>
          <w:lang w:val="en-IE"/>
        </w:rPr>
        <w:t xml:space="preserve"> </w:t>
      </w:r>
      <w:r w:rsidR="009035EA">
        <w:rPr>
          <w:lang w:val="en-IE"/>
        </w:rPr>
        <w:t xml:space="preserve">it </w:t>
      </w:r>
      <w:r w:rsidR="005308E0">
        <w:rPr>
          <w:lang w:val="en-IE"/>
        </w:rPr>
        <w:t xml:space="preserve">might </w:t>
      </w:r>
      <w:r w:rsidR="009035EA">
        <w:rPr>
          <w:lang w:val="en-IE"/>
        </w:rPr>
        <w:t>be expected</w:t>
      </w:r>
      <w:r w:rsidR="00173F0D">
        <w:rPr>
          <w:lang w:val="en-IE"/>
        </w:rPr>
        <w:t xml:space="preserve"> that</w:t>
      </w:r>
      <w:r w:rsidR="009035EA">
        <w:rPr>
          <w:lang w:val="en-IE"/>
        </w:rPr>
        <w:t xml:space="preserve"> the production of a</w:t>
      </w:r>
      <w:r w:rsidR="00D50CA3">
        <w:rPr>
          <w:lang w:val="en-IE"/>
        </w:rPr>
        <w:t xml:space="preserve"> potentially</w:t>
      </w:r>
      <w:r w:rsidR="009035EA">
        <w:rPr>
          <w:lang w:val="en-IE"/>
        </w:rPr>
        <w:t xml:space="preserve"> metabolically costly material such as venom </w:t>
      </w:r>
      <w:r w:rsidR="009035EA">
        <w:rPr>
          <w:lang w:val="en-IE"/>
        </w:rPr>
        <w:fldChar w:fldCharType="begin"/>
      </w:r>
      <w:r w:rsidR="00E42C37">
        <w:rPr>
          <w:lang w:val="en-IE"/>
        </w:rPr>
        <w:instrText xml:space="preserve"> ADDIN EN.CITE &lt;EndNote&gt;&lt;Cite&gt;&lt;Author&gt;McCue&lt;/Author&gt;&lt;Year&gt;2006&lt;/Year&gt;&lt;RecNum&gt;10&lt;/RecNum&gt;&lt;DisplayText&gt;(28)&lt;/DisplayText&gt;&lt;record&gt;&lt;rec-number&gt;10&lt;/rec-number&gt;&lt;foreign-keys&gt;&lt;key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9035EA">
        <w:rPr>
          <w:lang w:val="en-IE"/>
        </w:rPr>
        <w:fldChar w:fldCharType="separate"/>
      </w:r>
      <w:r w:rsidR="00E42C37">
        <w:rPr>
          <w:noProof/>
          <w:lang w:val="en-IE"/>
        </w:rPr>
        <w:t>(</w:t>
      </w:r>
      <w:hyperlink w:anchor="_ENREF_28" w:tooltip="McCue, 2006 #10" w:history="1">
        <w:r w:rsidR="00BC5AB5">
          <w:rPr>
            <w:noProof/>
            <w:lang w:val="en-IE"/>
          </w:rPr>
          <w:t>28</w:t>
        </w:r>
      </w:hyperlink>
      <w:r w:rsidR="00E42C37">
        <w:rPr>
          <w:noProof/>
          <w:lang w:val="en-IE"/>
        </w:rPr>
        <w:t>)</w:t>
      </w:r>
      <w:r w:rsidR="009035EA">
        <w:rPr>
          <w:lang w:val="en-IE"/>
        </w:rPr>
        <w:fldChar w:fldCharType="end"/>
      </w:r>
      <w:r w:rsidR="00544E2D">
        <w:rPr>
          <w:lang w:val="en-IE"/>
        </w:rPr>
        <w:t>,</w:t>
      </w:r>
      <w:r w:rsidR="009035EA">
        <w:rPr>
          <w:lang w:val="en-IE"/>
        </w:rPr>
        <w:t xml:space="preserve"> </w:t>
      </w:r>
      <w:r w:rsidR="008A2E4C">
        <w:rPr>
          <w:lang w:val="en-IE"/>
        </w:rPr>
        <w:t>would follow such a metabolic scaling, particularly if the costs of venom were maintained at a constant proportion of overall energy budgets across snake species</w:t>
      </w:r>
      <w:r w:rsidR="00970307">
        <w:rPr>
          <w:lang w:val="en-IE"/>
        </w:rPr>
        <w:t>.</w:t>
      </w:r>
      <w:r w:rsidR="00F919F9">
        <w:rPr>
          <w:lang w:val="en-IE"/>
        </w:rPr>
        <w:t xml:space="preserve"> While we focus on the average yield a snake can produce</w:t>
      </w:r>
      <w:r w:rsidR="00A779F7">
        <w:rPr>
          <w:lang w:val="en-IE"/>
        </w:rPr>
        <w:t>,</w:t>
      </w:r>
      <w:r w:rsidR="00F919F9">
        <w:rPr>
          <w:lang w:val="en-IE"/>
        </w:rPr>
        <w:t xml:space="preserve"> </w:t>
      </w:r>
      <w:r w:rsidR="00970307">
        <w:rPr>
          <w:lang w:val="en-IE"/>
        </w:rPr>
        <w:t xml:space="preserve">the amount of venom administrated in a single bite </w:t>
      </w:r>
      <w:r w:rsidR="00F919F9">
        <w:rPr>
          <w:lang w:val="en-IE"/>
        </w:rPr>
        <w:t>does seem to show stronger</w:t>
      </w:r>
      <w:r w:rsidR="00582E28">
        <w:rPr>
          <w:lang w:val="en-IE"/>
        </w:rPr>
        <w:t xml:space="preserve"> </w:t>
      </w:r>
      <w:r w:rsidR="00311727">
        <w:rPr>
          <w:lang w:val="en-IE"/>
        </w:rPr>
        <w:t>associations</w:t>
      </w:r>
      <w:r w:rsidR="00582E28">
        <w:rPr>
          <w:lang w:val="en-IE"/>
        </w:rPr>
        <w:t xml:space="preserve"> with</w:t>
      </w:r>
      <w:r w:rsidR="004305B6">
        <w:rPr>
          <w:lang w:val="en-IE"/>
        </w:rPr>
        <w:t xml:space="preserve"> trophic factors </w:t>
      </w:r>
      <w:r w:rsidR="004305B6">
        <w:rPr>
          <w:lang w:val="en-IE"/>
        </w:rPr>
        <w:fldChar w:fldCharType="begin"/>
      </w:r>
      <w:r w:rsidR="00E42C37">
        <w:rPr>
          <w:lang w:val="en-IE"/>
        </w:rPr>
        <w:instrText xml:space="preserve"> ADDIN EN.CITE &lt;EndNote&gt;&lt;Cite&gt;&lt;Author&gt;Hayes&lt;/Author&gt;&lt;Year&gt;2002&lt;/Year&gt;&lt;RecNum&gt;9&lt;/RecNum&gt;&lt;DisplayText&gt;(31)&lt;/DisplayText&gt;&lt;record&gt;&lt;rec-number&gt;9&lt;/rec-number&gt;&lt;foreign-keys&gt;&lt;key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E42C37">
        <w:rPr>
          <w:noProof/>
          <w:lang w:val="en-IE"/>
        </w:rPr>
        <w:t>(</w:t>
      </w:r>
      <w:hyperlink w:anchor="_ENREF_31" w:tooltip="Hayes, 2002 #9" w:history="1">
        <w:r w:rsidR="00BC5AB5">
          <w:rPr>
            <w:noProof/>
            <w:lang w:val="en-IE"/>
          </w:rPr>
          <w:t>31</w:t>
        </w:r>
      </w:hyperlink>
      <w:r w:rsidR="00E42C37">
        <w:rPr>
          <w:noProof/>
          <w:lang w:val="en-IE"/>
        </w:rPr>
        <w:t>)</w:t>
      </w:r>
      <w:r w:rsidR="004305B6">
        <w:rPr>
          <w:lang w:val="en-IE"/>
        </w:rPr>
        <w:fldChar w:fldCharType="end"/>
      </w:r>
      <w:r w:rsidR="00F919F9">
        <w:rPr>
          <w:lang w:val="en-IE"/>
        </w:rPr>
        <w:t>. Interestingly, such a dec</w:t>
      </w:r>
      <w:r w:rsidR="00A779F7">
        <w:rPr>
          <w:lang w:val="en-IE"/>
        </w:rPr>
        <w:t>o</w:t>
      </w:r>
      <w:r w:rsidR="00F919F9">
        <w:rPr>
          <w:lang w:val="en-IE"/>
        </w:rPr>
        <w:t xml:space="preserve">upling of trophic and metabolic determinants between the amount of venom in a single bite and the total reservoir </w:t>
      </w:r>
      <w:r w:rsidR="00582E28">
        <w:rPr>
          <w:lang w:val="en-IE"/>
        </w:rPr>
        <w:t>may have strong implication</w:t>
      </w:r>
      <w:r w:rsidR="00F919F9">
        <w:rPr>
          <w:lang w:val="en-IE"/>
        </w:rPr>
        <w:t>s</w:t>
      </w:r>
      <w:r w:rsidR="00582E28">
        <w:rPr>
          <w:lang w:val="en-IE"/>
        </w:rPr>
        <w:t xml:space="preserve"> on the predation strateg</w:t>
      </w:r>
      <w:r w:rsidR="008C1F11">
        <w:rPr>
          <w:lang w:val="en-IE"/>
        </w:rPr>
        <w:t>ies</w:t>
      </w:r>
      <w:r w:rsidR="00582E28">
        <w:rPr>
          <w:lang w:val="en-IE"/>
        </w:rPr>
        <w:t xml:space="preserve"> available </w:t>
      </w:r>
      <w:r w:rsidR="008C1F11">
        <w:rPr>
          <w:lang w:val="en-IE"/>
        </w:rPr>
        <w:t>with body size</w:t>
      </w:r>
      <w:r w:rsidR="00582E28">
        <w:rPr>
          <w:lang w:val="en-IE"/>
        </w:rPr>
        <w:t>.</w:t>
      </w:r>
      <w:r w:rsidR="00F919F9">
        <w:rPr>
          <w:lang w:val="en-IE"/>
        </w:rPr>
        <w:t xml:space="preserve"> As yield scales with body size according to a higher exponent in comparison to any trophic factor, such as prey size, larger species would be expected to have the capacity for more envenomation’s before depleting their reservoir. T</w:t>
      </w:r>
      <w:r w:rsidR="00EB5EA6">
        <w:rPr>
          <w:lang w:val="en-IE"/>
        </w:rPr>
        <w:t xml:space="preserve">hese </w:t>
      </w:r>
      <w:r w:rsidR="00487F09">
        <w:rPr>
          <w:lang w:val="en-IE"/>
        </w:rPr>
        <w:t>l</w:t>
      </w:r>
      <w:r w:rsidR="00582E28">
        <w:rPr>
          <w:lang w:val="en-IE"/>
        </w:rPr>
        <w:t>arger reservoirs may</w:t>
      </w:r>
      <w:r w:rsidR="00F919F9">
        <w:rPr>
          <w:lang w:val="en-IE"/>
        </w:rPr>
        <w:t xml:space="preserve"> hence</w:t>
      </w:r>
      <w:r w:rsidR="00487F09">
        <w:rPr>
          <w:lang w:val="en-IE"/>
        </w:rPr>
        <w:t xml:space="preserve"> allow for</w:t>
      </w:r>
      <w:r w:rsidR="00EB5EA6">
        <w:rPr>
          <w:lang w:val="en-IE"/>
        </w:rPr>
        <w:t xml:space="preserve"> strategies such</w:t>
      </w:r>
      <w:r w:rsidR="00487F09">
        <w:rPr>
          <w:lang w:val="en-IE"/>
        </w:rPr>
        <w:t xml:space="preserve"> </w:t>
      </w:r>
      <w:r w:rsidR="00EB5EA6">
        <w:rPr>
          <w:lang w:val="en-IE"/>
        </w:rPr>
        <w:t xml:space="preserve">as the use of </w:t>
      </w:r>
      <w:r w:rsidR="00487F09">
        <w:rPr>
          <w:lang w:val="en-IE"/>
        </w:rPr>
        <w:t xml:space="preserve">multiple </w:t>
      </w:r>
      <w:r w:rsidR="00EB5EA6">
        <w:rPr>
          <w:lang w:val="en-IE"/>
        </w:rPr>
        <w:t>envenomation’s on a single prey item</w:t>
      </w:r>
      <w:r w:rsidR="00297F24">
        <w:rPr>
          <w:lang w:val="en-IE"/>
        </w:rPr>
        <w:t xml:space="preserve"> or strike and release strategies which may require “back-up” venom for cases were prey items are not recovered.</w:t>
      </w:r>
    </w:p>
    <w:p w14:paraId="1F36118E" w14:textId="4020A0FF" w:rsidR="00FC6243" w:rsidRDefault="00EA02BE" w:rsidP="004728B6">
      <w:pPr>
        <w:spacing w:line="360" w:lineRule="auto"/>
        <w:ind w:firstLine="720"/>
        <w:rPr>
          <w:lang w:val="en-IE"/>
        </w:rPr>
      </w:pPr>
      <w:r>
        <w:rPr>
          <w:lang w:val="en-IE"/>
        </w:rPr>
        <w:t>Another</w:t>
      </w:r>
      <w:r w:rsidR="00D946BE">
        <w:rPr>
          <w:lang w:val="en-IE"/>
        </w:rPr>
        <w:t xml:space="preserve"> potential</w:t>
      </w:r>
      <w:r w:rsidR="00044DEF">
        <w:rPr>
          <w:lang w:val="en-IE"/>
        </w:rPr>
        <w:t xml:space="preserve"> </w:t>
      </w:r>
      <w:proofErr w:type="spellStart"/>
      <w:r w:rsidR="00044DEF">
        <w:rPr>
          <w:lang w:val="en-IE"/>
        </w:rPr>
        <w:t>macroecological</w:t>
      </w:r>
      <w:proofErr w:type="spellEnd"/>
      <w:r w:rsidR="00D946BE">
        <w:rPr>
          <w:lang w:val="en-IE"/>
        </w:rPr>
        <w:t xml:space="preserve"> </w:t>
      </w:r>
      <w:r>
        <w:rPr>
          <w:lang w:val="en-IE"/>
        </w:rPr>
        <w:t>factor</w:t>
      </w:r>
      <w:r w:rsidR="0097166C">
        <w:rPr>
          <w:lang w:val="en-IE"/>
        </w:rPr>
        <w:t xml:space="preserve"> we found</w:t>
      </w:r>
      <w:r>
        <w:rPr>
          <w:lang w:val="en-IE"/>
        </w:rPr>
        <w:t xml:space="preserve"> shaping</w:t>
      </w:r>
      <w:r w:rsidR="00D50CA3">
        <w:rPr>
          <w:lang w:val="en-IE"/>
        </w:rPr>
        <w:t xml:space="preserve"> the </w:t>
      </w:r>
      <w:r w:rsidR="00A01F3E">
        <w:rPr>
          <w:lang w:val="en-IE"/>
        </w:rPr>
        <w:t xml:space="preserve">available </w:t>
      </w:r>
      <w:r w:rsidR="00D50CA3">
        <w:rPr>
          <w:lang w:val="en-IE"/>
        </w:rPr>
        <w:t>volume</w:t>
      </w:r>
      <w:r>
        <w:rPr>
          <w:lang w:val="en-IE"/>
        </w:rPr>
        <w:t xml:space="preserve"> </w:t>
      </w:r>
      <w:r w:rsidR="00D50CA3">
        <w:rPr>
          <w:lang w:val="en-IE"/>
        </w:rPr>
        <w:t xml:space="preserve">of </w:t>
      </w:r>
      <w:r>
        <w:rPr>
          <w:lang w:val="en-IE"/>
        </w:rPr>
        <w:t>venom</w:t>
      </w:r>
      <w:r w:rsidR="00A01F3E">
        <w:rPr>
          <w:lang w:val="en-IE"/>
        </w:rPr>
        <w:t xml:space="preserve"> to a species</w:t>
      </w:r>
      <w:r>
        <w:rPr>
          <w:lang w:val="en-IE"/>
        </w:rPr>
        <w:t xml:space="preserve"> </w:t>
      </w:r>
      <w:r w:rsidR="00044DEF">
        <w:rPr>
          <w:lang w:val="en-IE"/>
        </w:rPr>
        <w:t>is</w:t>
      </w:r>
      <w:r w:rsidR="00D946BE">
        <w:rPr>
          <w:lang w:val="en-IE"/>
        </w:rPr>
        <w:t xml:space="preserve"> habitat dimensionalit</w:t>
      </w:r>
      <w:r w:rsidR="007B1B43">
        <w:rPr>
          <w:lang w:val="en-IE"/>
        </w:rPr>
        <w:t xml:space="preserve">y. While we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E42C37">
        <w:rPr>
          <w:lang w:val="en-IE"/>
        </w:rPr>
        <w:instrText xml:space="preserve"> ADDIN EN.CITE &lt;EndNote&gt;&lt;Cite&gt;&lt;Author&gt;Arbuckle&lt;/Author&gt;&lt;Year&gt;2015&lt;/Year&gt;&lt;RecNum&gt;16&lt;/RecNum&gt;&lt;DisplayText&gt;(36)&lt;/DisplayText&gt;&lt;record&gt;&lt;rec-number&gt;16&lt;/rec-number&gt;&lt;foreign-keys&gt;&lt;key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E42C37">
        <w:rPr>
          <w:noProof/>
          <w:lang w:val="en-IE"/>
        </w:rPr>
        <w:t>(</w:t>
      </w:r>
      <w:hyperlink w:anchor="_ENREF_36" w:tooltip="Arbuckle, 2015 #16" w:history="1">
        <w:r w:rsidR="00BC5AB5">
          <w:rPr>
            <w:noProof/>
            <w:lang w:val="en-IE"/>
          </w:rPr>
          <w:t>36</w:t>
        </w:r>
      </w:hyperlink>
      <w:r w:rsidR="00E42C37">
        <w:rPr>
          <w:noProof/>
          <w:lang w:val="en-IE"/>
        </w:rPr>
        <w:t>)</w:t>
      </w:r>
      <w:r w:rsidR="00A01F3E">
        <w:rPr>
          <w:lang w:val="en-IE"/>
        </w:rPr>
        <w:fldChar w:fldCharType="end"/>
      </w:r>
      <w:r w:rsidR="007B1B43">
        <w:rPr>
          <w:lang w:val="en-IE"/>
        </w:rPr>
        <w:t xml:space="preserve"> we found that, counter to our expectation,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E42C3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E42C37">
        <w:rPr>
          <w:noProof/>
          <w:lang w:val="en-IE"/>
        </w:rPr>
        <w:t>(</w:t>
      </w:r>
      <w:hyperlink w:anchor="_ENREF_42" w:tooltip="Shine, 1985 #105" w:history="1">
        <w:r w:rsidR="00BC5AB5">
          <w:rPr>
            <w:noProof/>
            <w:lang w:val="en-IE"/>
          </w:rPr>
          <w:t>42</w:t>
        </w:r>
      </w:hyperlink>
      <w:r w:rsidR="00E42C37">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E42C3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E42C37">
        <w:rPr>
          <w:noProof/>
          <w:color w:val="000000" w:themeColor="text1"/>
          <w:lang w:val="en-IE"/>
        </w:rPr>
        <w:t>(</w:t>
      </w:r>
      <w:hyperlink w:anchor="_ENREF_43" w:tooltip="Branch, 1998 #69" w:history="1">
        <w:r w:rsidR="00BC5AB5">
          <w:rPr>
            <w:noProof/>
            <w:color w:val="000000" w:themeColor="text1"/>
            <w:lang w:val="en-IE"/>
          </w:rPr>
          <w:t>43</w:t>
        </w:r>
      </w:hyperlink>
      <w:r w:rsidR="00E42C3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42C37">
        <w:rPr>
          <w:lang w:val="en-IE"/>
        </w:rPr>
        <w:instrText xml:space="preserve"> ADDIN EN.CITE &lt;EndNote&gt;&lt;Cite&gt;&lt;Author&gt;Pawar&lt;/Author&gt;&lt;Year&gt;2012&lt;/Year&gt;&lt;RecNum&gt;17&lt;/RecNum&gt;&lt;DisplayText&gt;(18)&lt;/DisplayText&gt;&lt;record&gt;&lt;rec-number&gt;17&lt;/rec-number&gt;&lt;foreign-keys&gt;&lt;key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42C37">
        <w:rPr>
          <w:noProof/>
          <w:lang w:val="en-IE"/>
        </w:rPr>
        <w:t>(</w:t>
      </w:r>
      <w:hyperlink w:anchor="_ENREF_18" w:tooltip="Pawar, 2012 #17" w:history="1">
        <w:r w:rsidR="00BC5AB5">
          <w:rPr>
            <w:noProof/>
            <w:lang w:val="en-IE"/>
          </w:rPr>
          <w:t>18</w:t>
        </w:r>
      </w:hyperlink>
      <w:r w:rsidR="00E42C37">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with estimates of replenishment rate</w:t>
      </w:r>
      <w:r w:rsidR="008B0CF1">
        <w:rPr>
          <w:lang w:val="en-IE"/>
        </w:rPr>
        <w:t xml:space="preserve"> ranging</w:t>
      </w:r>
      <w:r w:rsidR="004728B6">
        <w:rPr>
          <w:lang w:val="en-IE"/>
        </w:rPr>
        <w:t xml:space="preserve"> from 3-7 days </w:t>
      </w:r>
      <w:r w:rsidR="004728B6">
        <w:rPr>
          <w:lang w:val="en-IE"/>
        </w:rPr>
        <w:fldChar w:fldCharType="begin"/>
      </w:r>
      <w:r w:rsidR="00E42C3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E42C37">
        <w:rPr>
          <w:noProof/>
          <w:lang w:val="en-IE"/>
        </w:rPr>
        <w:t>(</w:t>
      </w:r>
      <w:hyperlink w:anchor="_ENREF_44" w:tooltip="Currier, 2012 #118" w:history="1">
        <w:r w:rsidR="00BC5AB5">
          <w:rPr>
            <w:noProof/>
            <w:lang w:val="en-IE"/>
          </w:rPr>
          <w:t>44</w:t>
        </w:r>
      </w:hyperlink>
      <w:r w:rsidR="00E42C3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 xml:space="preserve">50 days </w:t>
      </w:r>
      <w:r w:rsidR="004728B6">
        <w:rPr>
          <w:lang w:val="en-IE"/>
        </w:rPr>
        <w:fldChar w:fldCharType="begin">
          <w:fldData xml:space="preserve">PEVuZE5vdGU+PENpdGU+PEF1dGhvcj5Sb3RlbmJlcmc8L0F1dGhvcj48WWVhcj4xOTcxPC9ZZWFy
PjxSZWNOdW0+MTE5PC9SZWNOdW0+PERpc3BsYXlUZXh0PigzMSwgNDUtNDcpPC9EaXNwbGF5VGV4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E42C37">
        <w:rPr>
          <w:lang w:val="en-IE"/>
        </w:rPr>
        <w:instrText xml:space="preserve"> ADDIN EN.CITE </w:instrText>
      </w:r>
      <w:r w:rsidR="00E42C37">
        <w:rPr>
          <w:lang w:val="en-IE"/>
        </w:rPr>
        <w:fldChar w:fldCharType="begin">
          <w:fldData xml:space="preserve">PEVuZE5vdGU+PENpdGU+PEF1dGhvcj5Sb3RlbmJlcmc8L0F1dGhvcj48WWVhcj4xOTcxPC9ZZWFy
PjxSZWNOdW0+MTE5PC9SZWNOdW0+PERpc3BsYXlUZXh0PigzMSwgNDUtNDcpPC9EaXNwbGF5VGV4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E42C37">
        <w:rPr>
          <w:lang w:val="en-IE"/>
        </w:rPr>
        <w:instrText xml:space="preserve"> ADDIN EN.CITE.DATA </w:instrText>
      </w:r>
      <w:r w:rsidR="00E42C37">
        <w:rPr>
          <w:lang w:val="en-IE"/>
        </w:rPr>
      </w:r>
      <w:r w:rsidR="00E42C37">
        <w:rPr>
          <w:lang w:val="en-IE"/>
        </w:rPr>
        <w:fldChar w:fldCharType="end"/>
      </w:r>
      <w:r w:rsidR="004728B6">
        <w:rPr>
          <w:lang w:val="en-IE"/>
        </w:rPr>
        <w:fldChar w:fldCharType="separate"/>
      </w:r>
      <w:r w:rsidR="00E42C37">
        <w:rPr>
          <w:noProof/>
          <w:lang w:val="en-IE"/>
        </w:rPr>
        <w:t>(</w:t>
      </w:r>
      <w:hyperlink w:anchor="_ENREF_31" w:tooltip="Hayes, 2002 #9" w:history="1">
        <w:r w:rsidR="00BC5AB5">
          <w:rPr>
            <w:noProof/>
            <w:lang w:val="en-IE"/>
          </w:rPr>
          <w:t>31</w:t>
        </w:r>
      </w:hyperlink>
      <w:r w:rsidR="00E42C37">
        <w:rPr>
          <w:noProof/>
          <w:lang w:val="en-IE"/>
        </w:rPr>
        <w:t xml:space="preserve">, </w:t>
      </w:r>
      <w:hyperlink w:anchor="_ENREF_45" w:tooltip="Rotenberg, 1971 #119" w:history="1">
        <w:r w:rsidR="00BC5AB5">
          <w:rPr>
            <w:noProof/>
            <w:lang w:val="en-IE"/>
          </w:rPr>
          <w:t>45-47</w:t>
        </w:r>
      </w:hyperlink>
      <w:r w:rsidR="00E42C37">
        <w:rPr>
          <w:noProof/>
          <w:lang w:val="en-IE"/>
        </w:rPr>
        <w:t>)</w:t>
      </w:r>
      <w:r w:rsidR="004728B6">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 xml:space="preserve">reserves in species where encounter rates with prey are lower in order to </w:t>
      </w:r>
      <w:r w:rsidR="001144B5">
        <w:rPr>
          <w:lang w:val="en-IE"/>
        </w:rPr>
        <w:lastRenderedPageBreak/>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driving this trend o</w:t>
      </w:r>
      <w:r w:rsidR="001144B5">
        <w:rPr>
          <w:lang w:val="en-IE"/>
        </w:rPr>
        <w:t xml:space="preserve">ur </w:t>
      </w:r>
      <w:r w:rsidR="00F3544A">
        <w:rPr>
          <w:lang w:val="en-IE"/>
        </w:rPr>
        <w:t xml:space="preserve">results highlight that venom may </w:t>
      </w:r>
      <w:r w:rsidR="00355DBE">
        <w:rPr>
          <w:lang w:val="en-IE"/>
        </w:rPr>
        <w:t>also</w:t>
      </w:r>
      <w:r w:rsidR="00F3544A">
        <w:rPr>
          <w:lang w:val="en-IE"/>
        </w:rPr>
        <w:t xml:space="preserve"> be selected according to </w:t>
      </w:r>
      <w:r w:rsidR="00355DBE">
        <w:rPr>
          <w:lang w:val="en-IE"/>
        </w:rPr>
        <w:t>factors relate</w:t>
      </w:r>
      <w:r w:rsidR="00F3544A">
        <w:rPr>
          <w:lang w:val="en-IE"/>
        </w:rPr>
        <w:t xml:space="preserve"> to</w:t>
      </w:r>
      <w:r w:rsidR="00355DBE">
        <w:rPr>
          <w:lang w:val="en-IE"/>
        </w:rPr>
        <w:t xml:space="preserve"> prey</w:t>
      </w:r>
      <w:r w:rsidR="00F3544A">
        <w:rPr>
          <w:lang w:val="en-IE"/>
        </w:rPr>
        <w:t xml:space="preserve"> encounter rate</w:t>
      </w:r>
      <w:r w:rsidR="00355DBE">
        <w:rPr>
          <w:lang w:val="en-IE"/>
        </w:rPr>
        <w:t>s</w:t>
      </w:r>
      <w:r w:rsidR="004728B6">
        <w:rPr>
          <w:lang w:val="en-IE"/>
        </w:rPr>
        <w:t>.</w:t>
      </w:r>
    </w:p>
    <w:p w14:paraId="5E4001ED" w14:textId="0713C1ED" w:rsidR="002C1BB1" w:rsidRDefault="00BC4BAC" w:rsidP="002C1BB1">
      <w:pPr>
        <w:spacing w:line="360" w:lineRule="auto"/>
        <w:rPr>
          <w:lang w:val="en-IE"/>
        </w:rPr>
      </w:pPr>
      <w:r>
        <w:rPr>
          <w:lang w:val="en-IE"/>
        </w:rPr>
        <w:tab/>
      </w:r>
      <w:r w:rsidR="00BA559E">
        <w:rPr>
          <w:lang w:val="en-IE"/>
        </w:rPr>
        <w:t xml:space="preserve">Our analysis </w:t>
      </w:r>
      <w:r>
        <w:rPr>
          <w:lang w:val="en-IE"/>
        </w:rPr>
        <w:t xml:space="preserve">shows that both predator-prey dynamics and </w:t>
      </w:r>
      <w:proofErr w:type="spellStart"/>
      <w:r>
        <w:rPr>
          <w:lang w:val="en-IE"/>
        </w:rPr>
        <w:t>macroecological</w:t>
      </w:r>
      <w:proofErr w:type="spellEnd"/>
      <w:r>
        <w:rPr>
          <w:lang w:val="en-IE"/>
        </w:rPr>
        <w:t xml:space="preserve"> factors shape the evolution of venom in snakes.</w:t>
      </w:r>
      <w:r w:rsidR="00BD68FC">
        <w:rPr>
          <w:lang w:val="en-IE"/>
        </w:rPr>
        <w:t xml:space="preserve"> While other mechanisms, such </w:t>
      </w:r>
      <w:r w:rsidR="00F004B7">
        <w:rPr>
          <w:lang w:val="en-IE"/>
        </w:rPr>
        <w:t xml:space="preserve">as </w:t>
      </w:r>
      <w:commentRangeStart w:id="24"/>
      <w:r w:rsidR="00F004B7">
        <w:rPr>
          <w:lang w:val="en-IE"/>
        </w:rPr>
        <w:t xml:space="preserve">gene duplication </w:t>
      </w:r>
      <w:commentRangeEnd w:id="24"/>
      <w:r w:rsidR="00A779F7">
        <w:rPr>
          <w:rStyle w:val="CommentReference"/>
        </w:rPr>
        <w:commentReference w:id="24"/>
      </w:r>
      <w:r w:rsidR="00F004B7">
        <w:rPr>
          <w:lang w:val="en-IE"/>
        </w:rPr>
        <w:t xml:space="preserve">events </w:t>
      </w:r>
      <w:r w:rsidR="00F004B7">
        <w:rPr>
          <w:lang w:val="en-IE"/>
        </w:rPr>
        <w:fldChar w:fldCharType="begin"/>
      </w:r>
      <w:r w:rsidR="00E42C37">
        <w:rPr>
          <w:lang w:val="en-IE"/>
        </w:rPr>
        <w:instrText xml:space="preserve"> ADDIN EN.CITE &lt;EndNote&gt;&lt;Cite&gt;&lt;Author&gt;Vonk&lt;/Author&gt;&lt;Year&gt;2013&lt;/Year&gt;&lt;RecNum&gt;122&lt;/RecNum&gt;&lt;DisplayText&gt;(48)&lt;/DisplayText&gt;&lt;record&gt;&lt;rec-number&gt;122&lt;/rec-number&gt;&lt;foreign-keys&gt;&lt;key app="EN" db-id="ax5t9ztwnxe5f8edetnp2tzne0aaff55ftr5" timestamp="1469545652"&gt;122&lt;/key&gt;&lt;/foreign-keys&gt;&lt;ref-type name="Journal Article"&gt;17&lt;/ref-type&gt;&lt;contributors&gt;&lt;authors&gt;&lt;author&gt;Vonk, Freek J&lt;/author&gt;&lt;author&gt;Casewell, Nicholas R&lt;/author&gt;&lt;author&gt;Henkel, Christiaan V&lt;/author&gt;&lt;author&gt;Heimberg, Alysha M&lt;/author&gt;&lt;author&gt;Jansen, Hans J&lt;/author&gt;&lt;author&gt;McCleary, Ryan JR&lt;/author&gt;&lt;author&gt;Kerkkamp, Harald ME&lt;/author&gt;&lt;author&gt;Vos, Rutger A&lt;/author&gt;&lt;author&gt;Guerreiro, Isabel&lt;/author&gt;&lt;author&gt;Calvete, Juan J&lt;/author&gt;&lt;/authors&gt;&lt;/contributors&gt;&lt;titles&gt;&lt;title&gt;The king cobra genome reveals dynamic gene evolution and adaptation in the snake venom system&lt;/title&gt;&lt;secondary-title&gt;Proceedings of the National Academy of Sciences&lt;/secondary-title&gt;&lt;/titles&gt;&lt;periodical&gt;&lt;full-title&gt;Proceedings of the National Academy of Sciences&lt;/full-title&gt;&lt;/periodical&gt;&lt;pages&gt;20651-20656&lt;/pages&gt;&lt;volume&gt;110&lt;/volume&gt;&lt;number&gt;51&lt;/number&gt;&lt;dates&gt;&lt;year&gt;2013&lt;/year&gt;&lt;/dates&gt;&lt;isbn&gt;0027-8424&lt;/isbn&gt;&lt;urls&gt;&lt;/urls&gt;&lt;/record&gt;&lt;/Cite&gt;&lt;/EndNote&gt;</w:instrText>
      </w:r>
      <w:r w:rsidR="00F004B7">
        <w:rPr>
          <w:lang w:val="en-IE"/>
        </w:rPr>
        <w:fldChar w:fldCharType="separate"/>
      </w:r>
      <w:r w:rsidR="00E42C37">
        <w:rPr>
          <w:noProof/>
          <w:lang w:val="en-IE"/>
        </w:rPr>
        <w:t>(</w:t>
      </w:r>
      <w:hyperlink w:anchor="_ENREF_48" w:tooltip="Vonk, 2013 #122" w:history="1">
        <w:r w:rsidR="00BC5AB5">
          <w:rPr>
            <w:noProof/>
            <w:lang w:val="en-IE"/>
          </w:rPr>
          <w:t>48</w:t>
        </w:r>
      </w:hyperlink>
      <w:r w:rsidR="00E42C37">
        <w:rPr>
          <w:noProof/>
          <w:lang w:val="en-IE"/>
        </w:rPr>
        <w:t>)</w:t>
      </w:r>
      <w:r w:rsidR="00F004B7">
        <w:rPr>
          <w:lang w:val="en-IE"/>
        </w:rPr>
        <w:fldChar w:fldCharType="end"/>
      </w:r>
      <w:r w:rsidR="00BD68FC">
        <w:rPr>
          <w:lang w:val="en-IE"/>
        </w:rPr>
        <w:t>, are important in driving the evolution of the</w:t>
      </w:r>
      <w:r w:rsidR="00F004B7">
        <w:rPr>
          <w:lang w:val="en-IE"/>
        </w:rPr>
        <w:t>se traits</w:t>
      </w:r>
      <w:r w:rsidR="00A779F7">
        <w:rPr>
          <w:lang w:val="en-IE"/>
        </w:rPr>
        <w:t>,</w:t>
      </w:r>
      <w:r w:rsidR="00F004B7">
        <w:rPr>
          <w:lang w:val="en-IE"/>
        </w:rPr>
        <w:t xml:space="preserve"> </w:t>
      </w:r>
      <w:r w:rsidR="00BD68FC">
        <w:rPr>
          <w:lang w:val="en-IE"/>
        </w:rPr>
        <w:t xml:space="preserve">positive selection pressures are important in shaping the pattern seen in the variation of traits relating to venom. This is also </w:t>
      </w:r>
      <w:r w:rsidR="00355DBE">
        <w:rPr>
          <w:lang w:val="en-IE"/>
        </w:rPr>
        <w:t>expected</w:t>
      </w:r>
      <w:r w:rsidR="00BD68FC">
        <w:rPr>
          <w:lang w:val="en-IE"/>
        </w:rPr>
        <w:t xml:space="preserve"> to be the case in other venomous groups, w</w:t>
      </w:r>
      <w:r w:rsidR="00A779F7">
        <w:rPr>
          <w:lang w:val="en-IE"/>
        </w:rPr>
        <w:t>h</w:t>
      </w:r>
      <w:r w:rsidR="00BD68FC">
        <w:rPr>
          <w:lang w:val="en-IE"/>
        </w:rPr>
        <w:t>ere patterns relating to prey specificity and energetic constraints are also likely to play key roles in their evolution</w:t>
      </w:r>
      <w:r w:rsidR="002E6894">
        <w:rPr>
          <w:lang w:val="en-IE"/>
        </w:rPr>
        <w:t xml:space="preserve"> </w:t>
      </w:r>
      <w:r w:rsidR="002E6894">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2E6894">
        <w:rPr>
          <w:lang w:val="en-IE"/>
        </w:rPr>
        <w:fldChar w:fldCharType="separate"/>
      </w:r>
      <w:r w:rsidR="00631BE1">
        <w:rPr>
          <w:noProof/>
          <w:lang w:val="en-IE"/>
        </w:rPr>
        <w:t>(</w:t>
      </w:r>
      <w:hyperlink w:anchor="_ENREF_1" w:tooltip="Casewell, 2013 #1" w:history="1">
        <w:r w:rsidR="00BC5AB5">
          <w:rPr>
            <w:noProof/>
            <w:lang w:val="en-IE"/>
          </w:rPr>
          <w:t>1</w:t>
        </w:r>
      </w:hyperlink>
      <w:r w:rsidR="00631BE1">
        <w:rPr>
          <w:noProof/>
          <w:lang w:val="en-IE"/>
        </w:rPr>
        <w:t>)</w:t>
      </w:r>
      <w:r w:rsidR="002E6894">
        <w:rPr>
          <w:lang w:val="en-IE"/>
        </w:rPr>
        <w:fldChar w:fldCharType="end"/>
      </w:r>
      <w:r w:rsidR="00BD68FC">
        <w:rPr>
          <w:lang w:val="en-IE"/>
        </w:rPr>
        <w:t>.</w:t>
      </w:r>
      <w:r w:rsidR="00E651E2">
        <w:rPr>
          <w:lang w:val="en-IE"/>
        </w:rPr>
        <w:t xml:space="preserve"> </w:t>
      </w:r>
      <w:r w:rsidR="00623576">
        <w:rPr>
          <w:lang w:val="en-IE"/>
        </w:rPr>
        <w:t>Examples of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BC5AB5">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taxa such as</w:t>
      </w:r>
      <w:r w:rsidR="002E6894">
        <w:rPr>
          <w:lang w:val="en-IE"/>
        </w:rPr>
        <w:t xml:space="preserve"> </w:t>
      </w:r>
      <w:r w:rsidR="009B272E">
        <w:rPr>
          <w:lang w:val="en-IE"/>
        </w:rPr>
        <w:t xml:space="preserve">scorpions </w:t>
      </w:r>
      <w:r w:rsidR="009B272E">
        <w:rPr>
          <w:lang w:val="en-IE"/>
        </w:rPr>
        <w:fldChar w:fldCharType="begin"/>
      </w:r>
      <w:r w:rsidR="00E42C37">
        <w:rPr>
          <w:lang w:val="en-IE"/>
        </w:rPr>
        <w:instrText xml:space="preserve"> ADDIN EN.CITE &lt;EndNote&gt;&lt;Cite&gt;&lt;Author&gt;Nisani&lt;/Author&gt;&lt;Year&gt;2007&lt;/Year&gt;&lt;RecNum&gt;202&lt;/RecNum&gt;&lt;DisplayText&gt;(49)&lt;/DisplayText&gt;&lt;record&gt;&lt;rec-number&gt;202&lt;/rec-number&gt;&lt;foreign-keys&gt;&lt;key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E42C37">
        <w:rPr>
          <w:noProof/>
          <w:lang w:val="en-IE"/>
        </w:rPr>
        <w:t>(</w:t>
      </w:r>
      <w:hyperlink w:anchor="_ENREF_49" w:tooltip="Nisani, 2007 #202" w:history="1">
        <w:r w:rsidR="00BC5AB5">
          <w:rPr>
            <w:noProof/>
            <w:lang w:val="en-IE"/>
          </w:rPr>
          <w:t>49</w:t>
        </w:r>
      </w:hyperlink>
      <w:r w:rsidR="00E42C37">
        <w:rPr>
          <w:noProof/>
          <w:lang w:val="en-IE"/>
        </w:rPr>
        <w:t>)</w:t>
      </w:r>
      <w:r w:rsidR="009B272E">
        <w:rPr>
          <w:lang w:val="en-IE"/>
        </w:rPr>
        <w:fldChar w:fldCharType="end"/>
      </w:r>
      <w:r w:rsidR="002E6894">
        <w:rPr>
          <w:lang w:val="en-IE"/>
        </w:rPr>
        <w:t xml:space="preserve">. </w:t>
      </w:r>
      <w:r w:rsidR="00623576">
        <w:rPr>
          <w:lang w:val="en-IE"/>
        </w:rPr>
        <w:t xml:space="preserve">The generality of prey-specify and </w:t>
      </w:r>
      <w:proofErr w:type="spellStart"/>
      <w:r w:rsidR="00623576">
        <w:rPr>
          <w:lang w:val="en-IE"/>
        </w:rPr>
        <w:t>macroecological</w:t>
      </w:r>
      <w:proofErr w:type="spellEnd"/>
      <w:r w:rsidR="00623576">
        <w:rPr>
          <w:lang w:val="en-IE"/>
        </w:rPr>
        <w:t xml:space="preserve"> constraints is also likely to extent across non-venomous predatory traits, such as related to tooth morphology and gap limitation scaling, or other traits such as</w:t>
      </w:r>
      <w:r w:rsidR="00F004B7">
        <w:rPr>
          <w:lang w:val="en-IE"/>
        </w:rPr>
        <w:t xml:space="preserve"> predator</w:t>
      </w:r>
      <w:r w:rsidR="00623576">
        <w:rPr>
          <w:lang w:val="en-IE"/>
        </w:rPr>
        <w:t xml:space="preserve"> </w:t>
      </w:r>
      <w:r w:rsidR="00F004B7">
        <w:rPr>
          <w:lang w:val="en-IE"/>
        </w:rPr>
        <w:t>pursuit speed. B</w:t>
      </w:r>
      <w:r w:rsidR="00A44E59">
        <w:rPr>
          <w:lang w:val="en-IE"/>
        </w:rPr>
        <w:t xml:space="preserve">y using </w:t>
      </w:r>
      <w:r w:rsidR="002C1BB1">
        <w:rPr>
          <w:lang w:val="en-IE"/>
        </w:rPr>
        <w:t>snake venom as a system of</w:t>
      </w:r>
      <w:r w:rsidR="00F004B7">
        <w:rPr>
          <w:lang w:val="en-IE"/>
        </w:rPr>
        <w:t xml:space="preserve"> predator trait evolution we show</w:t>
      </w:r>
      <w:r w:rsidR="002C1BB1">
        <w:rPr>
          <w:lang w:val="en-IE"/>
        </w:rPr>
        <w:t xml:space="preserve"> the importance of multiple </w:t>
      </w:r>
      <w:r w:rsidR="00F004B7">
        <w:rPr>
          <w:lang w:val="en-IE"/>
        </w:rPr>
        <w:t xml:space="preserve">evolutionary </w:t>
      </w:r>
      <w:r w:rsidR="002C1BB1">
        <w:rPr>
          <w:lang w:val="en-IE"/>
        </w:rPr>
        <w:t>drivers</w:t>
      </w:r>
      <w:r w:rsidR="00F004B7">
        <w:rPr>
          <w:lang w:val="en-IE"/>
        </w:rPr>
        <w:t xml:space="preserve"> allowing not only a window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DBAC683" w:rsidR="00F115D8" w:rsidRPr="000B594C" w:rsidRDefault="00F115D8" w:rsidP="00F115D8">
      <w:pPr>
        <w:spacing w:line="360" w:lineRule="auto"/>
        <w:ind w:firstLine="720"/>
      </w:pPr>
      <w:r w:rsidRPr="000B594C">
        <w:lastRenderedPageBreak/>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E42C37">
        <w:instrText xml:space="preserve"> ADDIN EN.CITE &lt;EndNote&gt;&lt;Cite&gt;&lt;Author&gt;Hedges&lt;/Author&gt;&lt;Year&gt;2006&lt;/Year&gt;&lt;RecNum&gt;63&lt;/RecNum&gt;&lt;DisplayText&gt;(50)&lt;/DisplayText&gt;&lt;record&gt;&lt;rec-number&gt;63&lt;/rec-number&gt;&lt;foreign-keys&gt;&lt;key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E42C37">
        <w:rPr>
          <w:noProof/>
        </w:rPr>
        <w:t>(</w:t>
      </w:r>
      <w:hyperlink w:anchor="_ENREF_50" w:tooltip="Hedges, 2006 #63" w:history="1">
        <w:r w:rsidR="00BC5AB5">
          <w:rPr>
            <w:noProof/>
          </w:rPr>
          <w:t>50</w:t>
        </w:r>
      </w:hyperlink>
      <w:r w:rsidR="00E42C3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7C6476EA"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42C37">
        <w:rPr>
          <w:u w:color="1A4673"/>
        </w:rPr>
        <w:instrText xml:space="preserve"> ADDIN EN.CITE &lt;EndNote&gt;&lt;Cite&gt;&lt;Author&gt;Pawar&lt;/Author&gt;&lt;Year&gt;2012&lt;/Year&gt;&lt;RecNum&gt;17&lt;/RecNum&gt;&lt;DisplayText&gt;(18)&lt;/DisplayText&gt;&lt;record&gt;&lt;rec-number&gt;17&lt;/rec-number&gt;&lt;foreign-keys&gt;&lt;key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42C37">
        <w:rPr>
          <w:noProof/>
          <w:u w:color="1A4673"/>
        </w:rPr>
        <w:t>(</w:t>
      </w:r>
      <w:hyperlink w:anchor="_ENREF_18" w:tooltip="Pawar, 2012 #17" w:history="1">
        <w:r w:rsidR="00BC5AB5">
          <w:rPr>
            <w:noProof/>
            <w:u w:color="1A4673"/>
          </w:rPr>
          <w:t>18</w:t>
        </w:r>
      </w:hyperlink>
      <w:r w:rsidR="00E42C37">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E42C3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E42C37">
        <w:rPr>
          <w:noProof/>
          <w:u w:color="1A4673"/>
        </w:rPr>
        <w:t>(</w:t>
      </w:r>
      <w:hyperlink w:anchor="_ENREF_42" w:tooltip="Shine, 1985 #105" w:history="1">
        <w:r w:rsidR="00BC5AB5">
          <w:rPr>
            <w:noProof/>
            <w:u w:color="1A4673"/>
          </w:rPr>
          <w:t>42</w:t>
        </w:r>
      </w:hyperlink>
      <w:r w:rsidR="00E42C37">
        <w:rPr>
          <w:noProof/>
          <w:u w:color="1A4673"/>
        </w:rPr>
        <w:t>)</w:t>
      </w:r>
      <w:r>
        <w:rPr>
          <w:u w:color="1A4673"/>
        </w:rPr>
        <w:fldChar w:fldCharType="end"/>
      </w:r>
      <w:r w:rsidRPr="000B594C">
        <w:rPr>
          <w:u w:color="1A4673"/>
        </w:rPr>
        <w:t>.</w:t>
      </w:r>
      <w:r>
        <w:rPr>
          <w:u w:color="1A4673"/>
        </w:rPr>
        <w:t xml:space="preserve"> </w:t>
      </w:r>
    </w:p>
    <w:p w14:paraId="69F805BD" w14:textId="703579E3"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E42C37">
        <w:rPr>
          <w:u w:color="1A4673"/>
        </w:rPr>
        <w:instrText xml:space="preserve"> ADDIN EN.CITE &lt;EndNote&gt;&lt;Cite&gt;&lt;Author&gt;Meiri&lt;/Author&gt;&lt;Year&gt;2010&lt;/Year&gt;&lt;RecNum&gt;66&lt;/RecNum&gt;&lt;DisplayText&gt;(51)&lt;/DisplayText&gt;&lt;record&gt;&lt;rec-number&gt;66&lt;/rec-number&gt;&lt;foreign-keys&gt;&lt;key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E42C37">
        <w:rPr>
          <w:noProof/>
          <w:u w:color="1A4673"/>
        </w:rPr>
        <w:t>(</w:t>
      </w:r>
      <w:hyperlink w:anchor="_ENREF_51" w:tooltip="Meiri, 2010 #66" w:history="1">
        <w:r w:rsidR="00BC5AB5">
          <w:rPr>
            <w:noProof/>
            <w:u w:color="1A4673"/>
          </w:rPr>
          <w:t>51</w:t>
        </w:r>
      </w:hyperlink>
      <w:r w:rsidR="00E42C3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UmVjTnVtPjY0PC9SZWNOdW0+PERpc3BsYXlUZXh0Pig1MS01Myk8L0Rpc3BsYXlUZXh0PjxyZWNv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E42C37">
        <w:instrText xml:space="preserve"> ADDIN EN.CITE </w:instrText>
      </w:r>
      <w:r w:rsidR="00E42C37">
        <w:fldChar w:fldCharType="begin">
          <w:fldData xml:space="preserve">PEVuZE5vdGU+PENpdGU+PEF1dGhvcj5GZWxkbWFuPC9BdXRob3I+PFllYXI+MjAxMzwvWWVhcj48
UmVjTnVtPjY0PC9SZWNOdW0+PERpc3BsYXlUZXh0Pig1MS01Myk8L0Rpc3BsYXlUZXh0PjxyZWNv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E42C37">
        <w:instrText xml:space="preserve"> ADDIN EN.CITE.DATA </w:instrText>
      </w:r>
      <w:r w:rsidR="00E42C37">
        <w:fldChar w:fldCharType="end"/>
      </w:r>
      <w:r w:rsidRPr="000B594C">
        <w:fldChar w:fldCharType="separate"/>
      </w:r>
      <w:r w:rsidR="00E42C37">
        <w:rPr>
          <w:noProof/>
        </w:rPr>
        <w:t>(</w:t>
      </w:r>
      <w:hyperlink w:anchor="_ENREF_51" w:tooltip="Meiri, 2010 #66" w:history="1">
        <w:r w:rsidR="00BC5AB5">
          <w:rPr>
            <w:noProof/>
          </w:rPr>
          <w:t>51-53</w:t>
        </w:r>
      </w:hyperlink>
      <w:r w:rsidR="00E42C37">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E42C37">
        <w:instrText xml:space="preserve"> ADDIN EN.CITE &lt;EndNote&gt;&lt;Cite&gt;&lt;Author&gt;Pough&lt;/Author&gt;&lt;Year&gt;1980&lt;/Year&gt;&lt;RecNum&gt;67&lt;/RecNum&gt;&lt;DisplayText&gt;(52, 54)&lt;/DisplayText&gt;&lt;record&gt;&lt;rec-number&gt;67&lt;/rec-number&gt;&lt;foreign-keys&gt;&lt;key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E42C37">
        <w:rPr>
          <w:noProof/>
        </w:rPr>
        <w:t>(</w:t>
      </w:r>
      <w:hyperlink w:anchor="_ENREF_52" w:tooltip="Feldman, 2013 #64" w:history="1">
        <w:r w:rsidR="00BC5AB5">
          <w:rPr>
            <w:noProof/>
          </w:rPr>
          <w:t>52</w:t>
        </w:r>
      </w:hyperlink>
      <w:r w:rsidR="00E42C37">
        <w:rPr>
          <w:noProof/>
        </w:rPr>
        <w:t xml:space="preserve">, </w:t>
      </w:r>
      <w:hyperlink w:anchor="_ENREF_54" w:tooltip="Pough, 1980 #67" w:history="1">
        <w:r w:rsidR="00BC5AB5">
          <w:rPr>
            <w:noProof/>
          </w:rPr>
          <w:t>54</w:t>
        </w:r>
      </w:hyperlink>
      <w:r w:rsidR="00E42C3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3F421540"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w:t>
      </w:r>
      <w:r w:rsidRPr="000B594C">
        <w:rPr>
          <w:u w:color="1A4673"/>
        </w:rPr>
        <w:lastRenderedPageBreak/>
        <w:t>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E42C37">
        <w:rPr>
          <w:u w:color="1A4673"/>
        </w:rPr>
        <w:instrText xml:space="preserve"> ADDIN EN.CITE &lt;EndNote&gt;&lt;Cite&gt;&lt;Author&gt;Pyron&lt;/Author&gt;&lt;Year&gt;2014&lt;/Year&gt;&lt;RecNum&gt;79&lt;/RecNum&gt;&lt;DisplayText&gt;(55)&lt;/DisplayText&gt;&lt;record&gt;&lt;rec-number&gt;79&lt;/rec-number&gt;&lt;foreign-keys&gt;&lt;key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E42C37">
        <w:rPr>
          <w:noProof/>
          <w:u w:color="1A4673"/>
        </w:rPr>
        <w:t>(</w:t>
      </w:r>
      <w:hyperlink w:anchor="_ENREF_55" w:tooltip="Pyron, 2014 #79" w:history="1">
        <w:r w:rsidR="00BC5AB5">
          <w:rPr>
            <w:noProof/>
            <w:u w:color="1A4673"/>
          </w:rPr>
          <w:t>55</w:t>
        </w:r>
      </w:hyperlink>
      <w:r w:rsidR="00E42C3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47F417BF" w:rsidR="00F115D8" w:rsidRDefault="00F115D8" w:rsidP="00F115D8">
      <w:pPr>
        <w:spacing w:line="360" w:lineRule="auto"/>
        <w:rPr>
          <w:rFonts w:eastAsia="Times New Roman"/>
        </w:rPr>
      </w:pPr>
      <w:r w:rsidRPr="000B594C">
        <w:t>To test our hypotheses we fit</w:t>
      </w:r>
      <w:r w:rsidR="00A779F7">
        <w:t>ted</w:t>
      </w:r>
      <w:r w:rsidRPr="000B594C">
        <w:t xml:space="preserve"> Bayesian </w:t>
      </w:r>
      <w:r w:rsidRPr="000B594C">
        <w:rPr>
          <w:rFonts w:eastAsia="Times New Roman"/>
        </w:rPr>
        <w:t xml:space="preserve">multivariate phylogenetic mixed models using the </w:t>
      </w:r>
      <w:proofErr w:type="spellStart"/>
      <w:r w:rsidRPr="000B594C">
        <w:rPr>
          <w:rFonts w:eastAsia="Times New Roman"/>
        </w:rPr>
        <w:t>MCMCglmm</w:t>
      </w:r>
      <w:proofErr w:type="spellEnd"/>
      <w:r w:rsidRPr="000B594C">
        <w:rPr>
          <w:rFonts w:eastAsia="Times New Roman"/>
        </w:rPr>
        <w:t xml:space="preserve"> package </w:t>
      </w:r>
      <w:r w:rsidRPr="000B594C">
        <w:rPr>
          <w:rFonts w:eastAsia="Times New Roman"/>
        </w:rPr>
        <w:fldChar w:fldCharType="begin"/>
      </w:r>
      <w:r w:rsidR="00E42C37">
        <w:rPr>
          <w:rFonts w:eastAsia="Times New Roman"/>
        </w:rPr>
        <w:instrText xml:space="preserve"> ADDIN EN.CITE &lt;EndNote&gt;&lt;Cite&gt;&lt;Author&gt;Hadfield&lt;/Author&gt;&lt;Year&gt;2010&lt;/Year&gt;&lt;RecNum&gt;81&lt;/RecNum&gt;&lt;DisplayText&gt;(56)&lt;/DisplayText&gt;&lt;record&gt;&lt;rec-number&gt;81&lt;/rec-number&gt;&lt;foreign-keys&gt;&lt;key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0B594C">
        <w:rPr>
          <w:rFonts w:eastAsia="Times New Roman"/>
        </w:rPr>
        <w:fldChar w:fldCharType="separate"/>
      </w:r>
      <w:r w:rsidR="00E42C37">
        <w:rPr>
          <w:rFonts w:eastAsia="Times New Roman"/>
          <w:noProof/>
        </w:rPr>
        <w:t>(</w:t>
      </w:r>
      <w:hyperlink w:anchor="_ENREF_56" w:tooltip="Hadfield, 2010 #81" w:history="1">
        <w:r w:rsidR="00BC5AB5">
          <w:rPr>
            <w:rFonts w:eastAsia="Times New Roman"/>
            <w:noProof/>
          </w:rPr>
          <w:t>56</w:t>
        </w:r>
      </w:hyperlink>
      <w:r w:rsidR="00E42C37">
        <w:rPr>
          <w:rFonts w:eastAsia="Times New Roman"/>
          <w:noProof/>
        </w:rPr>
        <w:t>)</w:t>
      </w:r>
      <w:r w:rsidRPr="000B594C">
        <w:rPr>
          <w:rFonts w:eastAsia="Times New Roman"/>
        </w:rPr>
        <w:fldChar w:fldCharType="end"/>
      </w:r>
      <w:r w:rsidRPr="000B594C">
        <w:rPr>
          <w:rFonts w:eastAsia="Times New Roman"/>
        </w:rPr>
        <w:t xml:space="preserve"> in R v 3.2.4 </w:t>
      </w:r>
      <w:r w:rsidRPr="000B594C">
        <w:rPr>
          <w:rFonts w:eastAsia="Times New Roman"/>
        </w:rPr>
        <w:fldChar w:fldCharType="begin"/>
      </w:r>
      <w:r w:rsidR="00E42C37">
        <w:rPr>
          <w:rFonts w:eastAsia="Times New Roman"/>
        </w:rPr>
        <w:instrText xml:space="preserve"> ADDIN EN.CITE &lt;EndNote&gt;&lt;Cite&gt;&lt;Author&gt;Team&lt;/Author&gt;&lt;Year&gt;2016&lt;/Year&gt;&lt;RecNum&gt;80&lt;/RecNum&gt;&lt;DisplayText&gt;(57)&lt;/DisplayText&gt;&lt;record&gt;&lt;rec-number&gt;80&lt;/rec-number&gt;&lt;foreign-keys&gt;&lt;key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0B594C">
        <w:rPr>
          <w:rFonts w:eastAsia="Times New Roman"/>
        </w:rPr>
        <w:fldChar w:fldCharType="separate"/>
      </w:r>
      <w:r w:rsidR="00E42C37">
        <w:rPr>
          <w:rFonts w:eastAsia="Times New Roman"/>
          <w:noProof/>
        </w:rPr>
        <w:t>(</w:t>
      </w:r>
      <w:hyperlink w:anchor="_ENREF_57" w:tooltip="Team, 2016 #80" w:history="1">
        <w:r w:rsidR="00BC5AB5">
          <w:rPr>
            <w:rFonts w:eastAsia="Times New Roman"/>
            <w:noProof/>
          </w:rPr>
          <w:t>57</w:t>
        </w:r>
      </w:hyperlink>
      <w:r w:rsidR="00E42C37">
        <w:rPr>
          <w:rFonts w:eastAsia="Times New Roman"/>
          <w:noProof/>
        </w:rPr>
        <w:t>)</w:t>
      </w:r>
      <w:r w:rsidRPr="000B594C">
        <w:rPr>
          <w:rFonts w:eastAsia="Times New Roman"/>
        </w:rPr>
        <w:fldChar w:fldCharType="end"/>
      </w:r>
      <w:r w:rsidRPr="000B594C">
        <w:rPr>
          <w:rFonts w:eastAsia="Times New Roman"/>
        </w:rPr>
        <w:t>.</w:t>
      </w:r>
      <w:r>
        <w:rPr>
          <w:rFonts w:eastAsia="Times New Roman"/>
        </w:rPr>
        <w:t xml:space="preserve"> </w:t>
      </w:r>
      <w:r w:rsidRPr="000B594C">
        <w:rPr>
          <w:rFonts w:eastAsia="Times New Roman"/>
        </w:rPr>
        <w:t xml:space="preserve">As venom </w:t>
      </w:r>
      <w:r w:rsidR="00DF1FE6">
        <w:rPr>
          <w:rFonts w:eastAsia="Times New Roman"/>
        </w:rPr>
        <w:t>yield</w:t>
      </w:r>
      <w:r w:rsidRPr="000B594C">
        <w:rPr>
          <w:rFonts w:eastAsia="Times New Roman"/>
        </w:rPr>
        <w:t xml:space="preserve"> and </w:t>
      </w:r>
      <w:r w:rsidRPr="000B594C">
        <w:t>LD</w:t>
      </w:r>
      <w:r w:rsidRPr="000B594C">
        <w:rPr>
          <w:vertAlign w:val="subscript"/>
        </w:rPr>
        <w:t>50</w:t>
      </w:r>
      <w:r w:rsidRPr="000B594C">
        <w:t xml:space="preserve"> are likely to have co-evolved</w:t>
      </w:r>
      <w:r>
        <w:t>,</w:t>
      </w:r>
      <w:r w:rsidRPr="000B594C">
        <w:t xml:space="preserve"> both were included as</w:t>
      </w:r>
      <w:r>
        <w:t xml:space="preserve"> </w:t>
      </w:r>
      <w:r w:rsidRPr="000B594C">
        <w:t>response variables</w:t>
      </w:r>
      <w:r>
        <w:t xml:space="preserve"> in a series of multivariate analysis. </w:t>
      </w:r>
      <w:r w:rsidRPr="000B594C">
        <w:rPr>
          <w:rFonts w:eastAsia="Times New Roman"/>
        </w:rPr>
        <w:t xml:space="preserve">Phylogeny was controlled by including it using the animal term in the </w:t>
      </w:r>
      <w:proofErr w:type="spellStart"/>
      <w:r w:rsidRPr="000B594C">
        <w:rPr>
          <w:rFonts w:eastAsia="Times New Roman"/>
        </w:rPr>
        <w:t>MCMCglmm</w:t>
      </w:r>
      <w:proofErr w:type="spellEnd"/>
      <w:r w:rsidRPr="000B594C">
        <w:rPr>
          <w:rFonts w:eastAsia="Times New Roman"/>
        </w:rPr>
        <w:t xml:space="preserve"> model while variation due to multiple measures on individual species was included using a separate random term.</w:t>
      </w:r>
      <w:r>
        <w:rPr>
          <w:rFonts w:eastAsia="Times New Roman"/>
        </w:rPr>
        <w:t xml:space="preserve"> </w:t>
      </w:r>
      <w:r>
        <w:t>For the main model</w:t>
      </w:r>
      <w:r w:rsidR="00A779F7">
        <w:t>,</w:t>
      </w:r>
      <w:r>
        <w:t xml:space="preserve"> </w:t>
      </w:r>
      <w:r w:rsidRPr="000B594C">
        <w:rPr>
          <w:rFonts w:eastAsia="Times New Roman"/>
        </w:rPr>
        <w:t>snake body mass; LD</w:t>
      </w:r>
      <w:r w:rsidRPr="000B594C">
        <w:rPr>
          <w:rFonts w:eastAsia="Times New Roman"/>
          <w:vertAlign w:val="subscript"/>
        </w:rPr>
        <w:t>50</w:t>
      </w:r>
      <w:r w:rsidRPr="000B594C">
        <w:rPr>
          <w:rFonts w:eastAsia="Times New Roman"/>
        </w:rPr>
        <w:t xml:space="preserve"> inoculation method</w:t>
      </w:r>
      <w:r>
        <w:rPr>
          <w:rFonts w:eastAsia="Times New Roman"/>
        </w:rPr>
        <w:t xml:space="preserve"> (SC, IM, IV, IP)</w:t>
      </w:r>
      <w:r w:rsidRPr="000B594C">
        <w:rPr>
          <w:rFonts w:eastAsia="Times New Roman"/>
        </w:rPr>
        <w:t>; habitat dimensionality</w:t>
      </w:r>
      <w:r>
        <w:rPr>
          <w:rFonts w:eastAsia="Times New Roman"/>
        </w:rPr>
        <w:t xml:space="preserve"> (2D, 3D)</w:t>
      </w:r>
      <w:r w:rsidRPr="000B594C">
        <w:rPr>
          <w:rFonts w:eastAsia="Times New Roman"/>
        </w:rPr>
        <w:t>; the presence of eggs in the diet</w:t>
      </w:r>
      <w:r>
        <w:rPr>
          <w:rFonts w:eastAsia="Times New Roman"/>
        </w:rPr>
        <w:t xml:space="preserve"> (absent, present)</w:t>
      </w:r>
      <w:r w:rsidRPr="000B594C">
        <w:rPr>
          <w:rFonts w:eastAsia="Times New Roman"/>
        </w:rPr>
        <w:t>; and the phylogenetic distance of diet species to LD</w:t>
      </w:r>
      <w:r w:rsidRPr="000B594C">
        <w:rPr>
          <w:rFonts w:eastAsia="Times New Roman"/>
          <w:vertAlign w:val="subscript"/>
        </w:rPr>
        <w:t>50</w:t>
      </w:r>
      <w:r>
        <w:rPr>
          <w:rFonts w:eastAsia="Times New Roman"/>
        </w:rPr>
        <w:t xml:space="preserve"> model were</w:t>
      </w:r>
      <w:r w:rsidRPr="000B594C">
        <w:rPr>
          <w:rFonts w:eastAsia="Times New Roman"/>
        </w:rPr>
        <w:t xml:space="preserve"> included as explanatory variables</w:t>
      </w:r>
      <w:r>
        <w:rPr>
          <w:rFonts w:eastAsia="Times New Roman"/>
        </w:rPr>
        <w:t xml:space="preserve">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5A4A1231"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proofErr w:type="spellStart"/>
      <w:r w:rsidRPr="000B594C">
        <w:rPr>
          <w:rFonts w:eastAsia="Times New Roman"/>
        </w:rPr>
        <w:t>affect</w:t>
      </w:r>
      <w:proofErr w:type="spellEnd"/>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 xml:space="preserve">to ensure effective sample sizes exceeded 1000 for all parameter </w:t>
      </w:r>
      <w:r w:rsidRPr="000B594C">
        <w:rPr>
          <w:rFonts w:eastAsia="Times New Roman"/>
        </w:rPr>
        <w:lastRenderedPageBreak/>
        <w:t>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E42C37">
        <w:rPr>
          <w:rFonts w:eastAsia="Times New Roman"/>
        </w:rPr>
        <w:instrText xml:space="preserve"> ADDIN EN.CITE &lt;EndNote&gt;&lt;Cite&gt;&lt;Author&gt;Brooks&lt;/Author&gt;&lt;Year&gt;1998&lt;/Year&gt;&lt;RecNum&gt;82&lt;/RecNum&gt;&lt;DisplayText&gt;(58)&lt;/DisplayText&gt;&lt;record&gt;&lt;rec-number&gt;82&lt;/rec-number&gt;&lt;foreign-keys&gt;&lt;key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E42C37">
        <w:rPr>
          <w:rFonts w:eastAsia="Times New Roman"/>
          <w:noProof/>
        </w:rPr>
        <w:t>(</w:t>
      </w:r>
      <w:hyperlink w:anchor="_ENREF_58" w:tooltip="Brooks, 1998 #82" w:history="1">
        <w:r w:rsidR="00BC5AB5">
          <w:rPr>
            <w:rFonts w:eastAsia="Times New Roman"/>
            <w:noProof/>
          </w:rPr>
          <w:t>58</w:t>
        </w:r>
      </w:hyperlink>
      <w:r w:rsidR="00E42C37">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B3AB34A"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 xml:space="preserve">This work was funded by Science Foundation Ireland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proofErr w:type="gramStart"/>
      <w:r w:rsidR="005640AD" w:rsidRPr="005640AD">
        <w:rPr>
          <w:rFonts w:eastAsia="Times New Roman" w:cs="Times New Roman"/>
        </w:rPr>
        <w:t>),and</w:t>
      </w:r>
      <w:proofErr w:type="gramEnd"/>
      <w:r w:rsidR="005640AD" w:rsidRPr="005640AD">
        <w:rPr>
          <w:rFonts w:eastAsia="Times New Roman" w:cs="Times New Roman"/>
        </w:rPr>
        <w:t xml:space="preserve"> </w:t>
      </w:r>
      <w:proofErr w:type="spellStart"/>
      <w:r w:rsidR="005640AD" w:rsidRPr="005640AD">
        <w:rPr>
          <w:rFonts w:eastAsia="Times New Roman" w:cs="Times New Roman"/>
        </w:rPr>
        <w:t>cofunded</w:t>
      </w:r>
      <w:proofErr w:type="spellEnd"/>
      <w:r w:rsidR="005640AD" w:rsidRPr="005640AD">
        <w:rPr>
          <w:rFonts w:eastAsia="Times New Roman" w:cs="Times New Roman"/>
        </w:rPr>
        <w:t xml:space="preserve">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79DB9FEF" w14:textId="77777777" w:rsidR="00BC5AB5" w:rsidRPr="00BC5AB5" w:rsidRDefault="000E7D67" w:rsidP="00BC5AB5">
      <w:pPr>
        <w:pStyle w:val="EndNoteBibliography"/>
        <w:ind w:left="720" w:hanging="720"/>
        <w:rPr>
          <w:noProof/>
        </w:rPr>
      </w:pPr>
      <w:r>
        <w:rPr>
          <w:lang w:val="en-IE"/>
        </w:rPr>
        <w:fldChar w:fldCharType="begin"/>
      </w:r>
      <w:r>
        <w:rPr>
          <w:lang w:val="en-IE"/>
        </w:rPr>
        <w:instrText xml:space="preserve"> ADDIN EN.REFLIST </w:instrText>
      </w:r>
      <w:r>
        <w:rPr>
          <w:lang w:val="en-IE"/>
        </w:rPr>
        <w:fldChar w:fldCharType="separate"/>
      </w:r>
      <w:bookmarkStart w:id="25" w:name="_ENREF_1"/>
      <w:r w:rsidR="00BC5AB5" w:rsidRPr="00BC5AB5">
        <w:rPr>
          <w:noProof/>
        </w:rPr>
        <w:t>1.</w:t>
      </w:r>
      <w:r w:rsidR="00BC5AB5" w:rsidRPr="00BC5AB5">
        <w:rPr>
          <w:noProof/>
        </w:rPr>
        <w:tab/>
        <w:t xml:space="preserve">Casewell NR, Wüster W, Vonk FJ, Harrison RA, &amp; Fry BG (2013) Complex cocktails: the evolutionary novelty of venoms. </w:t>
      </w:r>
      <w:r w:rsidR="00BC5AB5" w:rsidRPr="00BC5AB5">
        <w:rPr>
          <w:i/>
          <w:noProof/>
        </w:rPr>
        <w:t>Trends in ecology &amp; evolution</w:t>
      </w:r>
      <w:r w:rsidR="00BC5AB5" w:rsidRPr="00BC5AB5">
        <w:rPr>
          <w:noProof/>
        </w:rPr>
        <w:t xml:space="preserve"> 28(4):219-229.</w:t>
      </w:r>
      <w:bookmarkEnd w:id="25"/>
    </w:p>
    <w:p w14:paraId="12839980" w14:textId="77777777" w:rsidR="00BC5AB5" w:rsidRPr="00BC5AB5" w:rsidRDefault="00BC5AB5" w:rsidP="00BC5AB5">
      <w:pPr>
        <w:pStyle w:val="EndNoteBibliography"/>
        <w:ind w:left="720" w:hanging="720"/>
        <w:rPr>
          <w:noProof/>
        </w:rPr>
      </w:pPr>
      <w:bookmarkStart w:id="26" w:name="_ENREF_2"/>
      <w:r w:rsidRPr="00BC5AB5">
        <w:rPr>
          <w:noProof/>
        </w:rPr>
        <w:t>2.</w:t>
      </w:r>
      <w:r w:rsidRPr="00BC5AB5">
        <w:rPr>
          <w:noProof/>
        </w:rPr>
        <w:tab/>
        <w:t>Kasturiratne A</w:t>
      </w:r>
      <w:r w:rsidRPr="00BC5AB5">
        <w:rPr>
          <w:i/>
          <w:noProof/>
        </w:rPr>
        <w:t>, et al.</w:t>
      </w:r>
      <w:r w:rsidRPr="00BC5AB5">
        <w:rPr>
          <w:noProof/>
        </w:rPr>
        <w:t xml:space="preserve"> (2008) The global burden of snakebite: a literature analysis and modelling based on regional estimates of envenoming and deaths. </w:t>
      </w:r>
      <w:r w:rsidRPr="00BC5AB5">
        <w:rPr>
          <w:i/>
          <w:noProof/>
        </w:rPr>
        <w:t>PLoS Med</w:t>
      </w:r>
      <w:r w:rsidRPr="00BC5AB5">
        <w:rPr>
          <w:noProof/>
        </w:rPr>
        <w:t xml:space="preserve"> 5(11):e218.</w:t>
      </w:r>
      <w:bookmarkEnd w:id="26"/>
    </w:p>
    <w:p w14:paraId="5E419CE7" w14:textId="77777777" w:rsidR="00BC5AB5" w:rsidRPr="00BC5AB5" w:rsidRDefault="00BC5AB5" w:rsidP="00BC5AB5">
      <w:pPr>
        <w:pStyle w:val="EndNoteBibliography"/>
        <w:ind w:left="720" w:hanging="720"/>
        <w:rPr>
          <w:noProof/>
        </w:rPr>
      </w:pPr>
      <w:bookmarkStart w:id="27" w:name="_ENREF_3"/>
      <w:r w:rsidRPr="00BC5AB5">
        <w:rPr>
          <w:noProof/>
        </w:rPr>
        <w:t>3.</w:t>
      </w:r>
      <w:r w:rsidRPr="00BC5AB5">
        <w:rPr>
          <w:noProof/>
        </w:rPr>
        <w:tab/>
        <w:t xml:space="preserve">Weinstein SA, Warrell DA, White J, &amp; Keyler D (2011) Venomous" bites from non-venomous snakes. </w:t>
      </w:r>
      <w:r w:rsidRPr="00BC5AB5">
        <w:rPr>
          <w:i/>
          <w:noProof/>
        </w:rPr>
        <w:t>A Critical Analysis of Risk and Management of “Colubrid” Snake Bites</w:t>
      </w:r>
      <w:r w:rsidRPr="00BC5AB5">
        <w:rPr>
          <w:noProof/>
        </w:rPr>
        <w:t>,  (Elsevier London).</w:t>
      </w:r>
      <w:bookmarkEnd w:id="27"/>
    </w:p>
    <w:p w14:paraId="5EA4856C" w14:textId="77777777" w:rsidR="00BC5AB5" w:rsidRPr="00BC5AB5" w:rsidRDefault="00BC5AB5" w:rsidP="00BC5AB5">
      <w:pPr>
        <w:pStyle w:val="EndNoteBibliography"/>
        <w:ind w:left="720" w:hanging="720"/>
        <w:rPr>
          <w:noProof/>
        </w:rPr>
      </w:pPr>
      <w:bookmarkStart w:id="28" w:name="_ENREF_4"/>
      <w:r w:rsidRPr="00BC5AB5">
        <w:rPr>
          <w:noProof/>
        </w:rPr>
        <w:t>4.</w:t>
      </w:r>
      <w:r w:rsidRPr="00BC5AB5">
        <w:rPr>
          <w:noProof/>
        </w:rPr>
        <w:tab/>
        <w:t xml:space="preserve">Chippaux J-P, Williams V, &amp; White J (1991) Snake venom variability: methods of study, results and interpretation. </w:t>
      </w:r>
      <w:r w:rsidRPr="00BC5AB5">
        <w:rPr>
          <w:i/>
          <w:noProof/>
        </w:rPr>
        <w:t>Toxicon</w:t>
      </w:r>
      <w:r w:rsidRPr="00BC5AB5">
        <w:rPr>
          <w:noProof/>
        </w:rPr>
        <w:t xml:space="preserve"> 29(11):1279-1303.</w:t>
      </w:r>
      <w:bookmarkEnd w:id="28"/>
    </w:p>
    <w:p w14:paraId="475EE412" w14:textId="77777777" w:rsidR="00BC5AB5" w:rsidRPr="00BC5AB5" w:rsidRDefault="00BC5AB5" w:rsidP="00BC5AB5">
      <w:pPr>
        <w:pStyle w:val="EndNoteBibliography"/>
        <w:ind w:left="720" w:hanging="720"/>
        <w:rPr>
          <w:noProof/>
        </w:rPr>
      </w:pPr>
      <w:bookmarkStart w:id="29" w:name="_ENREF_5"/>
      <w:r w:rsidRPr="00BC5AB5">
        <w:rPr>
          <w:noProof/>
        </w:rPr>
        <w:t>5.</w:t>
      </w:r>
      <w:r w:rsidRPr="00BC5AB5">
        <w:rPr>
          <w:noProof/>
        </w:rPr>
        <w:tab/>
        <w:t xml:space="preserve">Barlow A, Pook CE, Harrison RA, &amp; Wüster W (2009) Coevolution of diet and prey-specific venom activity supports the role of selection in snake venom evolution. </w:t>
      </w:r>
      <w:r w:rsidRPr="00BC5AB5">
        <w:rPr>
          <w:i/>
          <w:noProof/>
        </w:rPr>
        <w:t>Proceedings of the Royal Society of London B: Biological Sciences</w:t>
      </w:r>
      <w:r w:rsidRPr="00BC5AB5">
        <w:rPr>
          <w:noProof/>
        </w:rPr>
        <w:t xml:space="preserve"> 276(1666):2443-2449.</w:t>
      </w:r>
      <w:bookmarkEnd w:id="29"/>
    </w:p>
    <w:p w14:paraId="4EF67567" w14:textId="77777777" w:rsidR="00BC5AB5" w:rsidRPr="00BC5AB5" w:rsidRDefault="00BC5AB5" w:rsidP="00BC5AB5">
      <w:pPr>
        <w:pStyle w:val="EndNoteBibliography"/>
        <w:ind w:left="720" w:hanging="720"/>
        <w:rPr>
          <w:noProof/>
        </w:rPr>
      </w:pPr>
      <w:bookmarkStart w:id="30" w:name="_ENREF_6"/>
      <w:r w:rsidRPr="00BC5AB5">
        <w:rPr>
          <w:noProof/>
        </w:rPr>
        <w:t>6.</w:t>
      </w:r>
      <w:r w:rsidRPr="00BC5AB5">
        <w:rPr>
          <w:noProof/>
        </w:rPr>
        <w:tab/>
        <w:t xml:space="preserve">da Silva NJ &amp; Aird SD (2001) Prey specificity, comparative lethality and compositional differences of coral snake venoms. </w:t>
      </w:r>
      <w:r w:rsidRPr="00BC5AB5">
        <w:rPr>
          <w:i/>
          <w:noProof/>
        </w:rPr>
        <w:t>Comparative Biochemistry and Physiology Part C: Toxicology &amp; Pharmacology</w:t>
      </w:r>
      <w:r w:rsidRPr="00BC5AB5">
        <w:rPr>
          <w:noProof/>
        </w:rPr>
        <w:t xml:space="preserve"> 128(3):425-456.</w:t>
      </w:r>
      <w:bookmarkEnd w:id="30"/>
    </w:p>
    <w:p w14:paraId="64782A45" w14:textId="77777777" w:rsidR="00BC5AB5" w:rsidRPr="00BC5AB5" w:rsidRDefault="00BC5AB5" w:rsidP="00BC5AB5">
      <w:pPr>
        <w:pStyle w:val="EndNoteBibliography"/>
        <w:ind w:left="720" w:hanging="720"/>
        <w:rPr>
          <w:noProof/>
        </w:rPr>
      </w:pPr>
      <w:bookmarkStart w:id="31" w:name="_ENREF_7"/>
      <w:r w:rsidRPr="00BC5AB5">
        <w:rPr>
          <w:noProof/>
        </w:rPr>
        <w:t>7.</w:t>
      </w:r>
      <w:r w:rsidRPr="00BC5AB5">
        <w:rPr>
          <w:noProof/>
        </w:rPr>
        <w:tab/>
        <w:t xml:space="preserve">Daltry JC, Wuester W, &amp; Thorpe RS (1996) Diet and snake venom evolution. </w:t>
      </w:r>
      <w:r w:rsidRPr="00BC5AB5">
        <w:rPr>
          <w:i/>
          <w:noProof/>
        </w:rPr>
        <w:t>Nature</w:t>
      </w:r>
      <w:r w:rsidRPr="00BC5AB5">
        <w:rPr>
          <w:noProof/>
        </w:rPr>
        <w:t xml:space="preserve"> 379(6565):537-540.</w:t>
      </w:r>
      <w:bookmarkEnd w:id="31"/>
    </w:p>
    <w:p w14:paraId="00C2D773" w14:textId="77777777" w:rsidR="00BC5AB5" w:rsidRPr="00BC5AB5" w:rsidRDefault="00BC5AB5" w:rsidP="00BC5AB5">
      <w:pPr>
        <w:pStyle w:val="EndNoteBibliography"/>
        <w:ind w:left="720" w:hanging="720"/>
        <w:rPr>
          <w:noProof/>
        </w:rPr>
      </w:pPr>
      <w:bookmarkStart w:id="32" w:name="_ENREF_8"/>
      <w:r w:rsidRPr="00BC5AB5">
        <w:rPr>
          <w:noProof/>
        </w:rPr>
        <w:t>8.</w:t>
      </w:r>
      <w:r w:rsidRPr="00BC5AB5">
        <w:rPr>
          <w:noProof/>
        </w:rPr>
        <w:tab/>
        <w:t xml:space="preserve">Starkov VG, Osipov AV, &amp; Utkin YN (2007) Toxicity of venoms from vipers of Pelias group to crickets Gryllus assimilis and its relation to snake entomophagy. </w:t>
      </w:r>
      <w:r w:rsidRPr="00BC5AB5">
        <w:rPr>
          <w:i/>
          <w:noProof/>
        </w:rPr>
        <w:t>Toxicon</w:t>
      </w:r>
      <w:r w:rsidRPr="00BC5AB5">
        <w:rPr>
          <w:noProof/>
        </w:rPr>
        <w:t xml:space="preserve"> 49(7):995-1001.</w:t>
      </w:r>
      <w:bookmarkEnd w:id="32"/>
    </w:p>
    <w:p w14:paraId="10C3E95C" w14:textId="77777777" w:rsidR="00BC5AB5" w:rsidRPr="00BC5AB5" w:rsidRDefault="00BC5AB5" w:rsidP="00BC5AB5">
      <w:pPr>
        <w:pStyle w:val="EndNoteBibliography"/>
        <w:ind w:left="720" w:hanging="720"/>
        <w:rPr>
          <w:noProof/>
        </w:rPr>
      </w:pPr>
      <w:bookmarkStart w:id="33" w:name="_ENREF_9"/>
      <w:r w:rsidRPr="00BC5AB5">
        <w:rPr>
          <w:noProof/>
        </w:rPr>
        <w:t>9.</w:t>
      </w:r>
      <w:r w:rsidRPr="00BC5AB5">
        <w:rPr>
          <w:noProof/>
        </w:rPr>
        <w:tab/>
        <w:t xml:space="preserve">Sasa M (1999) Diet and snake venom evolution: can local selection alone explain intraspecific venom variation? </w:t>
      </w:r>
      <w:r w:rsidRPr="00BC5AB5">
        <w:rPr>
          <w:i/>
          <w:noProof/>
        </w:rPr>
        <w:t>TOXICON-OXFORD-</w:t>
      </w:r>
      <w:r w:rsidRPr="00BC5AB5">
        <w:rPr>
          <w:noProof/>
        </w:rPr>
        <w:t xml:space="preserve"> 37:249-252.</w:t>
      </w:r>
      <w:bookmarkEnd w:id="33"/>
    </w:p>
    <w:p w14:paraId="085A8BB8" w14:textId="77777777" w:rsidR="00BC5AB5" w:rsidRPr="00BC5AB5" w:rsidRDefault="00BC5AB5" w:rsidP="00BC5AB5">
      <w:pPr>
        <w:pStyle w:val="EndNoteBibliography"/>
        <w:ind w:left="720" w:hanging="720"/>
        <w:rPr>
          <w:noProof/>
        </w:rPr>
      </w:pPr>
      <w:bookmarkStart w:id="34" w:name="_ENREF_10"/>
      <w:r w:rsidRPr="00BC5AB5">
        <w:rPr>
          <w:noProof/>
        </w:rPr>
        <w:t>10.</w:t>
      </w:r>
      <w:r w:rsidRPr="00BC5AB5">
        <w:rPr>
          <w:noProof/>
        </w:rPr>
        <w:tab/>
        <w:t xml:space="preserve">Mebs D (2001) Toxicity in animals. Trends in evolution? </w:t>
      </w:r>
      <w:r w:rsidRPr="00BC5AB5">
        <w:rPr>
          <w:i/>
          <w:noProof/>
        </w:rPr>
        <w:t>Toxicon</w:t>
      </w:r>
      <w:r w:rsidRPr="00BC5AB5">
        <w:rPr>
          <w:noProof/>
        </w:rPr>
        <w:t xml:space="preserve"> 39(1):87-96.</w:t>
      </w:r>
      <w:bookmarkEnd w:id="34"/>
    </w:p>
    <w:p w14:paraId="0FA3CEAA" w14:textId="77777777" w:rsidR="00BC5AB5" w:rsidRPr="00BC5AB5" w:rsidRDefault="00BC5AB5" w:rsidP="00BC5AB5">
      <w:pPr>
        <w:pStyle w:val="EndNoteBibliography"/>
        <w:ind w:left="720" w:hanging="720"/>
        <w:rPr>
          <w:noProof/>
        </w:rPr>
      </w:pPr>
      <w:bookmarkStart w:id="35" w:name="_ENREF_11"/>
      <w:r w:rsidRPr="00BC5AB5">
        <w:rPr>
          <w:noProof/>
        </w:rPr>
        <w:t>11.</w:t>
      </w:r>
      <w:r w:rsidRPr="00BC5AB5">
        <w:rPr>
          <w:noProof/>
        </w:rPr>
        <w:tab/>
        <w:t xml:space="preserve">WuÈster W, Daltry JC, &amp; Thorpe RS (1999) Can diet explain intraspecific venom variation? Reply to Sasa. </w:t>
      </w:r>
      <w:r w:rsidRPr="00BC5AB5">
        <w:rPr>
          <w:i/>
          <w:noProof/>
        </w:rPr>
        <w:t>TOXICON-OXFORD-</w:t>
      </w:r>
      <w:r w:rsidRPr="00BC5AB5">
        <w:rPr>
          <w:noProof/>
        </w:rPr>
        <w:t xml:space="preserve"> 37:253-258.</w:t>
      </w:r>
      <w:bookmarkEnd w:id="35"/>
    </w:p>
    <w:p w14:paraId="66F9175E" w14:textId="77777777" w:rsidR="00BC5AB5" w:rsidRPr="00BC5AB5" w:rsidRDefault="00BC5AB5" w:rsidP="00BC5AB5">
      <w:pPr>
        <w:pStyle w:val="EndNoteBibliography"/>
        <w:ind w:left="720" w:hanging="720"/>
        <w:rPr>
          <w:noProof/>
        </w:rPr>
      </w:pPr>
      <w:bookmarkStart w:id="36" w:name="_ENREF_12"/>
      <w:r w:rsidRPr="00BC5AB5">
        <w:rPr>
          <w:noProof/>
        </w:rPr>
        <w:lastRenderedPageBreak/>
        <w:t>12.</w:t>
      </w:r>
      <w:r w:rsidRPr="00BC5AB5">
        <w:rPr>
          <w:noProof/>
        </w:rPr>
        <w:tab/>
        <w:t xml:space="preserve">Hossie T, Hassall C, Knee W, &amp; Sherratt T (2013) Species with a chemical defence, but not chemical offence, live longer. </w:t>
      </w:r>
      <w:r w:rsidRPr="00BC5AB5">
        <w:rPr>
          <w:i/>
          <w:noProof/>
        </w:rPr>
        <w:t>Journal of evolutionary biology</w:t>
      </w:r>
      <w:r w:rsidRPr="00BC5AB5">
        <w:rPr>
          <w:noProof/>
        </w:rPr>
        <w:t xml:space="preserve"> 26(7):1598-1602.</w:t>
      </w:r>
      <w:bookmarkEnd w:id="36"/>
    </w:p>
    <w:p w14:paraId="4A202F70" w14:textId="77777777" w:rsidR="00BC5AB5" w:rsidRPr="00BC5AB5" w:rsidRDefault="00BC5AB5" w:rsidP="00BC5AB5">
      <w:pPr>
        <w:pStyle w:val="EndNoteBibliography"/>
        <w:ind w:left="720" w:hanging="720"/>
        <w:rPr>
          <w:noProof/>
        </w:rPr>
      </w:pPr>
      <w:bookmarkStart w:id="37" w:name="_ENREF_13"/>
      <w:r w:rsidRPr="00BC5AB5">
        <w:rPr>
          <w:noProof/>
        </w:rPr>
        <w:t>13.</w:t>
      </w:r>
      <w:r w:rsidRPr="00BC5AB5">
        <w:rPr>
          <w:noProof/>
        </w:rPr>
        <w:tab/>
        <w:t>Bottrall J, Madaras F, Biven CD, Venning MG, &amp; Mirtschin PJ (2010) Proteolytic activity of Elapid and Viperid Snake venoms and its implication to digestion. (Library Publishing Media).</w:t>
      </w:r>
      <w:bookmarkEnd w:id="37"/>
    </w:p>
    <w:p w14:paraId="69E6265D" w14:textId="77777777" w:rsidR="00BC5AB5" w:rsidRPr="00BC5AB5" w:rsidRDefault="00BC5AB5" w:rsidP="00BC5AB5">
      <w:pPr>
        <w:pStyle w:val="EndNoteBibliography"/>
        <w:ind w:left="720" w:hanging="720"/>
        <w:rPr>
          <w:noProof/>
        </w:rPr>
      </w:pPr>
      <w:bookmarkStart w:id="38" w:name="_ENREF_14"/>
      <w:r w:rsidRPr="00BC5AB5">
        <w:rPr>
          <w:noProof/>
        </w:rPr>
        <w:t>14.</w:t>
      </w:r>
      <w:r w:rsidRPr="00BC5AB5">
        <w:rPr>
          <w:noProof/>
        </w:rPr>
        <w:tab/>
        <w:t xml:space="preserve">Li M, Fry B, &amp; Kini RM (2005) Eggs-only diet: its implications for the toxin profile changes and ecology of the marbled sea snake (Aipysurus eydouxii). </w:t>
      </w:r>
      <w:r w:rsidRPr="00BC5AB5">
        <w:rPr>
          <w:i/>
          <w:noProof/>
        </w:rPr>
        <w:t>Journal of Molecular Evolution</w:t>
      </w:r>
      <w:r w:rsidRPr="00BC5AB5">
        <w:rPr>
          <w:noProof/>
        </w:rPr>
        <w:t xml:space="preserve"> 60(1):81-89.</w:t>
      </w:r>
      <w:bookmarkEnd w:id="38"/>
    </w:p>
    <w:p w14:paraId="2FB011E2" w14:textId="77777777" w:rsidR="00BC5AB5" w:rsidRPr="00BC5AB5" w:rsidRDefault="00BC5AB5" w:rsidP="00BC5AB5">
      <w:pPr>
        <w:pStyle w:val="EndNoteBibliography"/>
        <w:ind w:left="720" w:hanging="720"/>
        <w:rPr>
          <w:noProof/>
        </w:rPr>
      </w:pPr>
      <w:bookmarkStart w:id="39" w:name="_ENREF_15"/>
      <w:r w:rsidRPr="00BC5AB5">
        <w:rPr>
          <w:noProof/>
        </w:rPr>
        <w:t>15.</w:t>
      </w:r>
      <w:r w:rsidRPr="00BC5AB5">
        <w:rPr>
          <w:noProof/>
        </w:rPr>
        <w:tab/>
        <w:t xml:space="preserve">Albertson RC, Markert J, Danley P, &amp; Kocher T (1999) Phylogeny of a rapidly evolving clade: the cichlid fishes of Lake Malawi, East Africa. </w:t>
      </w:r>
      <w:r w:rsidRPr="00BC5AB5">
        <w:rPr>
          <w:i/>
          <w:noProof/>
        </w:rPr>
        <w:t>Proceedings of the National Academy of Sciences</w:t>
      </w:r>
      <w:r w:rsidRPr="00BC5AB5">
        <w:rPr>
          <w:noProof/>
        </w:rPr>
        <w:t xml:space="preserve"> 96(9):5107-5110.</w:t>
      </w:r>
      <w:bookmarkEnd w:id="39"/>
    </w:p>
    <w:p w14:paraId="06013008" w14:textId="77777777" w:rsidR="00BC5AB5" w:rsidRPr="00BC5AB5" w:rsidRDefault="00BC5AB5" w:rsidP="00BC5AB5">
      <w:pPr>
        <w:pStyle w:val="EndNoteBibliography"/>
        <w:ind w:left="720" w:hanging="720"/>
        <w:rPr>
          <w:noProof/>
        </w:rPr>
      </w:pPr>
      <w:bookmarkStart w:id="40" w:name="_ENREF_16"/>
      <w:r w:rsidRPr="00BC5AB5">
        <w:rPr>
          <w:noProof/>
        </w:rPr>
        <w:t>16.</w:t>
      </w:r>
      <w:r w:rsidRPr="00BC5AB5">
        <w:rPr>
          <w:noProof/>
        </w:rPr>
        <w:tab/>
        <w:t>Cooney CR</w:t>
      </w:r>
      <w:r w:rsidRPr="00BC5AB5">
        <w:rPr>
          <w:i/>
          <w:noProof/>
        </w:rPr>
        <w:t>, et al.</w:t>
      </w:r>
      <w:r w:rsidRPr="00BC5AB5">
        <w:rPr>
          <w:noProof/>
        </w:rPr>
        <w:t xml:space="preserve"> (2017) Mega-evolutionary dynamics of the adaptive radiation of birds. </w:t>
      </w:r>
      <w:r w:rsidRPr="00BC5AB5">
        <w:rPr>
          <w:i/>
          <w:noProof/>
        </w:rPr>
        <w:t>Nature</w:t>
      </w:r>
      <w:r w:rsidRPr="00BC5AB5">
        <w:rPr>
          <w:noProof/>
        </w:rPr>
        <w:t>.</w:t>
      </w:r>
      <w:bookmarkEnd w:id="40"/>
    </w:p>
    <w:p w14:paraId="1C62E500" w14:textId="77777777" w:rsidR="00BC5AB5" w:rsidRPr="00BC5AB5" w:rsidRDefault="00BC5AB5" w:rsidP="00BC5AB5">
      <w:pPr>
        <w:pStyle w:val="EndNoteBibliography"/>
        <w:ind w:left="720" w:hanging="720"/>
        <w:rPr>
          <w:noProof/>
        </w:rPr>
      </w:pPr>
      <w:bookmarkStart w:id="41" w:name="_ENREF_17"/>
      <w:r w:rsidRPr="00BC5AB5">
        <w:rPr>
          <w:noProof/>
        </w:rPr>
        <w:t>17.</w:t>
      </w:r>
      <w:r w:rsidRPr="00BC5AB5">
        <w:rPr>
          <w:noProof/>
        </w:rPr>
        <w:tab/>
        <w:t xml:space="preserve">Domenici P (2001) The scaling of locomotor performance in predator–prey encounters: from fish to killer whales. </w:t>
      </w:r>
      <w:r w:rsidRPr="00BC5AB5">
        <w:rPr>
          <w:i/>
          <w:noProof/>
        </w:rPr>
        <w:t>Comparative Biochemistry and Physiology Part A: Molecular &amp; Integrative Physiology</w:t>
      </w:r>
      <w:r w:rsidRPr="00BC5AB5">
        <w:rPr>
          <w:noProof/>
        </w:rPr>
        <w:t xml:space="preserve"> 131(1):169-182.</w:t>
      </w:r>
      <w:bookmarkEnd w:id="41"/>
    </w:p>
    <w:p w14:paraId="78FC4E61" w14:textId="77777777" w:rsidR="00BC5AB5" w:rsidRPr="00BC5AB5" w:rsidRDefault="00BC5AB5" w:rsidP="00BC5AB5">
      <w:pPr>
        <w:pStyle w:val="EndNoteBibliography"/>
        <w:ind w:left="720" w:hanging="720"/>
        <w:rPr>
          <w:noProof/>
        </w:rPr>
      </w:pPr>
      <w:bookmarkStart w:id="42" w:name="_ENREF_18"/>
      <w:r w:rsidRPr="00BC5AB5">
        <w:rPr>
          <w:noProof/>
        </w:rPr>
        <w:t>18.</w:t>
      </w:r>
      <w:r w:rsidRPr="00BC5AB5">
        <w:rPr>
          <w:noProof/>
        </w:rPr>
        <w:tab/>
        <w:t xml:space="preserve">Pawar S, Dell AI, &amp; Savage VM (2012) Dimensionality of consumer search space drives trophic interaction strengths. </w:t>
      </w:r>
      <w:r w:rsidRPr="00BC5AB5">
        <w:rPr>
          <w:i/>
          <w:noProof/>
        </w:rPr>
        <w:t>Nature</w:t>
      </w:r>
      <w:r w:rsidRPr="00BC5AB5">
        <w:rPr>
          <w:noProof/>
        </w:rPr>
        <w:t xml:space="preserve"> 486(7404):485-489.</w:t>
      </w:r>
      <w:bookmarkEnd w:id="42"/>
    </w:p>
    <w:p w14:paraId="680625EF" w14:textId="77777777" w:rsidR="00BC5AB5" w:rsidRPr="00BC5AB5" w:rsidRDefault="00BC5AB5" w:rsidP="00BC5AB5">
      <w:pPr>
        <w:pStyle w:val="EndNoteBibliography"/>
        <w:ind w:left="720" w:hanging="720"/>
        <w:rPr>
          <w:noProof/>
        </w:rPr>
      </w:pPr>
      <w:bookmarkStart w:id="43" w:name="_ENREF_19"/>
      <w:r w:rsidRPr="00BC5AB5">
        <w:rPr>
          <w:noProof/>
        </w:rPr>
        <w:t>19.</w:t>
      </w:r>
      <w:r w:rsidRPr="00BC5AB5">
        <w:rPr>
          <w:noProof/>
        </w:rPr>
        <w:tab/>
        <w:t>Kane A</w:t>
      </w:r>
      <w:r w:rsidRPr="00BC5AB5">
        <w:rPr>
          <w:i/>
          <w:noProof/>
        </w:rPr>
        <w:t>, et al.</w:t>
      </w:r>
      <w:r w:rsidRPr="00BC5AB5">
        <w:rPr>
          <w:noProof/>
        </w:rPr>
        <w:t xml:space="preserve"> (2016) Body Size as a Driver of Scavenging in Theropod Dinosaurs. </w:t>
      </w:r>
      <w:r w:rsidRPr="00BC5AB5">
        <w:rPr>
          <w:i/>
          <w:noProof/>
        </w:rPr>
        <w:t>The American Naturalist</w:t>
      </w:r>
      <w:r w:rsidRPr="00BC5AB5">
        <w:rPr>
          <w:noProof/>
        </w:rPr>
        <w:t xml:space="preserve"> 187(6):706-716.</w:t>
      </w:r>
      <w:bookmarkEnd w:id="43"/>
    </w:p>
    <w:p w14:paraId="05919FB6" w14:textId="77777777" w:rsidR="00BC5AB5" w:rsidRPr="00BC5AB5" w:rsidRDefault="00BC5AB5" w:rsidP="00BC5AB5">
      <w:pPr>
        <w:pStyle w:val="EndNoteBibliography"/>
        <w:ind w:left="720" w:hanging="720"/>
        <w:rPr>
          <w:noProof/>
        </w:rPr>
      </w:pPr>
      <w:bookmarkStart w:id="44" w:name="_ENREF_20"/>
      <w:r w:rsidRPr="00BC5AB5">
        <w:rPr>
          <w:noProof/>
        </w:rPr>
        <w:t>20.</w:t>
      </w:r>
      <w:r w:rsidRPr="00BC5AB5">
        <w:rPr>
          <w:noProof/>
        </w:rPr>
        <w:tab/>
        <w:t xml:space="preserve">Healy K, McNally L, Ruxton GD, Cooper N, &amp; Jackson AL (2013) Metabolic rate and body size are linked with perception of temporal information. </w:t>
      </w:r>
      <w:r w:rsidRPr="00BC5AB5">
        <w:rPr>
          <w:i/>
          <w:noProof/>
        </w:rPr>
        <w:t>Animal behaviour</w:t>
      </w:r>
      <w:r w:rsidRPr="00BC5AB5">
        <w:rPr>
          <w:noProof/>
        </w:rPr>
        <w:t xml:space="preserve"> 86(4):685-696.</w:t>
      </w:r>
      <w:bookmarkEnd w:id="44"/>
    </w:p>
    <w:p w14:paraId="69A88CC7" w14:textId="77777777" w:rsidR="00BC5AB5" w:rsidRPr="00BC5AB5" w:rsidRDefault="00BC5AB5" w:rsidP="00BC5AB5">
      <w:pPr>
        <w:pStyle w:val="EndNoteBibliography"/>
        <w:ind w:left="720" w:hanging="720"/>
        <w:rPr>
          <w:noProof/>
        </w:rPr>
      </w:pPr>
      <w:bookmarkStart w:id="45" w:name="_ENREF_21"/>
      <w:r w:rsidRPr="00BC5AB5">
        <w:rPr>
          <w:noProof/>
        </w:rPr>
        <w:t>21.</w:t>
      </w:r>
      <w:r w:rsidRPr="00BC5AB5">
        <w:rPr>
          <w:noProof/>
        </w:rPr>
        <w:tab/>
        <w:t xml:space="preserve">Kiltie R (2000) Scaling of visual acuity with body size in mammals and birds. </w:t>
      </w:r>
      <w:r w:rsidRPr="00BC5AB5">
        <w:rPr>
          <w:i/>
          <w:noProof/>
        </w:rPr>
        <w:t>Functional Ecology</w:t>
      </w:r>
      <w:r w:rsidRPr="00BC5AB5">
        <w:rPr>
          <w:noProof/>
        </w:rPr>
        <w:t xml:space="preserve"> 14(2):226-234.</w:t>
      </w:r>
      <w:bookmarkEnd w:id="45"/>
    </w:p>
    <w:p w14:paraId="36A41D49" w14:textId="77777777" w:rsidR="00BC5AB5" w:rsidRPr="00BC5AB5" w:rsidRDefault="00BC5AB5" w:rsidP="00BC5AB5">
      <w:pPr>
        <w:pStyle w:val="EndNoteBibliography"/>
        <w:ind w:left="720" w:hanging="720"/>
        <w:rPr>
          <w:noProof/>
        </w:rPr>
      </w:pPr>
      <w:bookmarkStart w:id="46" w:name="_ENREF_22"/>
      <w:r w:rsidRPr="00BC5AB5">
        <w:rPr>
          <w:noProof/>
        </w:rPr>
        <w:t>22.</w:t>
      </w:r>
      <w:r w:rsidRPr="00BC5AB5">
        <w:rPr>
          <w:noProof/>
        </w:rPr>
        <w:tab/>
        <w:t xml:space="preserve">Carbone C, Codron D, Scofield C, Clauss M, &amp; Bielby J (2014) Geometric factors influencing the diet of vertebrate predators in marine and terrestrial environments. </w:t>
      </w:r>
      <w:r w:rsidRPr="00BC5AB5">
        <w:rPr>
          <w:i/>
          <w:noProof/>
        </w:rPr>
        <w:t>Ecology letters</w:t>
      </w:r>
      <w:r w:rsidRPr="00BC5AB5">
        <w:rPr>
          <w:noProof/>
        </w:rPr>
        <w:t xml:space="preserve"> 17(12):1553-1559.</w:t>
      </w:r>
      <w:bookmarkEnd w:id="46"/>
    </w:p>
    <w:p w14:paraId="2E01A1F7" w14:textId="77777777" w:rsidR="00BC5AB5" w:rsidRPr="00BC5AB5" w:rsidRDefault="00BC5AB5" w:rsidP="00BC5AB5">
      <w:pPr>
        <w:pStyle w:val="EndNoteBibliography"/>
        <w:ind w:left="720" w:hanging="720"/>
        <w:rPr>
          <w:noProof/>
        </w:rPr>
      </w:pPr>
      <w:bookmarkStart w:id="47" w:name="_ENREF_23"/>
      <w:r w:rsidRPr="00BC5AB5">
        <w:rPr>
          <w:noProof/>
        </w:rPr>
        <w:t>23.</w:t>
      </w:r>
      <w:r w:rsidRPr="00BC5AB5">
        <w:rPr>
          <w:noProof/>
        </w:rPr>
        <w:tab/>
        <w:t>Oukkache N</w:t>
      </w:r>
      <w:r w:rsidRPr="00BC5AB5">
        <w:rPr>
          <w:i/>
          <w:noProof/>
        </w:rPr>
        <w:t>, et al.</w:t>
      </w:r>
      <w:r w:rsidRPr="00BC5AB5">
        <w:rPr>
          <w:noProof/>
        </w:rPr>
        <w:t xml:space="preserve"> (2014) Evaluation of the lethal potency of scorpion and snake venoms and comparison between intraperitoneal and intravenous injection routes. </w:t>
      </w:r>
      <w:r w:rsidRPr="00BC5AB5">
        <w:rPr>
          <w:i/>
          <w:noProof/>
        </w:rPr>
        <w:t>Toxins</w:t>
      </w:r>
      <w:r w:rsidRPr="00BC5AB5">
        <w:rPr>
          <w:noProof/>
        </w:rPr>
        <w:t xml:space="preserve"> 6(6):1873-1881.</w:t>
      </w:r>
      <w:bookmarkEnd w:id="47"/>
    </w:p>
    <w:p w14:paraId="4287382D" w14:textId="77777777" w:rsidR="00BC5AB5" w:rsidRPr="00BC5AB5" w:rsidRDefault="00BC5AB5" w:rsidP="00BC5AB5">
      <w:pPr>
        <w:pStyle w:val="EndNoteBibliography"/>
        <w:ind w:left="720" w:hanging="720"/>
        <w:rPr>
          <w:noProof/>
        </w:rPr>
      </w:pPr>
      <w:bookmarkStart w:id="48" w:name="_ENREF_24"/>
      <w:r w:rsidRPr="00BC5AB5">
        <w:rPr>
          <w:noProof/>
        </w:rPr>
        <w:t>24.</w:t>
      </w:r>
      <w:r w:rsidRPr="00BC5AB5">
        <w:rPr>
          <w:noProof/>
        </w:rPr>
        <w:tab/>
        <w:t xml:space="preserve">Richards D, Barlow A, &amp; Wüster W (2012) Venom lethality and diet: differential responses of natural prey and model organisms to the venom of the saw-scaled vipers (Echis). </w:t>
      </w:r>
      <w:r w:rsidRPr="00BC5AB5">
        <w:rPr>
          <w:i/>
          <w:noProof/>
        </w:rPr>
        <w:t>Toxicon</w:t>
      </w:r>
      <w:r w:rsidRPr="00BC5AB5">
        <w:rPr>
          <w:noProof/>
        </w:rPr>
        <w:t xml:space="preserve"> 59(1):110-116.</w:t>
      </w:r>
      <w:bookmarkEnd w:id="48"/>
    </w:p>
    <w:p w14:paraId="0A1414E1" w14:textId="77777777" w:rsidR="00BC5AB5" w:rsidRPr="00BC5AB5" w:rsidRDefault="00BC5AB5" w:rsidP="00BC5AB5">
      <w:pPr>
        <w:pStyle w:val="EndNoteBibliography"/>
        <w:ind w:left="720" w:hanging="720"/>
        <w:rPr>
          <w:noProof/>
        </w:rPr>
      </w:pPr>
      <w:bookmarkStart w:id="49" w:name="_ENREF_25"/>
      <w:r w:rsidRPr="00BC5AB5">
        <w:rPr>
          <w:noProof/>
        </w:rPr>
        <w:t>25.</w:t>
      </w:r>
      <w:r w:rsidRPr="00BC5AB5">
        <w:rPr>
          <w:noProof/>
        </w:rPr>
        <w:tab/>
        <w:t xml:space="preserve">Williams V, White J, Schwaner T, &amp; Sparrow A (1988) Variation in venom proteins from isolated populations of tiger snakes (Notechis ater niger, N. scutatus) in South Australia. </w:t>
      </w:r>
      <w:r w:rsidRPr="00BC5AB5">
        <w:rPr>
          <w:i/>
          <w:noProof/>
        </w:rPr>
        <w:t>Toxicon</w:t>
      </w:r>
      <w:r w:rsidRPr="00BC5AB5">
        <w:rPr>
          <w:noProof/>
        </w:rPr>
        <w:t xml:space="preserve"> 26(11):1067-1075.</w:t>
      </w:r>
      <w:bookmarkEnd w:id="49"/>
    </w:p>
    <w:p w14:paraId="1C5D2894" w14:textId="77777777" w:rsidR="00BC5AB5" w:rsidRPr="00BC5AB5" w:rsidRDefault="00BC5AB5" w:rsidP="00BC5AB5">
      <w:pPr>
        <w:pStyle w:val="EndNoteBibliography"/>
        <w:ind w:left="720" w:hanging="720"/>
        <w:rPr>
          <w:noProof/>
        </w:rPr>
      </w:pPr>
      <w:bookmarkStart w:id="50" w:name="_ENREF_26"/>
      <w:r w:rsidRPr="00BC5AB5">
        <w:rPr>
          <w:noProof/>
        </w:rPr>
        <w:t>26.</w:t>
      </w:r>
      <w:r w:rsidRPr="00BC5AB5">
        <w:rPr>
          <w:noProof/>
        </w:rPr>
        <w:tab/>
        <w:t xml:space="preserve">Voss RS (2013) Opossums (Mammalia: Didelphidae) in the diets of Neotropical pitvipers (Serpentes: Crotalinae): Evidence for alternative coevolutionary outcomes? </w:t>
      </w:r>
      <w:r w:rsidRPr="00BC5AB5">
        <w:rPr>
          <w:i/>
          <w:noProof/>
        </w:rPr>
        <w:t>Toxicon</w:t>
      </w:r>
      <w:r w:rsidRPr="00BC5AB5">
        <w:rPr>
          <w:noProof/>
        </w:rPr>
        <w:t xml:space="preserve"> 66:1-6.</w:t>
      </w:r>
      <w:bookmarkEnd w:id="50"/>
    </w:p>
    <w:p w14:paraId="0BFBD159" w14:textId="77777777" w:rsidR="00BC5AB5" w:rsidRPr="00BC5AB5" w:rsidRDefault="00BC5AB5" w:rsidP="00BC5AB5">
      <w:pPr>
        <w:pStyle w:val="EndNoteBibliography"/>
        <w:ind w:left="720" w:hanging="720"/>
        <w:rPr>
          <w:noProof/>
        </w:rPr>
      </w:pPr>
      <w:bookmarkStart w:id="51" w:name="_ENREF_27"/>
      <w:r w:rsidRPr="00BC5AB5">
        <w:rPr>
          <w:noProof/>
        </w:rPr>
        <w:t>27.</w:t>
      </w:r>
      <w:r w:rsidRPr="00BC5AB5">
        <w:rPr>
          <w:noProof/>
        </w:rPr>
        <w:tab/>
        <w:t xml:space="preserve">Heatwole H &amp; Poran NS (1995) Resistances of sympatric and allopatric eels to sea snake venoms. </w:t>
      </w:r>
      <w:r w:rsidRPr="00BC5AB5">
        <w:rPr>
          <w:i/>
          <w:noProof/>
        </w:rPr>
        <w:t>Copeia</w:t>
      </w:r>
      <w:r w:rsidRPr="00BC5AB5">
        <w:rPr>
          <w:noProof/>
        </w:rPr>
        <w:t>:136-147.</w:t>
      </w:r>
      <w:bookmarkEnd w:id="51"/>
    </w:p>
    <w:p w14:paraId="574372D8" w14:textId="77777777" w:rsidR="00BC5AB5" w:rsidRPr="00BC5AB5" w:rsidRDefault="00BC5AB5" w:rsidP="00BC5AB5">
      <w:pPr>
        <w:pStyle w:val="EndNoteBibliography"/>
        <w:ind w:left="720" w:hanging="720"/>
        <w:rPr>
          <w:noProof/>
        </w:rPr>
      </w:pPr>
      <w:bookmarkStart w:id="52" w:name="_ENREF_28"/>
      <w:r w:rsidRPr="00BC5AB5">
        <w:rPr>
          <w:noProof/>
        </w:rPr>
        <w:t>28.</w:t>
      </w:r>
      <w:r w:rsidRPr="00BC5AB5">
        <w:rPr>
          <w:noProof/>
        </w:rPr>
        <w:tab/>
        <w:t xml:space="preserve">McCue MD &amp; Mason R (2006) Cost of producing venom in three North American pitviper species. </w:t>
      </w:r>
      <w:r w:rsidRPr="00BC5AB5">
        <w:rPr>
          <w:i/>
          <w:noProof/>
        </w:rPr>
        <w:t>Copeia</w:t>
      </w:r>
      <w:r w:rsidRPr="00BC5AB5">
        <w:rPr>
          <w:noProof/>
        </w:rPr>
        <w:t xml:space="preserve"> 2006(4):818-825.</w:t>
      </w:r>
      <w:bookmarkEnd w:id="52"/>
    </w:p>
    <w:p w14:paraId="0D6D6874" w14:textId="77777777" w:rsidR="00BC5AB5" w:rsidRPr="00BC5AB5" w:rsidRDefault="00BC5AB5" w:rsidP="00BC5AB5">
      <w:pPr>
        <w:pStyle w:val="EndNoteBibliography"/>
        <w:ind w:left="720" w:hanging="720"/>
        <w:rPr>
          <w:noProof/>
        </w:rPr>
      </w:pPr>
      <w:bookmarkStart w:id="53" w:name="_ENREF_29"/>
      <w:r w:rsidRPr="00BC5AB5">
        <w:rPr>
          <w:noProof/>
        </w:rPr>
        <w:t>29.</w:t>
      </w:r>
      <w:r w:rsidRPr="00BC5AB5">
        <w:rPr>
          <w:noProof/>
        </w:rPr>
        <w:tab/>
        <w:t xml:space="preserve">Pintor AF, Krockenberger AK, &amp; Seymour JE (2010) Costs of venom production in the common death adder (Acanthophis antarcticus). </w:t>
      </w:r>
      <w:r w:rsidRPr="00BC5AB5">
        <w:rPr>
          <w:i/>
          <w:noProof/>
        </w:rPr>
        <w:t>Toxicon</w:t>
      </w:r>
      <w:r w:rsidRPr="00BC5AB5">
        <w:rPr>
          <w:noProof/>
        </w:rPr>
        <w:t xml:space="preserve"> 56(6):1035-1042.</w:t>
      </w:r>
      <w:bookmarkEnd w:id="53"/>
    </w:p>
    <w:p w14:paraId="30E80FDA" w14:textId="77777777" w:rsidR="00BC5AB5" w:rsidRPr="00BC5AB5" w:rsidRDefault="00BC5AB5" w:rsidP="00BC5AB5">
      <w:pPr>
        <w:pStyle w:val="EndNoteBibliography"/>
        <w:ind w:left="720" w:hanging="720"/>
        <w:rPr>
          <w:noProof/>
        </w:rPr>
      </w:pPr>
      <w:bookmarkStart w:id="54" w:name="_ENREF_30"/>
      <w:r w:rsidRPr="00BC5AB5">
        <w:rPr>
          <w:noProof/>
        </w:rPr>
        <w:lastRenderedPageBreak/>
        <w:t>30.</w:t>
      </w:r>
      <w:r w:rsidRPr="00BC5AB5">
        <w:rPr>
          <w:noProof/>
        </w:rPr>
        <w:tab/>
        <w:t xml:space="preserve">Hayes WK (1995) Venom metering by juvenile prairie rattlesnakes, Crotalus v. viridis: effects of prey size and experience. </w:t>
      </w:r>
      <w:r w:rsidRPr="00BC5AB5">
        <w:rPr>
          <w:i/>
          <w:noProof/>
        </w:rPr>
        <w:t>Animal Behaviour</w:t>
      </w:r>
      <w:r w:rsidRPr="00BC5AB5">
        <w:rPr>
          <w:noProof/>
        </w:rPr>
        <w:t xml:space="preserve"> 50(1):33-40.</w:t>
      </w:r>
      <w:bookmarkEnd w:id="54"/>
    </w:p>
    <w:p w14:paraId="7B401F7F" w14:textId="77777777" w:rsidR="00BC5AB5" w:rsidRPr="00BC5AB5" w:rsidRDefault="00BC5AB5" w:rsidP="00BC5AB5">
      <w:pPr>
        <w:pStyle w:val="EndNoteBibliography"/>
        <w:ind w:left="720" w:hanging="720"/>
        <w:rPr>
          <w:noProof/>
        </w:rPr>
      </w:pPr>
      <w:bookmarkStart w:id="55" w:name="_ENREF_31"/>
      <w:r w:rsidRPr="00BC5AB5">
        <w:rPr>
          <w:noProof/>
        </w:rPr>
        <w:t>31.</w:t>
      </w:r>
      <w:r w:rsidRPr="00BC5AB5">
        <w:rPr>
          <w:noProof/>
        </w:rPr>
        <w:tab/>
        <w:t xml:space="preserve">Hayes WK, Herbert SS, Rehling GC, &amp; Gennaro JF (2002) Factors that influence venom expenditure in viperids and other snake species during predatory and defensive contexts. </w:t>
      </w:r>
      <w:r w:rsidRPr="00BC5AB5">
        <w:rPr>
          <w:i/>
          <w:noProof/>
        </w:rPr>
        <w:t>Biology of the Vipers</w:t>
      </w:r>
      <w:r w:rsidRPr="00BC5AB5">
        <w:rPr>
          <w:noProof/>
        </w:rPr>
        <w:t>:207-233.</w:t>
      </w:r>
      <w:bookmarkEnd w:id="55"/>
    </w:p>
    <w:p w14:paraId="74CBF2E7" w14:textId="77777777" w:rsidR="00BC5AB5" w:rsidRPr="00BC5AB5" w:rsidRDefault="00BC5AB5" w:rsidP="00BC5AB5">
      <w:pPr>
        <w:pStyle w:val="EndNoteBibliography"/>
        <w:ind w:left="720" w:hanging="720"/>
        <w:rPr>
          <w:noProof/>
        </w:rPr>
      </w:pPr>
      <w:bookmarkStart w:id="56" w:name="_ENREF_32"/>
      <w:r w:rsidRPr="00BC5AB5">
        <w:rPr>
          <w:noProof/>
        </w:rPr>
        <w:t>32.</w:t>
      </w:r>
      <w:r w:rsidRPr="00BC5AB5">
        <w:rPr>
          <w:noProof/>
        </w:rPr>
        <w:tab/>
        <w:t xml:space="preserve">Nestorov I (2003) Whole body pharmacokinetic models. </w:t>
      </w:r>
      <w:r w:rsidRPr="00BC5AB5">
        <w:rPr>
          <w:i/>
          <w:noProof/>
        </w:rPr>
        <w:t>Clinical pharmacokinetics</w:t>
      </w:r>
      <w:r w:rsidRPr="00BC5AB5">
        <w:rPr>
          <w:noProof/>
        </w:rPr>
        <w:t xml:space="preserve"> 42(10):883-908.</w:t>
      </w:r>
      <w:bookmarkEnd w:id="56"/>
    </w:p>
    <w:p w14:paraId="442C8580" w14:textId="77777777" w:rsidR="00BC5AB5" w:rsidRPr="00BC5AB5" w:rsidRDefault="00BC5AB5" w:rsidP="00BC5AB5">
      <w:pPr>
        <w:pStyle w:val="EndNoteBibliography"/>
        <w:ind w:left="720" w:hanging="720"/>
        <w:rPr>
          <w:noProof/>
        </w:rPr>
      </w:pPr>
      <w:bookmarkStart w:id="57" w:name="_ENREF_33"/>
      <w:r w:rsidRPr="00BC5AB5">
        <w:rPr>
          <w:noProof/>
        </w:rPr>
        <w:t>33.</w:t>
      </w:r>
      <w:r w:rsidRPr="00BC5AB5">
        <w:rPr>
          <w:noProof/>
        </w:rPr>
        <w:tab/>
        <w:t xml:space="preserve">Isaac NJ &amp; Carbone C (2010) Why are metabolic scaling exponents so controversial? Quantifying variance and testing hypotheses. </w:t>
      </w:r>
      <w:r w:rsidRPr="00BC5AB5">
        <w:rPr>
          <w:i/>
          <w:noProof/>
        </w:rPr>
        <w:t>Ecology Letters</w:t>
      </w:r>
      <w:r w:rsidRPr="00BC5AB5">
        <w:rPr>
          <w:noProof/>
        </w:rPr>
        <w:t xml:space="preserve"> 13(6):728-735.</w:t>
      </w:r>
      <w:bookmarkEnd w:id="57"/>
    </w:p>
    <w:p w14:paraId="55F87CF3" w14:textId="77777777" w:rsidR="00BC5AB5" w:rsidRPr="00BC5AB5" w:rsidRDefault="00BC5AB5" w:rsidP="00BC5AB5">
      <w:pPr>
        <w:pStyle w:val="EndNoteBibliography"/>
        <w:ind w:left="720" w:hanging="720"/>
        <w:rPr>
          <w:noProof/>
        </w:rPr>
      </w:pPr>
      <w:bookmarkStart w:id="58" w:name="_ENREF_34"/>
      <w:r w:rsidRPr="00BC5AB5">
        <w:rPr>
          <w:noProof/>
        </w:rPr>
        <w:t>34.</w:t>
      </w:r>
      <w:r w:rsidRPr="00BC5AB5">
        <w:rPr>
          <w:noProof/>
        </w:rPr>
        <w:tab/>
        <w:t xml:space="preserve">Kodric-Brown A, Sibly RM, &amp; Brown JH (2006) The allometry of ornaments and weapons. </w:t>
      </w:r>
      <w:r w:rsidRPr="00BC5AB5">
        <w:rPr>
          <w:i/>
          <w:noProof/>
        </w:rPr>
        <w:t>Proceedings of the National Academy of Sciences</w:t>
      </w:r>
      <w:r w:rsidRPr="00BC5AB5">
        <w:rPr>
          <w:noProof/>
        </w:rPr>
        <w:t xml:space="preserve"> 103(23):8733-8738.</w:t>
      </w:r>
      <w:bookmarkEnd w:id="58"/>
    </w:p>
    <w:p w14:paraId="3286CD91" w14:textId="77777777" w:rsidR="00BC5AB5" w:rsidRPr="00BC5AB5" w:rsidRDefault="00BC5AB5" w:rsidP="00BC5AB5">
      <w:pPr>
        <w:pStyle w:val="EndNoteBibliography"/>
        <w:ind w:left="720" w:hanging="720"/>
        <w:rPr>
          <w:noProof/>
        </w:rPr>
      </w:pPr>
      <w:bookmarkStart w:id="59" w:name="_ENREF_35"/>
      <w:r w:rsidRPr="00BC5AB5">
        <w:rPr>
          <w:noProof/>
        </w:rPr>
        <w:t>35.</w:t>
      </w:r>
      <w:r w:rsidRPr="00BC5AB5">
        <w:rPr>
          <w:noProof/>
        </w:rPr>
        <w:tab/>
        <w:t xml:space="preserve">Bergmann PJ &amp; Berk CP (2012) The evolution of positive allometry of weaponry in horned lizards (Phrynosoma). </w:t>
      </w:r>
      <w:r w:rsidRPr="00BC5AB5">
        <w:rPr>
          <w:i/>
          <w:noProof/>
        </w:rPr>
        <w:t>Evolutionary Biology</w:t>
      </w:r>
      <w:r w:rsidRPr="00BC5AB5">
        <w:rPr>
          <w:noProof/>
        </w:rPr>
        <w:t xml:space="preserve"> 39(3):311-323.</w:t>
      </w:r>
      <w:bookmarkEnd w:id="59"/>
    </w:p>
    <w:p w14:paraId="38ADE29B" w14:textId="77777777" w:rsidR="00BC5AB5" w:rsidRPr="00BC5AB5" w:rsidRDefault="00BC5AB5" w:rsidP="00BC5AB5">
      <w:pPr>
        <w:pStyle w:val="EndNoteBibliography"/>
        <w:ind w:left="720" w:hanging="720"/>
        <w:rPr>
          <w:noProof/>
        </w:rPr>
      </w:pPr>
      <w:bookmarkStart w:id="60" w:name="_ENREF_36"/>
      <w:r w:rsidRPr="00BC5AB5">
        <w:rPr>
          <w:noProof/>
        </w:rPr>
        <w:t>36.</w:t>
      </w:r>
      <w:r w:rsidRPr="00BC5AB5">
        <w:rPr>
          <w:noProof/>
        </w:rPr>
        <w:tab/>
        <w:t>Arbuckle K (2015) Evolutionary Context of Venom in Animals.</w:t>
      </w:r>
      <w:bookmarkEnd w:id="60"/>
    </w:p>
    <w:p w14:paraId="5256BF75" w14:textId="77777777" w:rsidR="00BC5AB5" w:rsidRPr="00BC5AB5" w:rsidRDefault="00BC5AB5" w:rsidP="00BC5AB5">
      <w:pPr>
        <w:pStyle w:val="EndNoteBibliography"/>
        <w:ind w:left="720" w:hanging="720"/>
        <w:rPr>
          <w:noProof/>
        </w:rPr>
      </w:pPr>
      <w:bookmarkStart w:id="61" w:name="_ENREF_37"/>
      <w:r w:rsidRPr="00BC5AB5">
        <w:rPr>
          <w:noProof/>
        </w:rPr>
        <w:t>37.</w:t>
      </w:r>
      <w:r w:rsidRPr="00BC5AB5">
        <w:rPr>
          <w:noProof/>
        </w:rPr>
        <w:tab/>
        <w:t xml:space="preserve">Heithaus MR, Wirsing AJ, Burkholder D, Thomson J, &amp; Dill LM (2009) Towards a predictive framework for predator risk effects: the interaction of landscape features and prey escape tactics. </w:t>
      </w:r>
      <w:r w:rsidRPr="00BC5AB5">
        <w:rPr>
          <w:i/>
          <w:noProof/>
        </w:rPr>
        <w:t>Journal of Animal Ecology</w:t>
      </w:r>
      <w:r w:rsidRPr="00BC5AB5">
        <w:rPr>
          <w:noProof/>
        </w:rPr>
        <w:t xml:space="preserve"> 78(3):556-562.</w:t>
      </w:r>
      <w:bookmarkEnd w:id="61"/>
    </w:p>
    <w:p w14:paraId="2D79AA1B" w14:textId="77777777" w:rsidR="00BC5AB5" w:rsidRPr="00BC5AB5" w:rsidRDefault="00BC5AB5" w:rsidP="00BC5AB5">
      <w:pPr>
        <w:pStyle w:val="EndNoteBibliography"/>
        <w:ind w:left="720" w:hanging="720"/>
        <w:rPr>
          <w:noProof/>
        </w:rPr>
      </w:pPr>
      <w:bookmarkStart w:id="62" w:name="_ENREF_38"/>
      <w:r w:rsidRPr="00BC5AB5">
        <w:rPr>
          <w:noProof/>
        </w:rPr>
        <w:t>38.</w:t>
      </w:r>
      <w:r w:rsidRPr="00BC5AB5">
        <w:rPr>
          <w:noProof/>
        </w:rPr>
        <w:tab/>
        <w:t xml:space="preserve">Møller A (2010) Up, up, and away: relative importance of horizontal and vertical escape from predators for survival and senescence. </w:t>
      </w:r>
      <w:r w:rsidRPr="00BC5AB5">
        <w:rPr>
          <w:i/>
          <w:noProof/>
        </w:rPr>
        <w:t>Journal of evolutionary biology</w:t>
      </w:r>
      <w:r w:rsidRPr="00BC5AB5">
        <w:rPr>
          <w:noProof/>
        </w:rPr>
        <w:t xml:space="preserve"> 23(8):1689-1698.</w:t>
      </w:r>
      <w:bookmarkEnd w:id="62"/>
    </w:p>
    <w:p w14:paraId="62A346C6" w14:textId="77777777" w:rsidR="00BC5AB5" w:rsidRPr="00BC5AB5" w:rsidRDefault="00BC5AB5" w:rsidP="00BC5AB5">
      <w:pPr>
        <w:pStyle w:val="EndNoteBibliography"/>
        <w:ind w:left="720" w:hanging="720"/>
        <w:rPr>
          <w:noProof/>
        </w:rPr>
      </w:pPr>
      <w:bookmarkStart w:id="63" w:name="_ENREF_39"/>
      <w:r w:rsidRPr="00BC5AB5">
        <w:rPr>
          <w:noProof/>
        </w:rPr>
        <w:t>39.</w:t>
      </w:r>
      <w:r w:rsidRPr="00BC5AB5">
        <w:rPr>
          <w:noProof/>
        </w:rPr>
        <w:tab/>
        <w:t xml:space="preserve">Biardi JE &amp; Coss RG (2011) Rock squirrel (Spermophilus variegatus) blood sera affects proteolytic and hemolytic activities of rattlesnake venoms. </w:t>
      </w:r>
      <w:r w:rsidRPr="00BC5AB5">
        <w:rPr>
          <w:i/>
          <w:noProof/>
        </w:rPr>
        <w:t>Toxicon</w:t>
      </w:r>
      <w:r w:rsidRPr="00BC5AB5">
        <w:rPr>
          <w:noProof/>
        </w:rPr>
        <w:t xml:space="preserve"> 57(2):323-331.</w:t>
      </w:r>
      <w:bookmarkEnd w:id="63"/>
    </w:p>
    <w:p w14:paraId="00A7D954" w14:textId="77777777" w:rsidR="00BC5AB5" w:rsidRPr="00BC5AB5" w:rsidRDefault="00BC5AB5" w:rsidP="00BC5AB5">
      <w:pPr>
        <w:pStyle w:val="EndNoteBibliography"/>
        <w:ind w:left="720" w:hanging="720"/>
        <w:rPr>
          <w:noProof/>
        </w:rPr>
      </w:pPr>
      <w:bookmarkStart w:id="64" w:name="_ENREF_40"/>
      <w:r w:rsidRPr="00BC5AB5">
        <w:rPr>
          <w:noProof/>
        </w:rPr>
        <w:t>40.</w:t>
      </w:r>
      <w:r w:rsidRPr="00BC5AB5">
        <w:rPr>
          <w:noProof/>
        </w:rPr>
        <w:tab/>
        <w:t xml:space="preserve">Poran NS, Coss RG, &amp; Benjamini E (1987) Resistance of California ground squirrels (Spermophilus beecheyi) to the venom of the northern Pacific rattlesnake (Crotalus viridis oreganus): a study of adaptive variation. </w:t>
      </w:r>
      <w:r w:rsidRPr="00BC5AB5">
        <w:rPr>
          <w:i/>
          <w:noProof/>
        </w:rPr>
        <w:t>Toxicon</w:t>
      </w:r>
      <w:r w:rsidRPr="00BC5AB5">
        <w:rPr>
          <w:noProof/>
        </w:rPr>
        <w:t xml:space="preserve"> 25(7):767-777.</w:t>
      </w:r>
      <w:bookmarkEnd w:id="64"/>
    </w:p>
    <w:p w14:paraId="456D9904" w14:textId="77777777" w:rsidR="00BC5AB5" w:rsidRPr="00BC5AB5" w:rsidRDefault="00BC5AB5" w:rsidP="00BC5AB5">
      <w:pPr>
        <w:pStyle w:val="EndNoteBibliography"/>
        <w:ind w:left="720" w:hanging="720"/>
        <w:rPr>
          <w:noProof/>
        </w:rPr>
      </w:pPr>
      <w:bookmarkStart w:id="65" w:name="_ENREF_41"/>
      <w:r w:rsidRPr="00BC5AB5">
        <w:rPr>
          <w:noProof/>
        </w:rPr>
        <w:t>41.</w:t>
      </w:r>
      <w:r w:rsidRPr="00BC5AB5">
        <w:rPr>
          <w:noProof/>
        </w:rPr>
        <w:tab/>
        <w:t xml:space="preserve">Brown JH, Gillooly JF, Allen AP, Savage VM, &amp; West GB (2004) Toward a metabolic theory of ecology. </w:t>
      </w:r>
      <w:r w:rsidRPr="00BC5AB5">
        <w:rPr>
          <w:i/>
          <w:noProof/>
        </w:rPr>
        <w:t>Ecology</w:t>
      </w:r>
      <w:r w:rsidRPr="00BC5AB5">
        <w:rPr>
          <w:noProof/>
        </w:rPr>
        <w:t xml:space="preserve"> 85(7):1771-1789.</w:t>
      </w:r>
      <w:bookmarkEnd w:id="65"/>
    </w:p>
    <w:p w14:paraId="61E391AA" w14:textId="77777777" w:rsidR="00BC5AB5" w:rsidRPr="00BC5AB5" w:rsidRDefault="00BC5AB5" w:rsidP="00BC5AB5">
      <w:pPr>
        <w:pStyle w:val="EndNoteBibliography"/>
        <w:ind w:left="720" w:hanging="720"/>
        <w:rPr>
          <w:noProof/>
        </w:rPr>
      </w:pPr>
      <w:bookmarkStart w:id="66" w:name="_ENREF_42"/>
      <w:r w:rsidRPr="00BC5AB5">
        <w:rPr>
          <w:noProof/>
        </w:rPr>
        <w:t>42.</w:t>
      </w:r>
      <w:r w:rsidRPr="00BC5AB5">
        <w:rPr>
          <w:noProof/>
        </w:rPr>
        <w:tab/>
        <w:t xml:space="preserve">Shine R &amp; Schwaner T (1985) Prey constriction by venomous snakes: a review, and new data on Australian species. </w:t>
      </w:r>
      <w:r w:rsidRPr="00BC5AB5">
        <w:rPr>
          <w:i/>
          <w:noProof/>
        </w:rPr>
        <w:t>Copeia</w:t>
      </w:r>
      <w:r w:rsidRPr="00BC5AB5">
        <w:rPr>
          <w:noProof/>
        </w:rPr>
        <w:t xml:space="preserve"> 1985(4):1067-1071.</w:t>
      </w:r>
      <w:bookmarkEnd w:id="66"/>
    </w:p>
    <w:p w14:paraId="39ADC19F" w14:textId="77777777" w:rsidR="00BC5AB5" w:rsidRPr="00BC5AB5" w:rsidRDefault="00BC5AB5" w:rsidP="00BC5AB5">
      <w:pPr>
        <w:pStyle w:val="EndNoteBibliography"/>
        <w:ind w:left="720" w:hanging="720"/>
        <w:rPr>
          <w:noProof/>
        </w:rPr>
      </w:pPr>
      <w:bookmarkStart w:id="67" w:name="_ENREF_43"/>
      <w:r w:rsidRPr="00BC5AB5">
        <w:rPr>
          <w:noProof/>
        </w:rPr>
        <w:t>43.</w:t>
      </w:r>
      <w:r w:rsidRPr="00BC5AB5">
        <w:rPr>
          <w:noProof/>
        </w:rPr>
        <w:tab/>
        <w:t xml:space="preserve">Branch WR (1998) </w:t>
      </w:r>
      <w:r w:rsidRPr="00BC5AB5">
        <w:rPr>
          <w:i/>
          <w:noProof/>
        </w:rPr>
        <w:t>Field guide to snakes and other reptiles of southern Africa</w:t>
      </w:r>
      <w:r w:rsidRPr="00BC5AB5">
        <w:rPr>
          <w:noProof/>
        </w:rPr>
        <w:t xml:space="preserve"> (Struik).</w:t>
      </w:r>
      <w:bookmarkEnd w:id="67"/>
    </w:p>
    <w:p w14:paraId="1844F00B" w14:textId="77777777" w:rsidR="00BC5AB5" w:rsidRPr="00BC5AB5" w:rsidRDefault="00BC5AB5" w:rsidP="00BC5AB5">
      <w:pPr>
        <w:pStyle w:val="EndNoteBibliography"/>
        <w:ind w:left="720" w:hanging="720"/>
        <w:rPr>
          <w:noProof/>
        </w:rPr>
      </w:pPr>
      <w:bookmarkStart w:id="68" w:name="_ENREF_44"/>
      <w:r w:rsidRPr="00BC5AB5">
        <w:rPr>
          <w:noProof/>
        </w:rPr>
        <w:t>44.</w:t>
      </w:r>
      <w:r w:rsidRPr="00BC5AB5">
        <w:rPr>
          <w:noProof/>
        </w:rPr>
        <w:tab/>
        <w:t>Currier RB</w:t>
      </w:r>
      <w:r w:rsidRPr="00BC5AB5">
        <w:rPr>
          <w:i/>
          <w:noProof/>
        </w:rPr>
        <w:t>, et al.</w:t>
      </w:r>
      <w:r w:rsidRPr="00BC5AB5">
        <w:rPr>
          <w:noProof/>
        </w:rPr>
        <w:t xml:space="preserve"> (2012) Unusual stability of messenger RNA in snake venom reveals gene expression dynamics of venom replenishment. </w:t>
      </w:r>
      <w:r w:rsidRPr="00BC5AB5">
        <w:rPr>
          <w:i/>
          <w:noProof/>
        </w:rPr>
        <w:t>PloS one</w:t>
      </w:r>
      <w:r w:rsidRPr="00BC5AB5">
        <w:rPr>
          <w:noProof/>
        </w:rPr>
        <w:t xml:space="preserve"> 7(8):e41888.</w:t>
      </w:r>
      <w:bookmarkEnd w:id="68"/>
    </w:p>
    <w:p w14:paraId="13070234" w14:textId="77777777" w:rsidR="00BC5AB5" w:rsidRPr="00BC5AB5" w:rsidRDefault="00BC5AB5" w:rsidP="00BC5AB5">
      <w:pPr>
        <w:pStyle w:val="EndNoteBibliography"/>
        <w:ind w:left="720" w:hanging="720"/>
        <w:rPr>
          <w:noProof/>
        </w:rPr>
      </w:pPr>
      <w:bookmarkStart w:id="69" w:name="_ENREF_45"/>
      <w:r w:rsidRPr="00BC5AB5">
        <w:rPr>
          <w:noProof/>
        </w:rPr>
        <w:t>45.</w:t>
      </w:r>
      <w:r w:rsidRPr="00BC5AB5">
        <w:rPr>
          <w:noProof/>
        </w:rPr>
        <w:tab/>
        <w:t xml:space="preserve">Rotenberg D, Bamberger E, &amp; Kochva E (1971) Studies on ribonucleic acid synthesis in the venom glands of Vipera palaestinae (Ophidia, Reptilia). </w:t>
      </w:r>
      <w:r w:rsidRPr="00BC5AB5">
        <w:rPr>
          <w:i/>
          <w:noProof/>
        </w:rPr>
        <w:t>Biochemical Journal</w:t>
      </w:r>
      <w:r w:rsidRPr="00BC5AB5">
        <w:rPr>
          <w:noProof/>
        </w:rPr>
        <w:t xml:space="preserve"> 121(4):609-612.</w:t>
      </w:r>
      <w:bookmarkEnd w:id="69"/>
    </w:p>
    <w:p w14:paraId="0E3EF82E" w14:textId="77777777" w:rsidR="00BC5AB5" w:rsidRPr="00BC5AB5" w:rsidRDefault="00BC5AB5" w:rsidP="00BC5AB5">
      <w:pPr>
        <w:pStyle w:val="EndNoteBibliography"/>
        <w:ind w:left="720" w:hanging="720"/>
        <w:rPr>
          <w:noProof/>
        </w:rPr>
      </w:pPr>
      <w:bookmarkStart w:id="70" w:name="_ENREF_46"/>
      <w:r w:rsidRPr="00BC5AB5">
        <w:rPr>
          <w:noProof/>
        </w:rPr>
        <w:t>46.</w:t>
      </w:r>
      <w:r w:rsidRPr="00BC5AB5">
        <w:rPr>
          <w:noProof/>
        </w:rPr>
        <w:tab/>
        <w:t xml:space="preserve">Hayes W (2008) The snake venom-metering controversy: levels of analysis, assumptions, and evidence. </w:t>
      </w:r>
      <w:r w:rsidRPr="00BC5AB5">
        <w:rPr>
          <w:i/>
          <w:noProof/>
        </w:rPr>
        <w:t>The biology of rattlesnakes</w:t>
      </w:r>
      <w:r w:rsidRPr="00BC5AB5">
        <w:rPr>
          <w:noProof/>
        </w:rPr>
        <w:t>:191-220.</w:t>
      </w:r>
      <w:bookmarkEnd w:id="70"/>
    </w:p>
    <w:p w14:paraId="488CCF06" w14:textId="77777777" w:rsidR="00BC5AB5" w:rsidRPr="00BC5AB5" w:rsidRDefault="00BC5AB5" w:rsidP="00BC5AB5">
      <w:pPr>
        <w:pStyle w:val="EndNoteBibliography"/>
        <w:ind w:left="720" w:hanging="720"/>
        <w:rPr>
          <w:noProof/>
        </w:rPr>
      </w:pPr>
      <w:bookmarkStart w:id="71" w:name="_ENREF_47"/>
      <w:r w:rsidRPr="00BC5AB5">
        <w:rPr>
          <w:noProof/>
        </w:rPr>
        <w:t>47.</w:t>
      </w:r>
      <w:r w:rsidRPr="00BC5AB5">
        <w:rPr>
          <w:noProof/>
        </w:rPr>
        <w:tab/>
        <w:t xml:space="preserve">Young BA (2008) Perspectives on the regulation of venom expulsion in snakes. </w:t>
      </w:r>
      <w:r w:rsidRPr="00BC5AB5">
        <w:rPr>
          <w:i/>
          <w:noProof/>
        </w:rPr>
        <w:t>The Biology of the Rattlesnakes.</w:t>
      </w:r>
      <w:r w:rsidRPr="00BC5AB5">
        <w:rPr>
          <w:noProof/>
        </w:rPr>
        <w:t>, ed Hayes WK, Beaman, K.R., Caldwell, M.D., Bush, S.P. (Loma Linda University Press, California), pp 79-90.</w:t>
      </w:r>
      <w:bookmarkEnd w:id="71"/>
    </w:p>
    <w:p w14:paraId="53C03194" w14:textId="77777777" w:rsidR="00BC5AB5" w:rsidRPr="00BC5AB5" w:rsidRDefault="00BC5AB5" w:rsidP="00BC5AB5">
      <w:pPr>
        <w:pStyle w:val="EndNoteBibliography"/>
        <w:ind w:left="720" w:hanging="720"/>
        <w:rPr>
          <w:noProof/>
        </w:rPr>
      </w:pPr>
      <w:bookmarkStart w:id="72" w:name="_ENREF_48"/>
      <w:r w:rsidRPr="00BC5AB5">
        <w:rPr>
          <w:noProof/>
        </w:rPr>
        <w:t>48.</w:t>
      </w:r>
      <w:r w:rsidRPr="00BC5AB5">
        <w:rPr>
          <w:noProof/>
        </w:rPr>
        <w:tab/>
        <w:t>Vonk FJ</w:t>
      </w:r>
      <w:r w:rsidRPr="00BC5AB5">
        <w:rPr>
          <w:i/>
          <w:noProof/>
        </w:rPr>
        <w:t>, et al.</w:t>
      </w:r>
      <w:r w:rsidRPr="00BC5AB5">
        <w:rPr>
          <w:noProof/>
        </w:rPr>
        <w:t xml:space="preserve"> (2013) The king cobra genome reveals dynamic gene evolution and adaptation in the snake venom system. </w:t>
      </w:r>
      <w:r w:rsidRPr="00BC5AB5">
        <w:rPr>
          <w:i/>
          <w:noProof/>
        </w:rPr>
        <w:t>Proceedings of the National Academy of Sciences</w:t>
      </w:r>
      <w:r w:rsidRPr="00BC5AB5">
        <w:rPr>
          <w:noProof/>
        </w:rPr>
        <w:t xml:space="preserve"> 110(51):20651-20656.</w:t>
      </w:r>
      <w:bookmarkEnd w:id="72"/>
    </w:p>
    <w:p w14:paraId="786C8331" w14:textId="77777777" w:rsidR="00BC5AB5" w:rsidRPr="00BC5AB5" w:rsidRDefault="00BC5AB5" w:rsidP="00BC5AB5">
      <w:pPr>
        <w:pStyle w:val="EndNoteBibliography"/>
        <w:ind w:left="720" w:hanging="720"/>
        <w:rPr>
          <w:noProof/>
        </w:rPr>
      </w:pPr>
      <w:bookmarkStart w:id="73" w:name="_ENREF_49"/>
      <w:r w:rsidRPr="00BC5AB5">
        <w:rPr>
          <w:noProof/>
        </w:rPr>
        <w:t>49.</w:t>
      </w:r>
      <w:r w:rsidRPr="00BC5AB5">
        <w:rPr>
          <w:noProof/>
        </w:rPr>
        <w:tab/>
        <w:t xml:space="preserve">Nisani Z, Dunbar SG, &amp; Hayes WK (2007) Cost of venom regeneration in Parabuthus transvaalicus (Arachnida: Buthidae). </w:t>
      </w:r>
      <w:r w:rsidRPr="00BC5AB5">
        <w:rPr>
          <w:i/>
          <w:noProof/>
        </w:rPr>
        <w:t>Comparative Biochemistry and Physiology Part A: Molecular &amp; Integrative Physiology</w:t>
      </w:r>
      <w:r w:rsidRPr="00BC5AB5">
        <w:rPr>
          <w:noProof/>
        </w:rPr>
        <w:t xml:space="preserve"> 147(2):509-513.</w:t>
      </w:r>
      <w:bookmarkEnd w:id="73"/>
    </w:p>
    <w:p w14:paraId="24279CD0" w14:textId="77777777" w:rsidR="00BC5AB5" w:rsidRPr="00BC5AB5" w:rsidRDefault="00BC5AB5" w:rsidP="00BC5AB5">
      <w:pPr>
        <w:pStyle w:val="EndNoteBibliography"/>
        <w:ind w:left="720" w:hanging="720"/>
        <w:rPr>
          <w:noProof/>
        </w:rPr>
      </w:pPr>
      <w:bookmarkStart w:id="74" w:name="_ENREF_50"/>
      <w:r w:rsidRPr="00BC5AB5">
        <w:rPr>
          <w:noProof/>
        </w:rPr>
        <w:lastRenderedPageBreak/>
        <w:t>50.</w:t>
      </w:r>
      <w:r w:rsidRPr="00BC5AB5">
        <w:rPr>
          <w:noProof/>
        </w:rPr>
        <w:tab/>
        <w:t xml:space="preserve">Hedges SB, Dudley J, &amp; Kumar S (2006) TimeTree: a public knowledge-base of divergence times among organisms. </w:t>
      </w:r>
      <w:r w:rsidRPr="00BC5AB5">
        <w:rPr>
          <w:i/>
          <w:noProof/>
        </w:rPr>
        <w:t>Bioinformatics</w:t>
      </w:r>
      <w:r w:rsidRPr="00BC5AB5">
        <w:rPr>
          <w:noProof/>
        </w:rPr>
        <w:t xml:space="preserve"> 22(23):2971-2972.</w:t>
      </w:r>
      <w:bookmarkEnd w:id="74"/>
    </w:p>
    <w:p w14:paraId="02C26BC8" w14:textId="77777777" w:rsidR="00BC5AB5" w:rsidRPr="00BC5AB5" w:rsidRDefault="00BC5AB5" w:rsidP="00BC5AB5">
      <w:pPr>
        <w:pStyle w:val="EndNoteBibliography"/>
        <w:ind w:left="720" w:hanging="720"/>
        <w:rPr>
          <w:noProof/>
        </w:rPr>
      </w:pPr>
      <w:bookmarkStart w:id="75" w:name="_ENREF_51"/>
      <w:r w:rsidRPr="00BC5AB5">
        <w:rPr>
          <w:noProof/>
        </w:rPr>
        <w:t>51.</w:t>
      </w:r>
      <w:r w:rsidRPr="00BC5AB5">
        <w:rPr>
          <w:noProof/>
        </w:rPr>
        <w:tab/>
        <w:t xml:space="preserve">Meiri S (2010) Length–weight allometries in lizards. </w:t>
      </w:r>
      <w:r w:rsidRPr="00BC5AB5">
        <w:rPr>
          <w:i/>
          <w:noProof/>
        </w:rPr>
        <w:t>Journal of Zoology</w:t>
      </w:r>
      <w:r w:rsidRPr="00BC5AB5">
        <w:rPr>
          <w:noProof/>
        </w:rPr>
        <w:t xml:space="preserve"> 281(3):218-226.</w:t>
      </w:r>
      <w:bookmarkEnd w:id="75"/>
    </w:p>
    <w:p w14:paraId="4B5B60C8" w14:textId="77777777" w:rsidR="00BC5AB5" w:rsidRPr="00BC5AB5" w:rsidRDefault="00BC5AB5" w:rsidP="00BC5AB5">
      <w:pPr>
        <w:pStyle w:val="EndNoteBibliography"/>
        <w:ind w:left="720" w:hanging="720"/>
        <w:rPr>
          <w:noProof/>
        </w:rPr>
      </w:pPr>
      <w:bookmarkStart w:id="76" w:name="_ENREF_52"/>
      <w:r w:rsidRPr="00BC5AB5">
        <w:rPr>
          <w:noProof/>
        </w:rPr>
        <w:t>52.</w:t>
      </w:r>
      <w:r w:rsidRPr="00BC5AB5">
        <w:rPr>
          <w:noProof/>
        </w:rPr>
        <w:tab/>
        <w:t xml:space="preserve">Feldman A &amp; Meiri S (2013) Length–mass allometry in snakes. </w:t>
      </w:r>
      <w:r w:rsidRPr="00BC5AB5">
        <w:rPr>
          <w:i/>
          <w:noProof/>
        </w:rPr>
        <w:t>Biological Journal of the Linnean Society</w:t>
      </w:r>
      <w:r w:rsidRPr="00BC5AB5">
        <w:rPr>
          <w:noProof/>
        </w:rPr>
        <w:t xml:space="preserve"> 108(1):161-172.</w:t>
      </w:r>
      <w:bookmarkEnd w:id="76"/>
    </w:p>
    <w:p w14:paraId="1330FE11" w14:textId="77777777" w:rsidR="00BC5AB5" w:rsidRPr="00BC5AB5" w:rsidRDefault="00BC5AB5" w:rsidP="00BC5AB5">
      <w:pPr>
        <w:pStyle w:val="EndNoteBibliography"/>
        <w:ind w:left="720" w:hanging="720"/>
        <w:rPr>
          <w:noProof/>
        </w:rPr>
      </w:pPr>
      <w:bookmarkStart w:id="77" w:name="_ENREF_53"/>
      <w:r w:rsidRPr="00BC5AB5">
        <w:rPr>
          <w:noProof/>
        </w:rPr>
        <w:t>53.</w:t>
      </w:r>
      <w:r w:rsidRPr="00BC5AB5">
        <w:rPr>
          <w:noProof/>
        </w:rPr>
        <w:tab/>
        <w:t>Myhrvold NP</w:t>
      </w:r>
      <w:r w:rsidRPr="00BC5AB5">
        <w:rPr>
          <w:i/>
          <w:noProof/>
        </w:rPr>
        <w:t>, et al.</w:t>
      </w:r>
      <w:r w:rsidRPr="00BC5AB5">
        <w:rPr>
          <w:noProof/>
        </w:rPr>
        <w:t xml:space="preserve"> (2015) An amniote life‐history database to perform comparative analyses with birds, mammals, and reptiles. </w:t>
      </w:r>
      <w:r w:rsidRPr="00BC5AB5">
        <w:rPr>
          <w:i/>
          <w:noProof/>
        </w:rPr>
        <w:t>Ecology</w:t>
      </w:r>
      <w:r w:rsidRPr="00BC5AB5">
        <w:rPr>
          <w:noProof/>
        </w:rPr>
        <w:t xml:space="preserve"> 96(11):3109-3109.</w:t>
      </w:r>
      <w:bookmarkEnd w:id="77"/>
    </w:p>
    <w:p w14:paraId="5CE85979" w14:textId="77777777" w:rsidR="00BC5AB5" w:rsidRPr="00BC5AB5" w:rsidRDefault="00BC5AB5" w:rsidP="00BC5AB5">
      <w:pPr>
        <w:pStyle w:val="EndNoteBibliography"/>
        <w:ind w:left="720" w:hanging="720"/>
        <w:rPr>
          <w:noProof/>
        </w:rPr>
      </w:pPr>
      <w:bookmarkStart w:id="78" w:name="_ENREF_54"/>
      <w:r w:rsidRPr="00BC5AB5">
        <w:rPr>
          <w:noProof/>
        </w:rPr>
        <w:t>54.</w:t>
      </w:r>
      <w:r w:rsidRPr="00BC5AB5">
        <w:rPr>
          <w:noProof/>
        </w:rPr>
        <w:tab/>
        <w:t xml:space="preserve">Pough FH (1980) The advantages of ectothermy for tetrapods. </w:t>
      </w:r>
      <w:r w:rsidRPr="00BC5AB5">
        <w:rPr>
          <w:i/>
          <w:noProof/>
        </w:rPr>
        <w:t>American Naturalist</w:t>
      </w:r>
      <w:r w:rsidRPr="00BC5AB5">
        <w:rPr>
          <w:noProof/>
        </w:rPr>
        <w:t>:92-112.</w:t>
      </w:r>
      <w:bookmarkEnd w:id="78"/>
    </w:p>
    <w:p w14:paraId="75AE474A" w14:textId="77777777" w:rsidR="00BC5AB5" w:rsidRPr="00BC5AB5" w:rsidRDefault="00BC5AB5" w:rsidP="00BC5AB5">
      <w:pPr>
        <w:pStyle w:val="EndNoteBibliography"/>
        <w:ind w:left="720" w:hanging="720"/>
        <w:rPr>
          <w:noProof/>
        </w:rPr>
      </w:pPr>
      <w:bookmarkStart w:id="79" w:name="_ENREF_55"/>
      <w:r w:rsidRPr="00BC5AB5">
        <w:rPr>
          <w:noProof/>
        </w:rPr>
        <w:t>55.</w:t>
      </w:r>
      <w:r w:rsidRPr="00BC5AB5">
        <w:rPr>
          <w:noProof/>
        </w:rPr>
        <w:tab/>
        <w:t xml:space="preserve">Pyron RA &amp; Burbrink FT (2014) Early origin of viviparity and multiple reversions to oviparity in squamate reptiles. </w:t>
      </w:r>
      <w:r w:rsidRPr="00BC5AB5">
        <w:rPr>
          <w:i/>
          <w:noProof/>
        </w:rPr>
        <w:t>Ecology Letters</w:t>
      </w:r>
      <w:r w:rsidRPr="00BC5AB5">
        <w:rPr>
          <w:noProof/>
        </w:rPr>
        <w:t xml:space="preserve"> 17(1):13-21.</w:t>
      </w:r>
      <w:bookmarkEnd w:id="79"/>
    </w:p>
    <w:p w14:paraId="4609A00D" w14:textId="77777777" w:rsidR="00BC5AB5" w:rsidRPr="00BC5AB5" w:rsidRDefault="00BC5AB5" w:rsidP="00BC5AB5">
      <w:pPr>
        <w:pStyle w:val="EndNoteBibliography"/>
        <w:ind w:left="720" w:hanging="720"/>
        <w:rPr>
          <w:noProof/>
        </w:rPr>
      </w:pPr>
      <w:bookmarkStart w:id="80" w:name="_ENREF_56"/>
      <w:r w:rsidRPr="00BC5AB5">
        <w:rPr>
          <w:noProof/>
        </w:rPr>
        <w:t>56.</w:t>
      </w:r>
      <w:r w:rsidRPr="00BC5AB5">
        <w:rPr>
          <w:noProof/>
        </w:rPr>
        <w:tab/>
        <w:t xml:space="preserve">Hadfield JD (2010) MCMC methods for multi-response generalized linear mixed models: the MCMCglmm R package. </w:t>
      </w:r>
      <w:r w:rsidRPr="00BC5AB5">
        <w:rPr>
          <w:i/>
          <w:noProof/>
        </w:rPr>
        <w:t>Journal of Statistical Software</w:t>
      </w:r>
      <w:r w:rsidRPr="00BC5AB5">
        <w:rPr>
          <w:noProof/>
        </w:rPr>
        <w:t xml:space="preserve"> 33(2):1-22.</w:t>
      </w:r>
      <w:bookmarkEnd w:id="80"/>
    </w:p>
    <w:p w14:paraId="19203182" w14:textId="77777777" w:rsidR="00BC5AB5" w:rsidRPr="00BC5AB5" w:rsidRDefault="00BC5AB5" w:rsidP="00BC5AB5">
      <w:pPr>
        <w:pStyle w:val="EndNoteBibliography"/>
        <w:ind w:left="720" w:hanging="720"/>
        <w:rPr>
          <w:noProof/>
        </w:rPr>
      </w:pPr>
      <w:bookmarkStart w:id="81" w:name="_ENREF_57"/>
      <w:r w:rsidRPr="00BC5AB5">
        <w:rPr>
          <w:noProof/>
        </w:rPr>
        <w:t>57.</w:t>
      </w:r>
      <w:r w:rsidRPr="00BC5AB5">
        <w:rPr>
          <w:noProof/>
        </w:rPr>
        <w:tab/>
        <w:t>Team RC (2016) R: A Language and Environment for Statistical Computing. R Foundation for Statistical Computing.</w:t>
      </w:r>
      <w:bookmarkEnd w:id="81"/>
    </w:p>
    <w:p w14:paraId="6F483FC3" w14:textId="77777777" w:rsidR="00BC5AB5" w:rsidRPr="00BC5AB5" w:rsidRDefault="00BC5AB5" w:rsidP="00BC5AB5">
      <w:pPr>
        <w:pStyle w:val="EndNoteBibliography"/>
        <w:ind w:left="720" w:hanging="720"/>
        <w:rPr>
          <w:noProof/>
        </w:rPr>
      </w:pPr>
      <w:bookmarkStart w:id="82" w:name="_ENREF_58"/>
      <w:r w:rsidRPr="00BC5AB5">
        <w:rPr>
          <w:noProof/>
        </w:rPr>
        <w:t>58.</w:t>
      </w:r>
      <w:r w:rsidRPr="00BC5AB5">
        <w:rPr>
          <w:noProof/>
        </w:rPr>
        <w:tab/>
        <w:t xml:space="preserve">Brooks SP &amp; Gelman A (1998) General methods for monitoring convergence of iterative simulations. </w:t>
      </w:r>
      <w:r w:rsidRPr="00BC5AB5">
        <w:rPr>
          <w:i/>
          <w:noProof/>
        </w:rPr>
        <w:t>Journal of computational and graphical statistics</w:t>
      </w:r>
      <w:r w:rsidRPr="00BC5AB5">
        <w:rPr>
          <w:noProof/>
        </w:rPr>
        <w:t xml:space="preserve"> 7(4):434-455.</w:t>
      </w:r>
      <w:bookmarkEnd w:id="82"/>
    </w:p>
    <w:p w14:paraId="0F1A1A2E" w14:textId="497381D2"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hris C" w:date="2017-01-23T22:35:00Z" w:initials="CC">
    <w:p w14:paraId="3FBE7316" w14:textId="3EC9923A" w:rsidR="00BC5AB5" w:rsidRDefault="00BC5AB5">
      <w:pPr>
        <w:pStyle w:val="CommentText"/>
      </w:pPr>
      <w:r>
        <w:rPr>
          <w:rStyle w:val="CommentReference"/>
        </w:rPr>
        <w:annotationRef/>
      </w:r>
      <w:r>
        <w:t>I think this needs to have the following structure</w:t>
      </w:r>
    </w:p>
    <w:p w14:paraId="496B91EA" w14:textId="5ED1B886" w:rsidR="00BC5AB5" w:rsidRDefault="00BC5AB5" w:rsidP="00ED4D0F">
      <w:pPr>
        <w:pStyle w:val="CommentText"/>
        <w:numPr>
          <w:ilvl w:val="0"/>
          <w:numId w:val="8"/>
        </w:numPr>
      </w:pPr>
      <w:r>
        <w:t>Snake venom is interesting – relates to health and medical uses… etc.</w:t>
      </w:r>
    </w:p>
    <w:p w14:paraId="6CC29924" w14:textId="4F8FBA00" w:rsidR="00BC5AB5" w:rsidRDefault="00BC5AB5" w:rsidP="00ED4D0F">
      <w:pPr>
        <w:pStyle w:val="CommentText"/>
        <w:numPr>
          <w:ilvl w:val="0"/>
          <w:numId w:val="8"/>
        </w:numPr>
      </w:pPr>
      <w:r>
        <w:t>Huge diversity of levels of potency and ability to kill prey</w:t>
      </w:r>
    </w:p>
    <w:p w14:paraId="33B07D12" w14:textId="33D66538" w:rsidR="00BC5AB5" w:rsidRDefault="00BC5AB5" w:rsidP="00ED4D0F">
      <w:pPr>
        <w:pStyle w:val="CommentText"/>
        <w:numPr>
          <w:ilvl w:val="0"/>
          <w:numId w:val="8"/>
        </w:numPr>
      </w:pPr>
      <w:r>
        <w:t xml:space="preserve"> Limited synthesis of this and clearly </w:t>
      </w:r>
      <w:proofErr w:type="spellStart"/>
      <w:r>
        <w:t>theres</w:t>
      </w:r>
      <w:proofErr w:type="spellEnd"/>
      <w:r>
        <w:t xml:space="preserve"> a need for comparative approach</w:t>
      </w:r>
    </w:p>
    <w:p w14:paraId="42F5DF13" w14:textId="343E5735" w:rsidR="00BC5AB5" w:rsidRDefault="00BC5AB5" w:rsidP="00ED4D0F">
      <w:pPr>
        <w:pStyle w:val="CommentText"/>
        <w:numPr>
          <w:ilvl w:val="0"/>
          <w:numId w:val="8"/>
        </w:numPr>
      </w:pPr>
      <w:r>
        <w:t xml:space="preserve"> greater relevance to our understanding of predator-prey co-evolution…</w:t>
      </w:r>
    </w:p>
    <w:p w14:paraId="17AB6B84" w14:textId="45BB0157" w:rsidR="00BC5AB5" w:rsidRDefault="00BC5AB5" w:rsidP="00ED4D0F">
      <w:pPr>
        <w:pStyle w:val="CommentText"/>
        <w:numPr>
          <w:ilvl w:val="0"/>
          <w:numId w:val="8"/>
        </w:numPr>
      </w:pPr>
      <w:r>
        <w:t>We propose to test a range of hypotheses</w:t>
      </w:r>
    </w:p>
    <w:p w14:paraId="3F980315" w14:textId="6CE8EBCC" w:rsidR="00BC5AB5" w:rsidRDefault="00BC5AB5" w:rsidP="00ED4D0F">
      <w:pPr>
        <w:pStyle w:val="CommentText"/>
        <w:numPr>
          <w:ilvl w:val="1"/>
          <w:numId w:val="8"/>
        </w:numPr>
      </w:pPr>
      <w:r>
        <w:t xml:space="preserve"> Overkill (random model)</w:t>
      </w:r>
    </w:p>
    <w:p w14:paraId="20516052" w14:textId="73F56FF6" w:rsidR="00BC5AB5" w:rsidRDefault="00BC5AB5" w:rsidP="00ED4D0F">
      <w:pPr>
        <w:pStyle w:val="CommentText"/>
        <w:numPr>
          <w:ilvl w:val="1"/>
          <w:numId w:val="8"/>
        </w:numPr>
      </w:pPr>
      <w:proofErr w:type="spellStart"/>
      <w:r>
        <w:t>allometric</w:t>
      </w:r>
      <w:proofErr w:type="spellEnd"/>
      <w:r>
        <w:t xml:space="preserve"> models – scale with body size (metabolic scaling); scale with prey size (differences)</w:t>
      </w:r>
    </w:p>
    <w:p w14:paraId="2B2CE261" w14:textId="609069E9" w:rsidR="00BC5AB5" w:rsidRDefault="00BC5AB5" w:rsidP="00ED4D0F">
      <w:pPr>
        <w:pStyle w:val="CommentText"/>
        <w:numPr>
          <w:ilvl w:val="1"/>
          <w:numId w:val="8"/>
        </w:numPr>
      </w:pPr>
      <w:r>
        <w:t xml:space="preserve"> weapon based hypothesis </w:t>
      </w:r>
    </w:p>
    <w:p w14:paraId="4A28562A" w14:textId="14400BBE" w:rsidR="00BC5AB5" w:rsidRDefault="00BC5AB5" w:rsidP="00ED4D0F">
      <w:pPr>
        <w:pStyle w:val="CommentText"/>
        <w:numPr>
          <w:ilvl w:val="1"/>
          <w:numId w:val="8"/>
        </w:numPr>
      </w:pPr>
      <w:r>
        <w:t>venom potency adapted to prey</w:t>
      </w:r>
    </w:p>
    <w:p w14:paraId="283F0218" w14:textId="377648B2" w:rsidR="00BC5AB5" w:rsidRDefault="00BC5AB5" w:rsidP="00ED4D0F">
      <w:pPr>
        <w:pStyle w:val="CommentText"/>
        <w:numPr>
          <w:ilvl w:val="1"/>
          <w:numId w:val="8"/>
        </w:numPr>
      </w:pPr>
      <w:r>
        <w:t>venom volume related to habitat structure</w:t>
      </w:r>
    </w:p>
  </w:comment>
  <w:comment w:id="2" w:author="Kevin Healy" w:date="2017-02-20T12:29:00Z" w:initials="KH">
    <w:p w14:paraId="5E6F0883" w14:textId="094283DF" w:rsidR="006A5285" w:rsidRDefault="006A5285">
      <w:pPr>
        <w:pStyle w:val="CommentText"/>
      </w:pPr>
      <w:r>
        <w:rPr>
          <w:rStyle w:val="CommentReference"/>
        </w:rPr>
        <w:annotationRef/>
      </w:r>
      <w:r w:rsidR="00683E8D">
        <w:t xml:space="preserve">I decided to not drop in the evolutionary distance from diet to ld50 model here instead covering the reasons why you would want to first before dropping it in. </w:t>
      </w:r>
      <w:proofErr w:type="gramStart"/>
      <w:r w:rsidR="00683E8D">
        <w:t>However</w:t>
      </w:r>
      <w:proofErr w:type="gramEnd"/>
      <w:r w:rsidR="00683E8D">
        <w:t xml:space="preserve"> if it looks missing we could bring it up and then use the next few paragraphs to explain what we </w:t>
      </w:r>
      <w:proofErr w:type="spellStart"/>
      <w:r w:rsidR="00683E8D">
        <w:t>sai</w:t>
      </w:r>
      <w:proofErr w:type="spellEnd"/>
      <w:r w:rsidR="00683E8D">
        <w:t xml:space="preserve">. </w:t>
      </w:r>
    </w:p>
    <w:p w14:paraId="3C7BD421" w14:textId="36C249ED" w:rsidR="00683E8D" w:rsidRDefault="00683E8D">
      <w:pPr>
        <w:pStyle w:val="CommentText"/>
      </w:pPr>
    </w:p>
  </w:comment>
  <w:comment w:id="4" w:author="Kevin Healy" w:date="2017-02-20T12:46:00Z" w:initials="KH">
    <w:p w14:paraId="3D27E553" w14:textId="4F96AC00" w:rsidR="00556D63" w:rsidRDefault="00556D63">
      <w:pPr>
        <w:pStyle w:val="CommentText"/>
      </w:pPr>
      <w:r>
        <w:rPr>
          <w:rStyle w:val="CommentReference"/>
        </w:rPr>
        <w:annotationRef/>
      </w:r>
      <w:r>
        <w:t xml:space="preserve">This could be moved to the discussion if it looks like </w:t>
      </w:r>
      <w:proofErr w:type="spellStart"/>
      <w:r>
        <w:t>its</w:t>
      </w:r>
      <w:proofErr w:type="spellEnd"/>
      <w:r>
        <w:t xml:space="preserve"> affecting the flow.</w:t>
      </w:r>
    </w:p>
  </w:comment>
  <w:comment w:id="7" w:author="Kevin Healy" w:date="2017-02-17T17:03:00Z" w:initials="KH">
    <w:p w14:paraId="734A520F" w14:textId="4A37A6AB" w:rsidR="00BC5AB5" w:rsidRDefault="00BC5AB5">
      <w:pPr>
        <w:pStyle w:val="CommentText"/>
      </w:pPr>
      <w:r>
        <w:rPr>
          <w:rStyle w:val="CommentReference"/>
        </w:rPr>
        <w:annotationRef/>
      </w:r>
      <w:proofErr w:type="spellStart"/>
      <w:r>
        <w:t>any more</w:t>
      </w:r>
      <w:proofErr w:type="spellEnd"/>
      <w:r>
        <w:t>?</w:t>
      </w:r>
    </w:p>
  </w:comment>
  <w:comment w:id="8" w:author="Chris C" w:date="2017-01-11T23:57:00Z" w:initials="CC">
    <w:p w14:paraId="4FD6E5A5" w14:textId="68B20637" w:rsidR="00BC5AB5" w:rsidRDefault="00BC5AB5">
      <w:pPr>
        <w:pStyle w:val="CommentText"/>
      </w:pPr>
      <w:r>
        <w:rPr>
          <w:rStyle w:val="CommentReference"/>
        </w:rPr>
        <w:annotationRef/>
      </w:r>
      <w:r>
        <w:t>This is the OLS prediction, do you use the PGLS of 0.68 from the same study in the estimate below? I think it is better just to use one.</w:t>
      </w:r>
    </w:p>
  </w:comment>
  <w:comment w:id="9" w:author="Kevin Healy" w:date="2017-01-17T23:55:00Z" w:initials="KH">
    <w:p w14:paraId="2A35A831" w14:textId="435C337D" w:rsidR="00BC5AB5" w:rsidRDefault="00BC5AB5">
      <w:pPr>
        <w:pStyle w:val="CommentText"/>
      </w:pPr>
      <w:r>
        <w:rPr>
          <w:rStyle w:val="CommentReference"/>
        </w:rPr>
        <w:annotationRef/>
      </w:r>
      <w:r>
        <w:t xml:space="preserve">I use the OLS prediction, its far more conservative as using the PGLS </w:t>
      </w:r>
      <w:proofErr w:type="spellStart"/>
      <w:r>
        <w:t>expontent</w:t>
      </w:r>
      <w:proofErr w:type="spellEnd"/>
      <w:r>
        <w:t xml:space="preserve"> would predict a body size </w:t>
      </w:r>
      <w:proofErr w:type="spellStart"/>
      <w:r>
        <w:t>scling</w:t>
      </w:r>
      <w:proofErr w:type="spellEnd"/>
      <w:r>
        <w:t xml:space="preserve"> exponent even lower than 0.51.</w:t>
      </w:r>
    </w:p>
    <w:p w14:paraId="6D4D4568" w14:textId="77777777" w:rsidR="0040129F" w:rsidRDefault="0040129F">
      <w:pPr>
        <w:pStyle w:val="CommentText"/>
      </w:pPr>
    </w:p>
    <w:p w14:paraId="29B47BBF" w14:textId="77777777" w:rsidR="0040129F" w:rsidRDefault="0040129F">
      <w:pPr>
        <w:pStyle w:val="CommentText"/>
      </w:pPr>
    </w:p>
    <w:p w14:paraId="0BFC1665" w14:textId="60F3E985" w:rsidR="0040129F" w:rsidRDefault="0040129F">
      <w:pPr>
        <w:pStyle w:val="CommentText"/>
      </w:pPr>
      <w:r>
        <w:t>CHECK</w:t>
      </w:r>
    </w:p>
  </w:comment>
  <w:comment w:id="10" w:author="Andrew Jackson" w:date="2017-01-19T12:13:00Z" w:initials="AJ">
    <w:p w14:paraId="01283A38" w14:textId="0D86B0EF" w:rsidR="00BC5AB5" w:rsidRDefault="00BC5AB5">
      <w:pPr>
        <w:pStyle w:val="CommentText"/>
      </w:pPr>
      <w:r>
        <w:rPr>
          <w:rStyle w:val="CommentReference"/>
        </w:rPr>
        <w:annotationRef/>
      </w:r>
      <w:r>
        <w:t xml:space="preserve">I agree with Chris. This is </w:t>
      </w:r>
      <w:proofErr w:type="spellStart"/>
      <w:r>
        <w:t>definitaely</w:t>
      </w:r>
      <w:proofErr w:type="spellEnd"/>
      <w:r>
        <w:t xml:space="preserve"> confusing, as in Eq1 above you used 0.88 from the same paper. Is this just a typo?</w:t>
      </w:r>
    </w:p>
  </w:comment>
  <w:comment w:id="11" w:author="Andrew Jackson" w:date="2017-01-19T12:17:00Z" w:initials="AJ">
    <w:p w14:paraId="180621DA" w14:textId="4067F891" w:rsidR="00BC5AB5" w:rsidRDefault="00BC5AB5">
      <w:pPr>
        <w:pStyle w:val="CommentText"/>
      </w:pPr>
      <w:r>
        <w:rPr>
          <w:rStyle w:val="CommentReference"/>
        </w:rPr>
        <w:annotationRef/>
      </w:r>
      <w:r>
        <w:t xml:space="preserve">Is this the correct term?  Is positive </w:t>
      </w:r>
      <w:proofErr w:type="spellStart"/>
      <w:r>
        <w:t>allometry</w:t>
      </w:r>
      <w:proofErr w:type="spellEnd"/>
      <w:r>
        <w:t xml:space="preserve"> more appropriate?</w:t>
      </w:r>
    </w:p>
  </w:comment>
  <w:comment w:id="12" w:author="Andrew Jackson" w:date="2017-01-19T12:19:00Z" w:initials="AJ">
    <w:p w14:paraId="75B8263B" w14:textId="6E84BAFB" w:rsidR="00BC5AB5" w:rsidRDefault="00BC5AB5">
      <w:pPr>
        <w:pStyle w:val="CommentText"/>
      </w:pPr>
      <w:r>
        <w:rPr>
          <w:rStyle w:val="CommentReference"/>
        </w:rPr>
        <w:annotationRef/>
      </w:r>
      <w:r>
        <w:t xml:space="preserve">Should we state our main findings here in the intro? </w:t>
      </w:r>
    </w:p>
  </w:comment>
  <w:comment w:id="13" w:author="Kevin Healy" w:date="2017-02-20T12:48:00Z" w:initials="KH">
    <w:p w14:paraId="2B358DBF" w14:textId="438901CD" w:rsidR="00556D63" w:rsidRDefault="00556D63">
      <w:pPr>
        <w:pStyle w:val="CommentText"/>
      </w:pPr>
      <w:r>
        <w:rPr>
          <w:rStyle w:val="CommentReference"/>
        </w:rPr>
        <w:annotationRef/>
      </w:r>
      <w:r>
        <w:t>I like leaving little statements of the results a</w:t>
      </w:r>
      <w:r w:rsidR="000A00F7">
        <w:t>t</w:t>
      </w:r>
      <w:r>
        <w:t xml:space="preserve"> the end of the intro  </w:t>
      </w:r>
    </w:p>
  </w:comment>
  <w:comment w:id="14" w:author="Andrew Jackson" w:date="2017-01-19T12:20:00Z" w:initials="AJ">
    <w:p w14:paraId="2BC8F91D" w14:textId="1C181F10" w:rsidR="00BC5AB5" w:rsidRDefault="00BC5AB5">
      <w:pPr>
        <w:pStyle w:val="CommentText"/>
      </w:pPr>
      <w:r>
        <w:rPr>
          <w:rStyle w:val="CommentReference"/>
        </w:rPr>
        <w:annotationRef/>
      </w:r>
      <w:r>
        <w:t>Check this is sensible</w:t>
      </w:r>
    </w:p>
  </w:comment>
  <w:comment w:id="15" w:author="Andrew Jackson" w:date="2017-01-19T12:24:00Z" w:initials="AJ">
    <w:p w14:paraId="4AA83785" w14:textId="59FA81BF" w:rsidR="00BC5AB5" w:rsidRDefault="00BC5AB5">
      <w:pPr>
        <w:pStyle w:val="CommentText"/>
      </w:pPr>
      <w:r>
        <w:rPr>
          <w:rStyle w:val="CommentReference"/>
        </w:rPr>
        <w:annotationRef/>
      </w:r>
      <w:r>
        <w:t xml:space="preserve">So is this the mean estimate for both types of injection route, or for one or the </w:t>
      </w:r>
      <w:proofErr w:type="gramStart"/>
      <w:r>
        <w:t>other?..</w:t>
      </w:r>
      <w:proofErr w:type="gramEnd"/>
      <w:r>
        <w:t xml:space="preserve"> also, if this effect is on the intercept alone, then the scaling exponent and hence proportional change with evolutionary time </w:t>
      </w:r>
      <w:proofErr w:type="gramStart"/>
      <w:r>
        <w:t>is  independent</w:t>
      </w:r>
      <w:proofErr w:type="gramEnd"/>
      <w:r>
        <w:t xml:space="preserve"> of injection route. ??</w:t>
      </w:r>
    </w:p>
  </w:comment>
  <w:comment w:id="16" w:author="Andrew Jackson" w:date="2017-01-19T19:33:00Z" w:initials="AJ">
    <w:p w14:paraId="01CA3720" w14:textId="3E2116D2" w:rsidR="00BC5AB5" w:rsidRDefault="00BC5AB5">
      <w:pPr>
        <w:pStyle w:val="CommentText"/>
      </w:pPr>
      <w:r>
        <w:rPr>
          <w:rStyle w:val="CommentReference"/>
        </w:rPr>
        <w:annotationRef/>
      </w:r>
      <w:r>
        <w:t>Maybe check my sums if you want to include this.</w:t>
      </w:r>
    </w:p>
  </w:comment>
  <w:comment w:id="17" w:author="Andrew Jackson" w:date="2017-01-19T19:34:00Z" w:initials="AJ">
    <w:p w14:paraId="1675589A" w14:textId="13EA86E4" w:rsidR="00BC5AB5" w:rsidRDefault="00BC5AB5">
      <w:pPr>
        <w:pStyle w:val="CommentText"/>
      </w:pPr>
      <w:r>
        <w:rPr>
          <w:rStyle w:val="CommentReference"/>
        </w:rPr>
        <w:annotationRef/>
      </w:r>
      <w:r>
        <w:rPr>
          <w:rStyle w:val="CommentReference"/>
        </w:rPr>
        <w:t>Remind us what data this is.</w:t>
      </w:r>
    </w:p>
  </w:comment>
  <w:comment w:id="18" w:author="Andrew Jackson" w:date="2017-01-19T19:35:00Z" w:initials="AJ">
    <w:p w14:paraId="274582B7" w14:textId="261A4BA6" w:rsidR="00BC5AB5" w:rsidRDefault="00BC5AB5">
      <w:pPr>
        <w:pStyle w:val="CommentText"/>
      </w:pPr>
      <w:r>
        <w:rPr>
          <w:rStyle w:val="CommentReference"/>
        </w:rPr>
        <w:annotationRef/>
      </w:r>
      <w:r>
        <w:t xml:space="preserve">This probably needs interpretation here. </w:t>
      </w:r>
    </w:p>
  </w:comment>
  <w:comment w:id="19" w:author="Andrew Jackson" w:date="2017-01-19T19:37:00Z" w:initials="AJ">
    <w:p w14:paraId="16D67F02" w14:textId="436C078E" w:rsidR="00BC5AB5" w:rsidRDefault="00BC5AB5">
      <w:pPr>
        <w:pStyle w:val="CommentText"/>
      </w:pPr>
      <w:r>
        <w:rPr>
          <w:rStyle w:val="CommentReference"/>
        </w:rPr>
        <w:annotationRef/>
      </w:r>
      <w:r>
        <w:t>Do you mean in the opposite direction, to a less extent, or is this statement just a filler with no direct relevance to the relationship?</w:t>
      </w:r>
    </w:p>
  </w:comment>
  <w:comment w:id="20" w:author="Andrew Jackson" w:date="2017-01-19T19:38:00Z" w:initials="AJ">
    <w:p w14:paraId="226AAA67" w14:textId="3876C10B" w:rsidR="00BC5AB5" w:rsidRDefault="00BC5AB5">
      <w:pPr>
        <w:pStyle w:val="CommentText"/>
      </w:pPr>
      <w:r>
        <w:rPr>
          <w:rStyle w:val="CommentReference"/>
        </w:rPr>
        <w:annotationRef/>
      </w:r>
      <w:r>
        <w:t>How important? Can you quantify? Else perhaps just delete this word.</w:t>
      </w:r>
    </w:p>
  </w:comment>
  <w:comment w:id="21" w:author="Kevin Healy" w:date="2017-02-09T11:24:00Z" w:initials="KH">
    <w:p w14:paraId="76B17E85" w14:textId="6AC92EAF" w:rsidR="00BC5AB5" w:rsidRDefault="00BC5AB5">
      <w:pPr>
        <w:pStyle w:val="CommentText"/>
      </w:pPr>
      <w:r>
        <w:rPr>
          <w:rStyle w:val="CommentReference"/>
        </w:rPr>
        <w:annotationRef/>
      </w:r>
      <w:r>
        <w:t>Check that this is too much of a repeat</w:t>
      </w:r>
    </w:p>
  </w:comment>
  <w:comment w:id="22" w:author="Andrew Jackson" w:date="2017-01-19T19:41:00Z" w:initials="AJ">
    <w:p w14:paraId="4C69365C" w14:textId="694F35E6" w:rsidR="00BC5AB5" w:rsidRDefault="00BC5AB5">
      <w:pPr>
        <w:pStyle w:val="CommentText"/>
      </w:pPr>
      <w:r>
        <w:rPr>
          <w:rStyle w:val="CommentReference"/>
        </w:rPr>
        <w:annotationRef/>
      </w:r>
      <w:r>
        <w:t>This is a great finding</w:t>
      </w:r>
    </w:p>
  </w:comment>
  <w:comment w:id="23" w:author="Andrew Jackson" w:date="2017-01-19T19:42:00Z" w:initials="AJ">
    <w:p w14:paraId="593F1F67" w14:textId="0485ED2A" w:rsidR="00BC5AB5" w:rsidRDefault="00BC5AB5">
      <w:pPr>
        <w:pStyle w:val="CommentText"/>
      </w:pPr>
      <w:r>
        <w:rPr>
          <w:rStyle w:val="CommentReference"/>
        </w:rPr>
        <w:annotationRef/>
      </w:r>
      <w:r>
        <w:t>Delete if you want.</w:t>
      </w:r>
    </w:p>
  </w:comment>
  <w:comment w:id="24" w:author="Andrew Jackson" w:date="2017-01-19T19:47:00Z" w:initials="AJ">
    <w:p w14:paraId="14FFA2DA" w14:textId="1B4466D9" w:rsidR="00BC5AB5" w:rsidRDefault="00BC5AB5">
      <w:pPr>
        <w:pStyle w:val="CommentText"/>
      </w:pPr>
      <w:r>
        <w:rPr>
          <w:rStyle w:val="CommentReference"/>
        </w:rPr>
        <w:annotationRef/>
      </w:r>
      <w:r>
        <w:t xml:space="preserve">Are you implying here that his is a neutral selection mechanism? If so, </w:t>
      </w:r>
      <w:proofErr w:type="spellStart"/>
      <w:r>
        <w:t>im</w:t>
      </w:r>
      <w:proofErr w:type="spellEnd"/>
      <w:r>
        <w:t xml:space="preserve"> not convinced </w:t>
      </w:r>
      <w:proofErr w:type="spellStart"/>
      <w:r>
        <w:t>its</w:t>
      </w:r>
      <w:proofErr w:type="spellEnd"/>
      <w:r>
        <w:t xml:space="preserve"> that straight forward. A duplication event is just a process, the outcome might be of positive, negative or neutral value to the host.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3F0218" w15:done="0"/>
  <w15:commentEx w15:paraId="3C7BD421" w15:done="0"/>
  <w15:commentEx w15:paraId="3D27E553" w15:done="0"/>
  <w15:commentEx w15:paraId="734A520F" w15:done="0"/>
  <w15:commentEx w15:paraId="4FD6E5A5" w15:done="0"/>
  <w15:commentEx w15:paraId="0BFC1665" w15:paraIdParent="4FD6E5A5" w15:done="0"/>
  <w15:commentEx w15:paraId="01283A38" w15:done="0"/>
  <w15:commentEx w15:paraId="180621DA" w15:done="0"/>
  <w15:commentEx w15:paraId="75B8263B" w15:done="0"/>
  <w15:commentEx w15:paraId="2B358DBF" w15:paraIdParent="75B8263B" w15:done="0"/>
  <w15:commentEx w15:paraId="2BC8F91D" w15:done="0"/>
  <w15:commentEx w15:paraId="4AA83785" w15:done="0"/>
  <w15:commentEx w15:paraId="01CA3720" w15:done="0"/>
  <w15:commentEx w15:paraId="1675589A" w15:done="0"/>
  <w15:commentEx w15:paraId="274582B7" w15:done="0"/>
  <w15:commentEx w15:paraId="16D67F02" w15:done="0"/>
  <w15:commentEx w15:paraId="226AAA67" w15:done="0"/>
  <w15:commentEx w15:paraId="76B17E85" w15:done="0"/>
  <w15:commentEx w15:paraId="4C69365C" w15:done="0"/>
  <w15:commentEx w15:paraId="593F1F67" w15:done="0"/>
  <w15:commentEx w15:paraId="14FFA2D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7&lt;/item&gt;&lt;item&gt;100&lt;/item&gt;&lt;item&gt;101&lt;/item&gt;&lt;item&gt;102&lt;/item&gt;&lt;item&gt;103&lt;/item&gt;&lt;item&gt;104&lt;/item&gt;&lt;item&gt;105&lt;/item&gt;&lt;item&gt;107&lt;/item&gt;&lt;item&gt;111&lt;/item&gt;&lt;item&gt;115&lt;/item&gt;&lt;item&gt;116&lt;/item&gt;&lt;item&gt;118&lt;/item&gt;&lt;item&gt;119&lt;/item&gt;&lt;item&gt;120&lt;/item&gt;&lt;item&gt;121&lt;/item&gt;&lt;item&gt;122&lt;/item&gt;&lt;item&gt;125&lt;/item&gt;&lt;item&gt;201&lt;/item&gt;&lt;item&gt;202&lt;/item&gt;&lt;item&gt;205&lt;/item&gt;&lt;item&gt;207&lt;/item&gt;&lt;item&gt;208&lt;/item&gt;&lt;item&gt;209&lt;/item&gt;&lt;item&gt;210&lt;/item&gt;&lt;/record-ids&gt;&lt;/item&gt;&lt;/Libraries&gt;"/>
  </w:docVars>
  <w:rsids>
    <w:rsidRoot w:val="005266A2"/>
    <w:rsid w:val="00005DDB"/>
    <w:rsid w:val="00006DBB"/>
    <w:rsid w:val="00006F42"/>
    <w:rsid w:val="000108ED"/>
    <w:rsid w:val="00011114"/>
    <w:rsid w:val="00013847"/>
    <w:rsid w:val="00013FCD"/>
    <w:rsid w:val="00014CCB"/>
    <w:rsid w:val="000154DB"/>
    <w:rsid w:val="000232E8"/>
    <w:rsid w:val="000272ED"/>
    <w:rsid w:val="00031018"/>
    <w:rsid w:val="00031D64"/>
    <w:rsid w:val="00034477"/>
    <w:rsid w:val="0003718A"/>
    <w:rsid w:val="00040D6A"/>
    <w:rsid w:val="000418F3"/>
    <w:rsid w:val="000420AC"/>
    <w:rsid w:val="00042302"/>
    <w:rsid w:val="00042AA2"/>
    <w:rsid w:val="00044DEF"/>
    <w:rsid w:val="00046675"/>
    <w:rsid w:val="000521E5"/>
    <w:rsid w:val="00055F54"/>
    <w:rsid w:val="0006248A"/>
    <w:rsid w:val="000644E5"/>
    <w:rsid w:val="00076DF8"/>
    <w:rsid w:val="000772DE"/>
    <w:rsid w:val="00080582"/>
    <w:rsid w:val="00080E86"/>
    <w:rsid w:val="0008546F"/>
    <w:rsid w:val="00086F27"/>
    <w:rsid w:val="000948CA"/>
    <w:rsid w:val="000965FE"/>
    <w:rsid w:val="0009670D"/>
    <w:rsid w:val="000A00F7"/>
    <w:rsid w:val="000A7D77"/>
    <w:rsid w:val="000B594C"/>
    <w:rsid w:val="000C167E"/>
    <w:rsid w:val="000C6E9C"/>
    <w:rsid w:val="000C7AD8"/>
    <w:rsid w:val="000E5E13"/>
    <w:rsid w:val="000E646A"/>
    <w:rsid w:val="000E6823"/>
    <w:rsid w:val="000E7B97"/>
    <w:rsid w:val="000E7D67"/>
    <w:rsid w:val="000F0566"/>
    <w:rsid w:val="000F1768"/>
    <w:rsid w:val="000F7630"/>
    <w:rsid w:val="0010268C"/>
    <w:rsid w:val="0010580E"/>
    <w:rsid w:val="00110944"/>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E08"/>
    <w:rsid w:val="001A22D0"/>
    <w:rsid w:val="001A7E5A"/>
    <w:rsid w:val="001B07FE"/>
    <w:rsid w:val="001B0F47"/>
    <w:rsid w:val="001B14CC"/>
    <w:rsid w:val="001B24EF"/>
    <w:rsid w:val="001C05B0"/>
    <w:rsid w:val="001C18A4"/>
    <w:rsid w:val="001C39D4"/>
    <w:rsid w:val="001C3EAF"/>
    <w:rsid w:val="001C6CF3"/>
    <w:rsid w:val="001D0048"/>
    <w:rsid w:val="001D3BDE"/>
    <w:rsid w:val="001E1B7B"/>
    <w:rsid w:val="001E64EB"/>
    <w:rsid w:val="001E7A8C"/>
    <w:rsid w:val="001F01BC"/>
    <w:rsid w:val="001F2442"/>
    <w:rsid w:val="001F2A82"/>
    <w:rsid w:val="002008FB"/>
    <w:rsid w:val="00201FC6"/>
    <w:rsid w:val="002021D9"/>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53727"/>
    <w:rsid w:val="002573C2"/>
    <w:rsid w:val="00265551"/>
    <w:rsid w:val="00266BAE"/>
    <w:rsid w:val="00267E3B"/>
    <w:rsid w:val="002741E7"/>
    <w:rsid w:val="00277CCB"/>
    <w:rsid w:val="00286E66"/>
    <w:rsid w:val="0029321D"/>
    <w:rsid w:val="0029351F"/>
    <w:rsid w:val="00296184"/>
    <w:rsid w:val="00297F24"/>
    <w:rsid w:val="002A0993"/>
    <w:rsid w:val="002A2512"/>
    <w:rsid w:val="002A5F96"/>
    <w:rsid w:val="002A7338"/>
    <w:rsid w:val="002B03BB"/>
    <w:rsid w:val="002B179E"/>
    <w:rsid w:val="002B31E9"/>
    <w:rsid w:val="002B361D"/>
    <w:rsid w:val="002B7D6F"/>
    <w:rsid w:val="002C1BB1"/>
    <w:rsid w:val="002C29F2"/>
    <w:rsid w:val="002C7425"/>
    <w:rsid w:val="002C7BEB"/>
    <w:rsid w:val="002C7E1A"/>
    <w:rsid w:val="002D0609"/>
    <w:rsid w:val="002D1687"/>
    <w:rsid w:val="002D69DA"/>
    <w:rsid w:val="002D6EF0"/>
    <w:rsid w:val="002E46FC"/>
    <w:rsid w:val="002E6894"/>
    <w:rsid w:val="002F0433"/>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E2CD2"/>
    <w:rsid w:val="003E47CF"/>
    <w:rsid w:val="003E5D70"/>
    <w:rsid w:val="003E703B"/>
    <w:rsid w:val="003E795A"/>
    <w:rsid w:val="003F1C25"/>
    <w:rsid w:val="003F48E1"/>
    <w:rsid w:val="0040129F"/>
    <w:rsid w:val="00401D0D"/>
    <w:rsid w:val="004058B3"/>
    <w:rsid w:val="00406ED4"/>
    <w:rsid w:val="0040750C"/>
    <w:rsid w:val="00424DDB"/>
    <w:rsid w:val="004250AA"/>
    <w:rsid w:val="00426ABB"/>
    <w:rsid w:val="004305B6"/>
    <w:rsid w:val="0043423A"/>
    <w:rsid w:val="004426D3"/>
    <w:rsid w:val="004434F0"/>
    <w:rsid w:val="00445032"/>
    <w:rsid w:val="00445922"/>
    <w:rsid w:val="00450E49"/>
    <w:rsid w:val="00451D52"/>
    <w:rsid w:val="00456D3B"/>
    <w:rsid w:val="00462739"/>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73B4"/>
    <w:rsid w:val="00512E92"/>
    <w:rsid w:val="00514520"/>
    <w:rsid w:val="00516519"/>
    <w:rsid w:val="00520D5C"/>
    <w:rsid w:val="00523C36"/>
    <w:rsid w:val="005266A2"/>
    <w:rsid w:val="005308E0"/>
    <w:rsid w:val="00535271"/>
    <w:rsid w:val="00535369"/>
    <w:rsid w:val="00540703"/>
    <w:rsid w:val="0054298B"/>
    <w:rsid w:val="00544E2D"/>
    <w:rsid w:val="00556D63"/>
    <w:rsid w:val="005619A7"/>
    <w:rsid w:val="005640AD"/>
    <w:rsid w:val="005659ED"/>
    <w:rsid w:val="005708DD"/>
    <w:rsid w:val="005718A8"/>
    <w:rsid w:val="00577056"/>
    <w:rsid w:val="00577205"/>
    <w:rsid w:val="00582241"/>
    <w:rsid w:val="00582E28"/>
    <w:rsid w:val="00583884"/>
    <w:rsid w:val="00585B1C"/>
    <w:rsid w:val="0058661B"/>
    <w:rsid w:val="005900AF"/>
    <w:rsid w:val="005926C5"/>
    <w:rsid w:val="00594499"/>
    <w:rsid w:val="005967AF"/>
    <w:rsid w:val="00597E53"/>
    <w:rsid w:val="005B016A"/>
    <w:rsid w:val="005B211F"/>
    <w:rsid w:val="005B7F56"/>
    <w:rsid w:val="005C10A7"/>
    <w:rsid w:val="005C6A1A"/>
    <w:rsid w:val="005C7BF7"/>
    <w:rsid w:val="005D5BB9"/>
    <w:rsid w:val="005E167B"/>
    <w:rsid w:val="005E49C9"/>
    <w:rsid w:val="005E66F3"/>
    <w:rsid w:val="005F2CAA"/>
    <w:rsid w:val="005F398B"/>
    <w:rsid w:val="0060250A"/>
    <w:rsid w:val="006034F2"/>
    <w:rsid w:val="006054D8"/>
    <w:rsid w:val="00614482"/>
    <w:rsid w:val="00620B75"/>
    <w:rsid w:val="006222AB"/>
    <w:rsid w:val="00623576"/>
    <w:rsid w:val="00631BE1"/>
    <w:rsid w:val="00633A2D"/>
    <w:rsid w:val="006348B9"/>
    <w:rsid w:val="006378DF"/>
    <w:rsid w:val="00643DD6"/>
    <w:rsid w:val="00654E12"/>
    <w:rsid w:val="00655AB5"/>
    <w:rsid w:val="0066083C"/>
    <w:rsid w:val="00661C86"/>
    <w:rsid w:val="0067011C"/>
    <w:rsid w:val="00671050"/>
    <w:rsid w:val="006747A6"/>
    <w:rsid w:val="00683E8D"/>
    <w:rsid w:val="00684702"/>
    <w:rsid w:val="00686AF0"/>
    <w:rsid w:val="00690295"/>
    <w:rsid w:val="0069362A"/>
    <w:rsid w:val="00694756"/>
    <w:rsid w:val="006A12D0"/>
    <w:rsid w:val="006A35DA"/>
    <w:rsid w:val="006A5285"/>
    <w:rsid w:val="006A7C8F"/>
    <w:rsid w:val="006B0A42"/>
    <w:rsid w:val="006B3138"/>
    <w:rsid w:val="006B4792"/>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222"/>
    <w:rsid w:val="00704525"/>
    <w:rsid w:val="00706549"/>
    <w:rsid w:val="0071362B"/>
    <w:rsid w:val="007145DD"/>
    <w:rsid w:val="0071716B"/>
    <w:rsid w:val="0072076F"/>
    <w:rsid w:val="00725A8B"/>
    <w:rsid w:val="00746F2C"/>
    <w:rsid w:val="0075083B"/>
    <w:rsid w:val="00755B76"/>
    <w:rsid w:val="0076145F"/>
    <w:rsid w:val="00766286"/>
    <w:rsid w:val="00766C42"/>
    <w:rsid w:val="00770466"/>
    <w:rsid w:val="00770872"/>
    <w:rsid w:val="007723F0"/>
    <w:rsid w:val="007734EA"/>
    <w:rsid w:val="00776912"/>
    <w:rsid w:val="00782764"/>
    <w:rsid w:val="00785612"/>
    <w:rsid w:val="00792B3D"/>
    <w:rsid w:val="00794346"/>
    <w:rsid w:val="00794AA9"/>
    <w:rsid w:val="00794DE1"/>
    <w:rsid w:val="00796631"/>
    <w:rsid w:val="00796CF1"/>
    <w:rsid w:val="007A07B1"/>
    <w:rsid w:val="007B0327"/>
    <w:rsid w:val="007B1164"/>
    <w:rsid w:val="007B1898"/>
    <w:rsid w:val="007B1B43"/>
    <w:rsid w:val="007B5C0E"/>
    <w:rsid w:val="007B5EB0"/>
    <w:rsid w:val="007C1661"/>
    <w:rsid w:val="007D0C64"/>
    <w:rsid w:val="007D7A19"/>
    <w:rsid w:val="007E1FF5"/>
    <w:rsid w:val="007E49BB"/>
    <w:rsid w:val="007E4CED"/>
    <w:rsid w:val="007E6D19"/>
    <w:rsid w:val="007F2C89"/>
    <w:rsid w:val="007F5510"/>
    <w:rsid w:val="00801908"/>
    <w:rsid w:val="00806C7F"/>
    <w:rsid w:val="00810473"/>
    <w:rsid w:val="00811A65"/>
    <w:rsid w:val="00814CA2"/>
    <w:rsid w:val="00820062"/>
    <w:rsid w:val="008217D6"/>
    <w:rsid w:val="00823F41"/>
    <w:rsid w:val="00824C80"/>
    <w:rsid w:val="00825783"/>
    <w:rsid w:val="00825C3A"/>
    <w:rsid w:val="00832A39"/>
    <w:rsid w:val="00833820"/>
    <w:rsid w:val="00834EEA"/>
    <w:rsid w:val="0084467B"/>
    <w:rsid w:val="008450A5"/>
    <w:rsid w:val="008452B2"/>
    <w:rsid w:val="008467F8"/>
    <w:rsid w:val="00846D08"/>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07694"/>
    <w:rsid w:val="0091440B"/>
    <w:rsid w:val="009148C6"/>
    <w:rsid w:val="0091615C"/>
    <w:rsid w:val="009178CB"/>
    <w:rsid w:val="00921636"/>
    <w:rsid w:val="00925C5C"/>
    <w:rsid w:val="00925D0F"/>
    <w:rsid w:val="009305C4"/>
    <w:rsid w:val="009352B0"/>
    <w:rsid w:val="0093638C"/>
    <w:rsid w:val="0093758B"/>
    <w:rsid w:val="00945F40"/>
    <w:rsid w:val="009505B9"/>
    <w:rsid w:val="00954A56"/>
    <w:rsid w:val="00961551"/>
    <w:rsid w:val="00962A65"/>
    <w:rsid w:val="0096602C"/>
    <w:rsid w:val="00966F0B"/>
    <w:rsid w:val="00970307"/>
    <w:rsid w:val="0097166C"/>
    <w:rsid w:val="009751BF"/>
    <w:rsid w:val="00975B95"/>
    <w:rsid w:val="00977177"/>
    <w:rsid w:val="00983098"/>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A01F3E"/>
    <w:rsid w:val="00A02487"/>
    <w:rsid w:val="00A047EC"/>
    <w:rsid w:val="00A04C0A"/>
    <w:rsid w:val="00A05682"/>
    <w:rsid w:val="00A05A5E"/>
    <w:rsid w:val="00A217D5"/>
    <w:rsid w:val="00A23552"/>
    <w:rsid w:val="00A24A84"/>
    <w:rsid w:val="00A30B5D"/>
    <w:rsid w:val="00A32B51"/>
    <w:rsid w:val="00A32E19"/>
    <w:rsid w:val="00A35CD3"/>
    <w:rsid w:val="00A425F7"/>
    <w:rsid w:val="00A42C2A"/>
    <w:rsid w:val="00A44E59"/>
    <w:rsid w:val="00A47881"/>
    <w:rsid w:val="00A5017B"/>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41B"/>
    <w:rsid w:val="00AA6B8E"/>
    <w:rsid w:val="00AA7B74"/>
    <w:rsid w:val="00AB0DEA"/>
    <w:rsid w:val="00AB1B62"/>
    <w:rsid w:val="00AB7912"/>
    <w:rsid w:val="00AC0DD3"/>
    <w:rsid w:val="00AC54F2"/>
    <w:rsid w:val="00AC6C96"/>
    <w:rsid w:val="00AD4B55"/>
    <w:rsid w:val="00AD60BB"/>
    <w:rsid w:val="00AD7440"/>
    <w:rsid w:val="00AE1D71"/>
    <w:rsid w:val="00AE5117"/>
    <w:rsid w:val="00AF4D93"/>
    <w:rsid w:val="00AF51A8"/>
    <w:rsid w:val="00AF6463"/>
    <w:rsid w:val="00B01333"/>
    <w:rsid w:val="00B01859"/>
    <w:rsid w:val="00B02347"/>
    <w:rsid w:val="00B0400E"/>
    <w:rsid w:val="00B068F8"/>
    <w:rsid w:val="00B10450"/>
    <w:rsid w:val="00B11E9A"/>
    <w:rsid w:val="00B11EC0"/>
    <w:rsid w:val="00B1400A"/>
    <w:rsid w:val="00B16B42"/>
    <w:rsid w:val="00B26BB3"/>
    <w:rsid w:val="00B304BB"/>
    <w:rsid w:val="00B33A42"/>
    <w:rsid w:val="00B33E70"/>
    <w:rsid w:val="00B41671"/>
    <w:rsid w:val="00B4784A"/>
    <w:rsid w:val="00B52086"/>
    <w:rsid w:val="00B52257"/>
    <w:rsid w:val="00B553E3"/>
    <w:rsid w:val="00B56EE6"/>
    <w:rsid w:val="00B575B2"/>
    <w:rsid w:val="00B6384B"/>
    <w:rsid w:val="00B741C0"/>
    <w:rsid w:val="00B759AD"/>
    <w:rsid w:val="00B75FF0"/>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46B5"/>
    <w:rsid w:val="00BF7F7E"/>
    <w:rsid w:val="00C003FC"/>
    <w:rsid w:val="00C03DDC"/>
    <w:rsid w:val="00C15DD3"/>
    <w:rsid w:val="00C177F0"/>
    <w:rsid w:val="00C20672"/>
    <w:rsid w:val="00C20DC4"/>
    <w:rsid w:val="00C23DDF"/>
    <w:rsid w:val="00C247AE"/>
    <w:rsid w:val="00C270C4"/>
    <w:rsid w:val="00C32AE9"/>
    <w:rsid w:val="00C3421A"/>
    <w:rsid w:val="00C35262"/>
    <w:rsid w:val="00C43AA1"/>
    <w:rsid w:val="00C43C14"/>
    <w:rsid w:val="00C571F1"/>
    <w:rsid w:val="00C57D70"/>
    <w:rsid w:val="00C60084"/>
    <w:rsid w:val="00C610C0"/>
    <w:rsid w:val="00C64DF4"/>
    <w:rsid w:val="00C64EA8"/>
    <w:rsid w:val="00C6511B"/>
    <w:rsid w:val="00C73C47"/>
    <w:rsid w:val="00C76414"/>
    <w:rsid w:val="00C82254"/>
    <w:rsid w:val="00C827F6"/>
    <w:rsid w:val="00C850D9"/>
    <w:rsid w:val="00C87201"/>
    <w:rsid w:val="00C87AF5"/>
    <w:rsid w:val="00C91003"/>
    <w:rsid w:val="00C9669D"/>
    <w:rsid w:val="00C96903"/>
    <w:rsid w:val="00CA0D19"/>
    <w:rsid w:val="00CA213F"/>
    <w:rsid w:val="00CA2194"/>
    <w:rsid w:val="00CA7015"/>
    <w:rsid w:val="00CB0896"/>
    <w:rsid w:val="00CB2E35"/>
    <w:rsid w:val="00CB489E"/>
    <w:rsid w:val="00CB5C18"/>
    <w:rsid w:val="00CD0947"/>
    <w:rsid w:val="00CD0C2C"/>
    <w:rsid w:val="00CD3200"/>
    <w:rsid w:val="00CD64D6"/>
    <w:rsid w:val="00CD6EB5"/>
    <w:rsid w:val="00CD75D6"/>
    <w:rsid w:val="00CE53E9"/>
    <w:rsid w:val="00CE5CCD"/>
    <w:rsid w:val="00CF7D1F"/>
    <w:rsid w:val="00D05767"/>
    <w:rsid w:val="00D111FE"/>
    <w:rsid w:val="00D126A8"/>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50CA3"/>
    <w:rsid w:val="00D550F7"/>
    <w:rsid w:val="00D57E9E"/>
    <w:rsid w:val="00D6184F"/>
    <w:rsid w:val="00D6784F"/>
    <w:rsid w:val="00D67A69"/>
    <w:rsid w:val="00D7593B"/>
    <w:rsid w:val="00D7739B"/>
    <w:rsid w:val="00D804CC"/>
    <w:rsid w:val="00D86625"/>
    <w:rsid w:val="00D91852"/>
    <w:rsid w:val="00D923A0"/>
    <w:rsid w:val="00D946BE"/>
    <w:rsid w:val="00DA166F"/>
    <w:rsid w:val="00DB284A"/>
    <w:rsid w:val="00DB293B"/>
    <w:rsid w:val="00DB5284"/>
    <w:rsid w:val="00DC183A"/>
    <w:rsid w:val="00DC3571"/>
    <w:rsid w:val="00DD307A"/>
    <w:rsid w:val="00DD52FA"/>
    <w:rsid w:val="00DE1498"/>
    <w:rsid w:val="00DE22EF"/>
    <w:rsid w:val="00DF1FE6"/>
    <w:rsid w:val="00DF38E0"/>
    <w:rsid w:val="00DF3E7A"/>
    <w:rsid w:val="00DF53A8"/>
    <w:rsid w:val="00E002D0"/>
    <w:rsid w:val="00E00507"/>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651E2"/>
    <w:rsid w:val="00E70137"/>
    <w:rsid w:val="00E70366"/>
    <w:rsid w:val="00E7261A"/>
    <w:rsid w:val="00E7439E"/>
    <w:rsid w:val="00E84AE9"/>
    <w:rsid w:val="00E85125"/>
    <w:rsid w:val="00E8728E"/>
    <w:rsid w:val="00E876A1"/>
    <w:rsid w:val="00E8795C"/>
    <w:rsid w:val="00E879F7"/>
    <w:rsid w:val="00E87B82"/>
    <w:rsid w:val="00E91DBC"/>
    <w:rsid w:val="00EA02BE"/>
    <w:rsid w:val="00EA03C2"/>
    <w:rsid w:val="00EA080C"/>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764D"/>
    <w:rsid w:val="00EF0BD9"/>
    <w:rsid w:val="00EF254F"/>
    <w:rsid w:val="00EF514D"/>
    <w:rsid w:val="00EF5AB1"/>
    <w:rsid w:val="00F004B7"/>
    <w:rsid w:val="00F06B13"/>
    <w:rsid w:val="00F071D4"/>
    <w:rsid w:val="00F115D8"/>
    <w:rsid w:val="00F152ED"/>
    <w:rsid w:val="00F16A2A"/>
    <w:rsid w:val="00F170CD"/>
    <w:rsid w:val="00F242D5"/>
    <w:rsid w:val="00F2648C"/>
    <w:rsid w:val="00F324C4"/>
    <w:rsid w:val="00F32B46"/>
    <w:rsid w:val="00F3544A"/>
    <w:rsid w:val="00F3761C"/>
    <w:rsid w:val="00F4065E"/>
    <w:rsid w:val="00F428A3"/>
    <w:rsid w:val="00F43BF5"/>
    <w:rsid w:val="00F46C85"/>
    <w:rsid w:val="00F540F5"/>
    <w:rsid w:val="00F57E94"/>
    <w:rsid w:val="00F630FA"/>
    <w:rsid w:val="00F65483"/>
    <w:rsid w:val="00F70783"/>
    <w:rsid w:val="00F738FA"/>
    <w:rsid w:val="00F77DE1"/>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semiHidden/>
    <w:unhideWhenUsed/>
    <w:rsid w:val="005266A2"/>
  </w:style>
  <w:style w:type="character" w:customStyle="1" w:styleId="CommentTextChar">
    <w:name w:val="Comment Text Char"/>
    <w:basedOn w:val="DefaultParagraphFont"/>
    <w:link w:val="CommentText"/>
    <w:uiPriority w:val="99"/>
    <w:semiHidden/>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65A609-7C3E-1C4A-ABC5-112FF594496D}">
  <ds:schemaRefs>
    <ds:schemaRef ds:uri="http://schemas.openxmlformats.org/officeDocument/2006/bibliography"/>
  </ds:schemaRefs>
</ds:datastoreItem>
</file>

<file path=customXml/itemProps2.xml><?xml version="1.0" encoding="utf-8"?>
<ds:datastoreItem xmlns:ds="http://schemas.openxmlformats.org/officeDocument/2006/customXml" ds:itemID="{8B958558-B4B3-9B4F-BEE3-20E8DD9EB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22</Pages>
  <Words>18084</Words>
  <Characters>103083</Characters>
  <Application>Microsoft Macintosh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120926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5</cp:revision>
  <cp:lastPrinted>2016-12-29T16:00:00Z</cp:lastPrinted>
  <dcterms:created xsi:type="dcterms:W3CDTF">2017-02-13T17:29:00Z</dcterms:created>
  <dcterms:modified xsi:type="dcterms:W3CDTF">2017-02-20T12:59:00Z</dcterms:modified>
</cp:coreProperties>
</file>