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F7646" w14:textId="4AD6C30F" w:rsidR="000F1768" w:rsidRDefault="000F1768" w:rsidP="000F1768">
      <w:pPr>
        <w:spacing w:line="360" w:lineRule="auto"/>
        <w:rPr>
          <w:b/>
          <w:sz w:val="32"/>
          <w:szCs w:val="32"/>
        </w:rPr>
      </w:pPr>
      <w:r w:rsidRPr="000F1768">
        <w:rPr>
          <w:b/>
          <w:sz w:val="32"/>
          <w:szCs w:val="32"/>
        </w:rPr>
        <w:t>Snake venom potency and volume are driven by metabolism, dimensionality</w:t>
      </w:r>
      <w:r>
        <w:rPr>
          <w:b/>
          <w:sz w:val="32"/>
          <w:szCs w:val="32"/>
        </w:rPr>
        <w:t xml:space="preserve"> </w:t>
      </w:r>
      <w:r w:rsidRPr="000F1768">
        <w:rPr>
          <w:b/>
          <w:sz w:val="32"/>
          <w:szCs w:val="32"/>
        </w:rPr>
        <w:t>and prey characteristics</w:t>
      </w:r>
    </w:p>
    <w:p w14:paraId="534915AE" w14:textId="77777777" w:rsidR="00166FDA" w:rsidRPr="005266A2" w:rsidRDefault="00166FDA" w:rsidP="00166FDA">
      <w:pPr>
        <w:spacing w:line="360" w:lineRule="auto"/>
        <w:rPr>
          <w:b/>
          <w:sz w:val="32"/>
          <w:szCs w:val="32"/>
        </w:rPr>
      </w:pPr>
    </w:p>
    <w:p w14:paraId="0913F64A" w14:textId="77777777" w:rsidR="005266A2" w:rsidRPr="005266A2" w:rsidRDefault="005266A2" w:rsidP="003D13F7">
      <w:pPr>
        <w:spacing w:line="360" w:lineRule="auto"/>
        <w:outlineLvl w:val="0"/>
        <w:rPr>
          <w:b/>
        </w:rPr>
      </w:pPr>
      <w:r w:rsidRPr="005266A2">
        <w:rPr>
          <w:b/>
        </w:rPr>
        <w:t xml:space="preserve">Kevin Healy </w:t>
      </w:r>
      <w:r w:rsidRPr="005266A2">
        <w:rPr>
          <w:b/>
          <w:vertAlign w:val="superscript"/>
        </w:rPr>
        <w:t>a, b</w:t>
      </w:r>
      <w:r w:rsidRPr="005266A2">
        <w:rPr>
          <w:b/>
        </w:rPr>
        <w:t xml:space="preserve">, Chris Carbone </w:t>
      </w:r>
      <w:r w:rsidRPr="005266A2">
        <w:rPr>
          <w:b/>
          <w:vertAlign w:val="superscript"/>
        </w:rPr>
        <w:t>c</w:t>
      </w:r>
      <w:r w:rsidRPr="005266A2">
        <w:rPr>
          <w:b/>
        </w:rPr>
        <w:t xml:space="preserve"> and Andrew L. Jackson </w:t>
      </w:r>
      <w:r w:rsidRPr="005266A2">
        <w:rPr>
          <w:b/>
          <w:vertAlign w:val="superscript"/>
        </w:rPr>
        <w:t>a, b</w:t>
      </w:r>
      <w:r w:rsidRPr="005266A2">
        <w:rPr>
          <w:b/>
        </w:rPr>
        <w:t xml:space="preserve">. </w:t>
      </w:r>
    </w:p>
    <w:p w14:paraId="5DDC1CD1" w14:textId="77777777" w:rsidR="005266A2" w:rsidRPr="005266A2" w:rsidRDefault="005266A2" w:rsidP="005266A2">
      <w:pPr>
        <w:spacing w:line="360" w:lineRule="auto"/>
        <w:rPr>
          <w:rFonts w:eastAsia="Times New Roman"/>
        </w:rPr>
      </w:pPr>
      <w:r w:rsidRPr="005266A2">
        <w:rPr>
          <w:sz w:val="20"/>
          <w:szCs w:val="20"/>
          <w:vertAlign w:val="superscript"/>
        </w:rPr>
        <w:t xml:space="preserve">a </w:t>
      </w:r>
      <w:r w:rsidRPr="005266A2">
        <w:rPr>
          <w:sz w:val="20"/>
          <w:szCs w:val="20"/>
        </w:rPr>
        <w:t xml:space="preserve">School of Natural Sciences, Trinity College Dublin, Dublin 2, Ireland. </w:t>
      </w:r>
      <w:r w:rsidRPr="005266A2">
        <w:rPr>
          <w:sz w:val="20"/>
          <w:szCs w:val="20"/>
          <w:vertAlign w:val="superscript"/>
        </w:rPr>
        <w:t>b</w:t>
      </w:r>
      <w:r w:rsidRPr="005266A2">
        <w:rPr>
          <w:sz w:val="20"/>
          <w:szCs w:val="20"/>
        </w:rPr>
        <w:t xml:space="preserve"> Trinity Centre for Biodiversity Research, Trinity College Dublin, Dublin 2, Ireland. </w:t>
      </w:r>
      <w:r w:rsidRPr="005266A2">
        <w:rPr>
          <w:sz w:val="20"/>
          <w:szCs w:val="20"/>
          <w:vertAlign w:val="superscript"/>
        </w:rPr>
        <w:t xml:space="preserve">c </w:t>
      </w:r>
      <w:r w:rsidRPr="005266A2">
        <w:rPr>
          <w:rFonts w:eastAsia="Times New Roman"/>
          <w:sz w:val="20"/>
          <w:szCs w:val="20"/>
        </w:rPr>
        <w:t>Institute of Zoology, Zoological Society of London, London, UK</w:t>
      </w:r>
    </w:p>
    <w:p w14:paraId="604A7702" w14:textId="77777777" w:rsidR="005266A2" w:rsidRDefault="005266A2" w:rsidP="005266A2">
      <w:pPr>
        <w:spacing w:line="360" w:lineRule="auto"/>
      </w:pPr>
    </w:p>
    <w:p w14:paraId="5B740E01" w14:textId="4E5ED6BD" w:rsidR="00C571F1" w:rsidRPr="00C571F1" w:rsidRDefault="00C571F1" w:rsidP="005266A2">
      <w:pPr>
        <w:spacing w:line="360" w:lineRule="auto"/>
        <w:rPr>
          <w:b/>
        </w:rPr>
      </w:pPr>
      <w:r w:rsidRPr="00C571F1">
        <w:rPr>
          <w:b/>
        </w:rPr>
        <w:t>Significance</w:t>
      </w:r>
    </w:p>
    <w:p w14:paraId="602A292B" w14:textId="5244336F" w:rsidR="007E1FF5" w:rsidRDefault="007E1FF5" w:rsidP="00184F56">
      <w:pPr>
        <w:spacing w:line="360" w:lineRule="auto"/>
      </w:pPr>
      <w:r>
        <w:t xml:space="preserve">Snake venom is best known for its ability to </w:t>
      </w:r>
      <w:r w:rsidR="00166FDA">
        <w:t xml:space="preserve">incapacitate </w:t>
      </w:r>
      <w:r>
        <w:t>prey</w:t>
      </w:r>
      <w:r w:rsidR="00166FDA">
        <w:t xml:space="preserve"> through </w:t>
      </w:r>
      <w:r w:rsidR="001E7A8C">
        <w:t>diverse</w:t>
      </w:r>
      <w:r w:rsidR="00166FDA">
        <w:t xml:space="preserve"> effects</w:t>
      </w:r>
      <w:r w:rsidR="001E7A8C">
        <w:t xml:space="preserve"> on key physiological systems</w:t>
      </w:r>
      <w:r>
        <w:t xml:space="preserve">, </w:t>
      </w:r>
      <w:r w:rsidR="00184F56">
        <w:t>a property</w:t>
      </w:r>
      <w:r>
        <w:t xml:space="preserve"> that</w:t>
      </w:r>
      <w:r w:rsidR="00686AF0">
        <w:t xml:space="preserve"> </w:t>
      </w:r>
      <w:r>
        <w:t xml:space="preserve">makes it of </w:t>
      </w:r>
      <w:r w:rsidR="00166FDA">
        <w:t xml:space="preserve">both </w:t>
      </w:r>
      <w:r>
        <w:t xml:space="preserve">biomedical interest </w:t>
      </w:r>
      <w:r w:rsidR="00184F56">
        <w:t>and</w:t>
      </w:r>
      <w:r>
        <w:t xml:space="preserve"> public health concern. However, </w:t>
      </w:r>
      <w:r w:rsidR="00166FDA">
        <w:t>there is considerable variation in both the volume and potency of venom among snake species</w:t>
      </w:r>
      <w:r w:rsidR="001B07FE">
        <w:t>,</w:t>
      </w:r>
      <w:r w:rsidR="00166FDA">
        <w:t xml:space="preserve"> which</w:t>
      </w:r>
      <w:r>
        <w:t xml:space="preserve"> offers </w:t>
      </w:r>
      <w:r w:rsidR="00333F92">
        <w:t>an</w:t>
      </w:r>
      <w:r>
        <w:t xml:space="preserve"> opportunity to un</w:t>
      </w:r>
      <w:r w:rsidR="00166FDA">
        <w:t xml:space="preserve">derstand </w:t>
      </w:r>
      <w:r w:rsidR="00333F92">
        <w:t>a novel aspect of predator-prey co-</w:t>
      </w:r>
      <w:r>
        <w:t>evolution.</w:t>
      </w:r>
      <w:r w:rsidR="00AB1B62">
        <w:t xml:space="preserve"> </w:t>
      </w:r>
      <w:r w:rsidR="00166FDA">
        <w:t>We investigate how this v</w:t>
      </w:r>
      <w:r w:rsidR="001B07FE">
        <w:t xml:space="preserve">ariation </w:t>
      </w:r>
      <w:r w:rsidR="00166FDA">
        <w:t>in snake venom is related</w:t>
      </w:r>
      <w:r w:rsidR="001B07FE">
        <w:t xml:space="preserve"> to</w:t>
      </w:r>
      <w:r w:rsidR="00166FDA">
        <w:t xml:space="preserve"> key characteristics of their</w:t>
      </w:r>
      <w:r w:rsidR="00AB1B62">
        <w:t xml:space="preserve"> </w:t>
      </w:r>
      <w:r w:rsidR="001B07FE">
        <w:t>prey</w:t>
      </w:r>
      <w:r w:rsidR="00AB1B62">
        <w:t xml:space="preserve">, </w:t>
      </w:r>
      <w:r w:rsidR="00E37799">
        <w:t>snake size,</w:t>
      </w:r>
      <w:r w:rsidR="00184F56">
        <w:t xml:space="preserve"> metabolic </w:t>
      </w:r>
      <w:r w:rsidR="001B07FE">
        <w:t xml:space="preserve">rates </w:t>
      </w:r>
      <w:r w:rsidR="00AB1B62">
        <w:t>and</w:t>
      </w:r>
      <w:r w:rsidR="00166FDA">
        <w:t xml:space="preserve"> complexity (dimensionality) of their</w:t>
      </w:r>
      <w:r w:rsidR="00AB1B62">
        <w:t xml:space="preserve"> habitat</w:t>
      </w:r>
      <w:r w:rsidR="00184F56">
        <w:t xml:space="preserve">. Here, </w:t>
      </w:r>
      <w:r w:rsidR="00686AF0">
        <w:t xml:space="preserve">using </w:t>
      </w:r>
      <w:r>
        <w:t xml:space="preserve">comparative analysis </w:t>
      </w:r>
      <w:r w:rsidR="00686AF0">
        <w:t>we</w:t>
      </w:r>
      <w:r w:rsidR="00184F56">
        <w:t xml:space="preserve"> show that</w:t>
      </w:r>
      <w:r w:rsidR="00AB1B62">
        <w:t xml:space="preserve"> </w:t>
      </w:r>
      <w:r w:rsidR="00166FDA">
        <w:t>direct predator-prey interactions</w:t>
      </w:r>
      <w:r w:rsidR="00AB1B62">
        <w:t xml:space="preserve"> result in venom evolving higher potency towards species closely resembling their natural diet </w:t>
      </w:r>
      <w:r w:rsidR="00E37799">
        <w:t>while</w:t>
      </w:r>
      <w:r w:rsidR="00AB1B62">
        <w:t xml:space="preserve"> macroecological drivers</w:t>
      </w:r>
      <w:r w:rsidR="00E37799">
        <w:t>, such as habitat dimensionality and metabolic constraints</w:t>
      </w:r>
      <w:r w:rsidR="0010268C">
        <w:t xml:space="preserve"> </w:t>
      </w:r>
      <w:r w:rsidR="00AB1B62">
        <w:t xml:space="preserve">shape </w:t>
      </w:r>
      <w:r w:rsidR="00E37799">
        <w:t xml:space="preserve">the quantity of venom </w:t>
      </w:r>
      <w:r w:rsidR="00166FDA">
        <w:t>available</w:t>
      </w:r>
      <w:r w:rsidR="00E37799">
        <w:t>.</w:t>
      </w:r>
    </w:p>
    <w:p w14:paraId="418A2F01" w14:textId="7664F8C3" w:rsidR="008A5188" w:rsidRPr="005266A2" w:rsidRDefault="008A5188" w:rsidP="005266A2">
      <w:pPr>
        <w:spacing w:line="360" w:lineRule="auto"/>
      </w:pPr>
    </w:p>
    <w:p w14:paraId="11621ED5" w14:textId="77777777" w:rsidR="00E37799" w:rsidRDefault="00E37799" w:rsidP="00D91852">
      <w:pPr>
        <w:spacing w:line="360" w:lineRule="auto"/>
        <w:outlineLvl w:val="0"/>
        <w:rPr>
          <w:b/>
        </w:rPr>
      </w:pPr>
    </w:p>
    <w:p w14:paraId="7C459676" w14:textId="77777777" w:rsidR="00E37799" w:rsidRDefault="00E37799" w:rsidP="00D91852">
      <w:pPr>
        <w:spacing w:line="360" w:lineRule="auto"/>
        <w:outlineLvl w:val="0"/>
        <w:rPr>
          <w:b/>
        </w:rPr>
      </w:pPr>
    </w:p>
    <w:p w14:paraId="14AA18D8" w14:textId="77777777" w:rsidR="00E37799" w:rsidRDefault="00E37799" w:rsidP="00D91852">
      <w:pPr>
        <w:spacing w:line="360" w:lineRule="auto"/>
        <w:outlineLvl w:val="0"/>
        <w:rPr>
          <w:b/>
        </w:rPr>
      </w:pPr>
    </w:p>
    <w:p w14:paraId="5C87C034" w14:textId="77777777" w:rsidR="00E37799" w:rsidRDefault="00E37799" w:rsidP="00D91852">
      <w:pPr>
        <w:spacing w:line="360" w:lineRule="auto"/>
        <w:outlineLvl w:val="0"/>
        <w:rPr>
          <w:b/>
        </w:rPr>
      </w:pPr>
    </w:p>
    <w:p w14:paraId="5EE56B66" w14:textId="77777777" w:rsidR="00E37799" w:rsidRDefault="00E37799" w:rsidP="00D91852">
      <w:pPr>
        <w:spacing w:line="360" w:lineRule="auto"/>
        <w:outlineLvl w:val="0"/>
        <w:rPr>
          <w:b/>
        </w:rPr>
      </w:pPr>
    </w:p>
    <w:p w14:paraId="22560019" w14:textId="77777777" w:rsidR="00E37799" w:rsidRDefault="00E37799" w:rsidP="00D91852">
      <w:pPr>
        <w:spacing w:line="360" w:lineRule="auto"/>
        <w:outlineLvl w:val="0"/>
        <w:rPr>
          <w:b/>
        </w:rPr>
      </w:pPr>
    </w:p>
    <w:p w14:paraId="584E82F7" w14:textId="77777777" w:rsidR="00E37799" w:rsidRDefault="00E37799" w:rsidP="00D91852">
      <w:pPr>
        <w:spacing w:line="360" w:lineRule="auto"/>
        <w:outlineLvl w:val="0"/>
        <w:rPr>
          <w:b/>
        </w:rPr>
      </w:pPr>
    </w:p>
    <w:p w14:paraId="57032D4C" w14:textId="77777777" w:rsidR="00E37799" w:rsidRDefault="00E37799" w:rsidP="00D91852">
      <w:pPr>
        <w:spacing w:line="360" w:lineRule="auto"/>
        <w:outlineLvl w:val="0"/>
        <w:rPr>
          <w:b/>
        </w:rPr>
      </w:pPr>
    </w:p>
    <w:p w14:paraId="2FEDA835" w14:textId="77777777" w:rsidR="00E37799" w:rsidRDefault="00E37799" w:rsidP="00D91852">
      <w:pPr>
        <w:spacing w:line="360" w:lineRule="auto"/>
        <w:outlineLvl w:val="0"/>
        <w:rPr>
          <w:b/>
        </w:rPr>
      </w:pPr>
    </w:p>
    <w:p w14:paraId="4B5ACCCC" w14:textId="77777777" w:rsidR="00E37799" w:rsidRDefault="00E37799" w:rsidP="00D91852">
      <w:pPr>
        <w:spacing w:line="360" w:lineRule="auto"/>
        <w:outlineLvl w:val="0"/>
        <w:rPr>
          <w:b/>
        </w:rPr>
      </w:pPr>
    </w:p>
    <w:p w14:paraId="756F9C40" w14:textId="77777777" w:rsidR="00E37799" w:rsidRDefault="00E37799" w:rsidP="00D91852">
      <w:pPr>
        <w:spacing w:line="360" w:lineRule="auto"/>
        <w:outlineLvl w:val="0"/>
        <w:rPr>
          <w:b/>
        </w:rPr>
      </w:pPr>
    </w:p>
    <w:p w14:paraId="55CA43E7" w14:textId="77777777" w:rsidR="00E37799" w:rsidRDefault="00E37799" w:rsidP="00D91852">
      <w:pPr>
        <w:spacing w:line="360" w:lineRule="auto"/>
        <w:outlineLvl w:val="0"/>
        <w:rPr>
          <w:b/>
        </w:rPr>
      </w:pPr>
    </w:p>
    <w:p w14:paraId="4B9BCA1C" w14:textId="77777777" w:rsidR="00E37799" w:rsidRDefault="00E37799" w:rsidP="00D91852">
      <w:pPr>
        <w:spacing w:line="360" w:lineRule="auto"/>
        <w:outlineLvl w:val="0"/>
        <w:rPr>
          <w:b/>
        </w:rPr>
      </w:pPr>
    </w:p>
    <w:p w14:paraId="54D6A159" w14:textId="612FE5F0" w:rsidR="00966F0B" w:rsidRDefault="005266A2" w:rsidP="00D91852">
      <w:pPr>
        <w:spacing w:line="360" w:lineRule="auto"/>
        <w:outlineLvl w:val="0"/>
        <w:rPr>
          <w:color w:val="FF0000"/>
        </w:rPr>
      </w:pPr>
      <w:commentRangeStart w:id="0"/>
      <w:r w:rsidRPr="005266A2">
        <w:rPr>
          <w:b/>
        </w:rPr>
        <w:t>Abstract</w:t>
      </w:r>
      <w:r w:rsidR="009C0D85">
        <w:rPr>
          <w:b/>
        </w:rPr>
        <w:t xml:space="preserve"> (</w:t>
      </w:r>
      <w:r w:rsidR="006B4792">
        <w:rPr>
          <w:b/>
        </w:rPr>
        <w:t>222</w:t>
      </w:r>
      <w:r w:rsidR="009C0D85">
        <w:rPr>
          <w:b/>
        </w:rPr>
        <w:t xml:space="preserve"> words – 250 max)</w:t>
      </w:r>
      <w:commentRangeEnd w:id="0"/>
      <w:r w:rsidR="006B4792">
        <w:rPr>
          <w:rStyle w:val="CommentReference"/>
        </w:rPr>
        <w:commentReference w:id="0"/>
      </w:r>
    </w:p>
    <w:p w14:paraId="49A85B95" w14:textId="245E3A5C" w:rsidR="00445922" w:rsidRDefault="004D74F2" w:rsidP="00D91852">
      <w:pPr>
        <w:spacing w:line="360" w:lineRule="auto"/>
        <w:outlineLvl w:val="0"/>
        <w:rPr>
          <w:color w:val="000000" w:themeColor="text1"/>
        </w:rPr>
      </w:pPr>
      <w:r>
        <w:rPr>
          <w:color w:val="000000" w:themeColor="text1"/>
        </w:rPr>
        <w:t>Snake venom is best known for its ability to incapacitate and kill prey. However,</w:t>
      </w:r>
      <w:r w:rsidR="00794346">
        <w:rPr>
          <w:color w:val="000000" w:themeColor="text1"/>
        </w:rPr>
        <w:t xml:space="preserve"> </w:t>
      </w:r>
      <w:r w:rsidR="001E7A8C">
        <w:rPr>
          <w:color w:val="000000" w:themeColor="text1"/>
        </w:rPr>
        <w:t xml:space="preserve">the </w:t>
      </w:r>
      <w:r w:rsidR="004E24BD">
        <w:rPr>
          <w:color w:val="000000" w:themeColor="text1"/>
        </w:rPr>
        <w:t>functionality</w:t>
      </w:r>
      <w:r w:rsidR="001E7A8C">
        <w:rPr>
          <w:color w:val="000000" w:themeColor="text1"/>
        </w:rPr>
        <w:t xml:space="preserve"> of venom</w:t>
      </w:r>
      <w:r w:rsidR="00794346">
        <w:rPr>
          <w:color w:val="000000" w:themeColor="text1"/>
        </w:rPr>
        <w:t xml:space="preserve"> </w:t>
      </w:r>
      <w:r>
        <w:rPr>
          <w:color w:val="000000" w:themeColor="text1"/>
        </w:rPr>
        <w:t>is highly variable across species, with some species</w:t>
      </w:r>
      <w:r w:rsidR="00127B69">
        <w:rPr>
          <w:color w:val="000000" w:themeColor="text1"/>
        </w:rPr>
        <w:t xml:space="preserve"> possessing venoms of</w:t>
      </w:r>
      <w:r>
        <w:rPr>
          <w:color w:val="000000" w:themeColor="text1"/>
        </w:rPr>
        <w:t xml:space="preserve"> seemingly harmless</w:t>
      </w:r>
      <w:r w:rsidR="00127B69">
        <w:rPr>
          <w:color w:val="000000" w:themeColor="text1"/>
        </w:rPr>
        <w:t xml:space="preserve"> quantities</w:t>
      </w:r>
      <w:r w:rsidR="004E24BD">
        <w:rPr>
          <w:color w:val="000000" w:themeColor="text1"/>
        </w:rPr>
        <w:t xml:space="preserve"> and</w:t>
      </w:r>
      <w:r w:rsidR="00127B69">
        <w:rPr>
          <w:color w:val="000000" w:themeColor="text1"/>
        </w:rPr>
        <w:t xml:space="preserve"> potencies,</w:t>
      </w:r>
      <w:r>
        <w:rPr>
          <w:color w:val="000000" w:themeColor="text1"/>
        </w:rPr>
        <w:t xml:space="preserve"> while others</w:t>
      </w:r>
      <w:r w:rsidR="00201FC6">
        <w:rPr>
          <w:color w:val="000000" w:themeColor="text1"/>
        </w:rPr>
        <w:t xml:space="preserve"> carry enough venom to</w:t>
      </w:r>
      <w:r>
        <w:rPr>
          <w:color w:val="000000" w:themeColor="text1"/>
        </w:rPr>
        <w:t xml:space="preserve"> kill vast numbers of their prey.</w:t>
      </w:r>
      <w:r w:rsidR="002278AB">
        <w:rPr>
          <w:color w:val="000000" w:themeColor="text1"/>
        </w:rPr>
        <w:t xml:space="preserve"> </w:t>
      </w:r>
      <w:r w:rsidR="00A83616">
        <w:t>This highlights the need for a multi-species comparison to identify possible environmental and ecological drivers of snake venom evolution.</w:t>
      </w:r>
      <w:r w:rsidR="00A83616">
        <w:rPr>
          <w:color w:val="000000" w:themeColor="text1"/>
        </w:rPr>
        <w:t xml:space="preserve"> </w:t>
      </w:r>
      <w:r w:rsidR="009C0D85">
        <w:rPr>
          <w:color w:val="000000" w:themeColor="text1"/>
        </w:rPr>
        <w:t>However, studies commonly use of non-native prey species as models to assess venom potency, and if the toxic effects of venom are adapted to specific taxonomic groups of prey, this may</w:t>
      </w:r>
      <w:r w:rsidR="00A83616">
        <w:rPr>
          <w:color w:val="000000" w:themeColor="text1"/>
        </w:rPr>
        <w:t xml:space="preserve"> </w:t>
      </w:r>
      <w:r w:rsidR="009C0D85">
        <w:rPr>
          <w:color w:val="000000" w:themeColor="text1"/>
        </w:rPr>
        <w:t>confound comparative analyses</w:t>
      </w:r>
      <w:r w:rsidR="009F4CEA">
        <w:rPr>
          <w:color w:val="000000" w:themeColor="text1"/>
        </w:rPr>
        <w:t xml:space="preserve">. </w:t>
      </w:r>
      <w:r w:rsidR="004A70D4">
        <w:rPr>
          <w:color w:val="000000" w:themeColor="text1"/>
        </w:rPr>
        <w:t>Here we</w:t>
      </w:r>
      <w:r w:rsidR="00E70366">
        <w:rPr>
          <w:color w:val="000000" w:themeColor="text1"/>
        </w:rPr>
        <w:t xml:space="preserve"> test a range of hypothes</w:t>
      </w:r>
      <w:r w:rsidR="001E7A8C">
        <w:rPr>
          <w:color w:val="000000" w:themeColor="text1"/>
        </w:rPr>
        <w:t>e</w:t>
      </w:r>
      <w:r w:rsidR="00E70366">
        <w:rPr>
          <w:color w:val="000000" w:themeColor="text1"/>
        </w:rPr>
        <w:t>s relating to the drivers of venom evolution</w:t>
      </w:r>
      <w:ins w:id="1" w:author="Kevin Healy" w:date="2017-02-03T11:56:00Z">
        <w:r w:rsidR="00F70783">
          <w:rPr>
            <w:color w:val="000000" w:themeColor="text1"/>
          </w:rPr>
          <w:t>, including macroecological (body size) and trophic drivers ()</w:t>
        </w:r>
      </w:ins>
      <w:r w:rsidR="00E70366">
        <w:rPr>
          <w:color w:val="000000" w:themeColor="text1"/>
        </w:rPr>
        <w:t xml:space="preserve"> by</w:t>
      </w:r>
      <w:r w:rsidR="00BE2B42">
        <w:rPr>
          <w:color w:val="000000" w:themeColor="text1"/>
        </w:rPr>
        <w:t xml:space="preserve"> account</w:t>
      </w:r>
      <w:r w:rsidR="00E70366">
        <w:rPr>
          <w:color w:val="000000" w:themeColor="text1"/>
        </w:rPr>
        <w:t>ing</w:t>
      </w:r>
      <w:r w:rsidR="00BE2B42">
        <w:rPr>
          <w:color w:val="000000" w:themeColor="text1"/>
        </w:rPr>
        <w:t xml:space="preserve"> for the </w:t>
      </w:r>
      <w:r w:rsidR="001E7A8C">
        <w:rPr>
          <w:color w:val="000000" w:themeColor="text1"/>
        </w:rPr>
        <w:t>phylogenetic</w:t>
      </w:r>
      <w:r w:rsidR="00BE2B42">
        <w:rPr>
          <w:color w:val="000000" w:themeColor="text1"/>
        </w:rPr>
        <w:t xml:space="preserve"> distance between </w:t>
      </w:r>
      <w:r w:rsidR="002E46FC">
        <w:rPr>
          <w:color w:val="000000" w:themeColor="text1"/>
        </w:rPr>
        <w:t xml:space="preserve">model </w:t>
      </w:r>
      <w:r w:rsidR="001E7A8C">
        <w:rPr>
          <w:color w:val="000000" w:themeColor="text1"/>
        </w:rPr>
        <w:t xml:space="preserve">non-natural </w:t>
      </w:r>
      <w:r w:rsidR="002E46FC">
        <w:rPr>
          <w:color w:val="000000" w:themeColor="text1"/>
        </w:rPr>
        <w:t>species</w:t>
      </w:r>
      <w:r w:rsidR="00BE2B42">
        <w:rPr>
          <w:color w:val="000000" w:themeColor="text1"/>
        </w:rPr>
        <w:t xml:space="preserve"> and</w:t>
      </w:r>
      <w:r w:rsidR="002E46FC">
        <w:rPr>
          <w:color w:val="000000" w:themeColor="text1"/>
        </w:rPr>
        <w:t xml:space="preserve"> observed</w:t>
      </w:r>
      <w:r w:rsidR="00BE2B42">
        <w:rPr>
          <w:color w:val="000000" w:themeColor="text1"/>
        </w:rPr>
        <w:t xml:space="preserve"> dietary species</w:t>
      </w:r>
      <w:r w:rsidR="001E7A8C">
        <w:rPr>
          <w:color w:val="000000" w:themeColor="text1"/>
        </w:rPr>
        <w:t xml:space="preserve"> in natural settings</w:t>
      </w:r>
      <w:r w:rsidR="00BE2B42">
        <w:rPr>
          <w:color w:val="000000" w:themeColor="text1"/>
        </w:rPr>
        <w:t xml:space="preserve"> </w:t>
      </w:r>
      <w:r w:rsidR="00E70366">
        <w:rPr>
          <w:color w:val="000000" w:themeColor="text1"/>
        </w:rPr>
        <w:t>in</w:t>
      </w:r>
      <w:r w:rsidR="00BE2B42">
        <w:rPr>
          <w:color w:val="000000" w:themeColor="text1"/>
        </w:rPr>
        <w:t xml:space="preserve"> a </w:t>
      </w:r>
      <w:r w:rsidR="0054298B">
        <w:rPr>
          <w:color w:val="000000" w:themeColor="text1"/>
        </w:rPr>
        <w:t xml:space="preserve">comparative analyses </w:t>
      </w:r>
      <w:r w:rsidR="004A70D4">
        <w:rPr>
          <w:color w:val="000000" w:themeColor="text1"/>
        </w:rPr>
        <w:t>of</w:t>
      </w:r>
      <w:r w:rsidR="0086472D">
        <w:rPr>
          <w:color w:val="000000" w:themeColor="text1"/>
        </w:rPr>
        <w:t xml:space="preserve"> venom potency (LD</w:t>
      </w:r>
      <w:r w:rsidR="0086472D" w:rsidRPr="00F630FA">
        <w:rPr>
          <w:color w:val="000000" w:themeColor="text1"/>
          <w:vertAlign w:val="subscript"/>
        </w:rPr>
        <w:t>50</w:t>
      </w:r>
      <w:r w:rsidR="0086472D">
        <w:rPr>
          <w:color w:val="000000" w:themeColor="text1"/>
        </w:rPr>
        <w:t>) and yield</w:t>
      </w:r>
      <w:r w:rsidR="0054298B">
        <w:rPr>
          <w:color w:val="000000" w:themeColor="text1"/>
        </w:rPr>
        <w:t xml:space="preserve"> for 99 species</w:t>
      </w:r>
      <w:ins w:id="2" w:author="Chris C" w:date="2017-01-23T18:04:00Z">
        <w:r w:rsidR="00EB261C">
          <w:rPr>
            <w:color w:val="000000" w:themeColor="text1"/>
          </w:rPr>
          <w:t xml:space="preserve"> of snakes</w:t>
        </w:r>
      </w:ins>
      <w:r w:rsidR="0086472D">
        <w:rPr>
          <w:color w:val="000000" w:themeColor="text1"/>
        </w:rPr>
        <w:t xml:space="preserve">. </w:t>
      </w:r>
      <w:r w:rsidR="00BE2B42">
        <w:rPr>
          <w:color w:val="000000" w:themeColor="text1"/>
        </w:rPr>
        <w:t>We show t</w:t>
      </w:r>
      <w:r w:rsidR="004A70D4">
        <w:rPr>
          <w:color w:val="000000" w:themeColor="text1"/>
        </w:rPr>
        <w:t>hat snake venom</w:t>
      </w:r>
      <w:r w:rsidR="00DE22EF">
        <w:rPr>
          <w:color w:val="000000" w:themeColor="text1"/>
        </w:rPr>
        <w:t xml:space="preserve"> </w:t>
      </w:r>
      <w:r w:rsidR="006B4792">
        <w:rPr>
          <w:color w:val="000000" w:themeColor="text1"/>
        </w:rPr>
        <w:t>potency is linked with</w:t>
      </w:r>
      <w:r w:rsidR="009F4CEA">
        <w:rPr>
          <w:color w:val="000000" w:themeColor="text1"/>
        </w:rPr>
        <w:t xml:space="preserve"> prey taxonomy</w:t>
      </w:r>
      <w:r w:rsidR="00DE22EF">
        <w:rPr>
          <w:color w:val="000000" w:themeColor="text1"/>
        </w:rPr>
        <w:t>, with venom showing higher potencies when tested on species phylogenetically similar to</w:t>
      </w:r>
      <w:r w:rsidR="002E46FC">
        <w:rPr>
          <w:color w:val="000000" w:themeColor="text1"/>
        </w:rPr>
        <w:t xml:space="preserve"> </w:t>
      </w:r>
      <w:r w:rsidR="009F4CEA">
        <w:rPr>
          <w:color w:val="000000" w:themeColor="text1"/>
        </w:rPr>
        <w:t xml:space="preserve">species commonly found </w:t>
      </w:r>
      <w:r w:rsidR="002E46FC">
        <w:rPr>
          <w:color w:val="000000" w:themeColor="text1"/>
        </w:rPr>
        <w:t>in their</w:t>
      </w:r>
      <w:r w:rsidR="00DE22EF">
        <w:rPr>
          <w:color w:val="000000" w:themeColor="text1"/>
        </w:rPr>
        <w:t xml:space="preserve"> diet</w:t>
      </w:r>
      <w:r w:rsidR="001E7A8C">
        <w:rPr>
          <w:color w:val="000000" w:themeColor="text1"/>
        </w:rPr>
        <w:t>;</w:t>
      </w:r>
      <w:r w:rsidR="00DE22EF">
        <w:rPr>
          <w:color w:val="000000" w:themeColor="text1"/>
        </w:rPr>
        <w:t xml:space="preserve"> and </w:t>
      </w:r>
      <w:r w:rsidR="006B4792">
        <w:rPr>
          <w:color w:val="000000" w:themeColor="text1"/>
        </w:rPr>
        <w:t xml:space="preserve">that </w:t>
      </w:r>
      <w:r w:rsidR="00DE22EF">
        <w:rPr>
          <w:color w:val="000000" w:themeColor="text1"/>
        </w:rPr>
        <w:t>venom yield</w:t>
      </w:r>
      <w:r w:rsidR="002E46FC">
        <w:rPr>
          <w:color w:val="000000" w:themeColor="text1"/>
        </w:rPr>
        <w:t xml:space="preserve"> </w:t>
      </w:r>
      <w:r w:rsidR="006B4792">
        <w:rPr>
          <w:color w:val="000000" w:themeColor="text1"/>
        </w:rPr>
        <w:t xml:space="preserve">scales </w:t>
      </w:r>
      <w:r w:rsidR="002E46FC">
        <w:rPr>
          <w:color w:val="000000" w:themeColor="text1"/>
        </w:rPr>
        <w:t>with metabolic rate</w:t>
      </w:r>
      <w:r w:rsidR="009F4CEA">
        <w:rPr>
          <w:color w:val="000000" w:themeColor="text1"/>
        </w:rPr>
        <w:t xml:space="preserve"> (</w:t>
      </w:r>
      <w:r w:rsidR="006B4792">
        <w:rPr>
          <w:color w:val="000000" w:themeColor="text1"/>
        </w:rPr>
        <w:t>increasing</w:t>
      </w:r>
      <w:r w:rsidR="009F4CEA">
        <w:rPr>
          <w:color w:val="000000" w:themeColor="text1"/>
        </w:rPr>
        <w:t xml:space="preserve"> with body mass)</w:t>
      </w:r>
      <w:r w:rsidR="002E46FC">
        <w:rPr>
          <w:color w:val="000000" w:themeColor="text1"/>
        </w:rPr>
        <w:t xml:space="preserve">, </w:t>
      </w:r>
      <w:r w:rsidR="006B4792">
        <w:rPr>
          <w:color w:val="000000" w:themeColor="text1"/>
        </w:rPr>
        <w:t xml:space="preserve">but </w:t>
      </w:r>
      <w:r w:rsidR="002E46FC">
        <w:rPr>
          <w:color w:val="000000" w:themeColor="text1"/>
        </w:rPr>
        <w:t xml:space="preserve">decreasing in </w:t>
      </w:r>
      <w:r w:rsidR="009F4CEA">
        <w:rPr>
          <w:color w:val="000000" w:themeColor="text1"/>
        </w:rPr>
        <w:t xml:space="preserve">habitats with </w:t>
      </w:r>
      <w:r w:rsidR="002E46FC">
        <w:rPr>
          <w:color w:val="000000" w:themeColor="text1"/>
        </w:rPr>
        <w:t>higher dimensional</w:t>
      </w:r>
      <w:r w:rsidR="009F4CEA">
        <w:rPr>
          <w:color w:val="000000" w:themeColor="text1"/>
        </w:rPr>
        <w:t>ity.</w:t>
      </w:r>
      <w:r w:rsidR="002E46FC">
        <w:rPr>
          <w:color w:val="000000" w:themeColor="text1"/>
        </w:rPr>
        <w:t xml:space="preserve"> These results </w:t>
      </w:r>
      <w:r w:rsidR="00900087">
        <w:rPr>
          <w:color w:val="000000" w:themeColor="text1"/>
        </w:rPr>
        <w:t>underline</w:t>
      </w:r>
      <w:r w:rsidR="002E46FC">
        <w:rPr>
          <w:color w:val="000000" w:themeColor="text1"/>
        </w:rPr>
        <w:t xml:space="preserve"> the</w:t>
      </w:r>
      <w:r w:rsidR="00900087">
        <w:rPr>
          <w:color w:val="000000" w:themeColor="text1"/>
        </w:rPr>
        <w:t xml:space="preserve"> </w:t>
      </w:r>
      <w:r w:rsidR="002E46FC">
        <w:rPr>
          <w:color w:val="000000" w:themeColor="text1"/>
        </w:rPr>
        <w:t>importance of</w:t>
      </w:r>
      <w:r w:rsidR="00900087">
        <w:rPr>
          <w:color w:val="000000" w:themeColor="text1"/>
        </w:rPr>
        <w:t xml:space="preserve"> </w:t>
      </w:r>
      <w:r w:rsidR="006B4792">
        <w:rPr>
          <w:color w:val="000000" w:themeColor="text1"/>
        </w:rPr>
        <w:t xml:space="preserve">ecological, </w:t>
      </w:r>
      <w:r w:rsidR="009F4CEA">
        <w:rPr>
          <w:color w:val="000000" w:themeColor="text1"/>
        </w:rPr>
        <w:t>metabolic</w:t>
      </w:r>
      <w:r w:rsidR="00900087">
        <w:rPr>
          <w:color w:val="000000" w:themeColor="text1"/>
        </w:rPr>
        <w:t xml:space="preserve"> and </w:t>
      </w:r>
      <w:r w:rsidR="009F4CEA">
        <w:rPr>
          <w:color w:val="000000" w:themeColor="text1"/>
        </w:rPr>
        <w:t xml:space="preserve">environmental factors influencing </w:t>
      </w:r>
      <w:r w:rsidR="00900087">
        <w:rPr>
          <w:color w:val="000000" w:themeColor="text1"/>
        </w:rPr>
        <w:t xml:space="preserve">snake venom evolution and highlight </w:t>
      </w:r>
      <w:r w:rsidR="006B4792">
        <w:rPr>
          <w:color w:val="000000" w:themeColor="text1"/>
        </w:rPr>
        <w:t xml:space="preserve">a wider </w:t>
      </w:r>
      <w:r w:rsidR="00900087">
        <w:rPr>
          <w:color w:val="000000" w:themeColor="text1"/>
        </w:rPr>
        <w:t xml:space="preserve">potential role in </w:t>
      </w:r>
      <w:r w:rsidR="009C0D85">
        <w:rPr>
          <w:color w:val="000000" w:themeColor="text1"/>
        </w:rPr>
        <w:t xml:space="preserve">understanding </w:t>
      </w:r>
      <w:r w:rsidR="00E70366">
        <w:rPr>
          <w:color w:val="000000" w:themeColor="text1"/>
        </w:rPr>
        <w:t xml:space="preserve">the evolution </w:t>
      </w:r>
      <w:r w:rsidR="009C0D85">
        <w:rPr>
          <w:color w:val="000000" w:themeColor="text1"/>
        </w:rPr>
        <w:t>of</w:t>
      </w:r>
      <w:r w:rsidR="00900087">
        <w:rPr>
          <w:color w:val="000000" w:themeColor="text1"/>
        </w:rPr>
        <w:t xml:space="preserve"> predator</w:t>
      </w:r>
      <w:r w:rsidR="006B4792">
        <w:rPr>
          <w:color w:val="000000" w:themeColor="text1"/>
        </w:rPr>
        <w:t>-prey</w:t>
      </w:r>
      <w:r w:rsidR="00900087">
        <w:rPr>
          <w:color w:val="000000" w:themeColor="text1"/>
        </w:rPr>
        <w:t xml:space="preserve"> </w:t>
      </w:r>
      <w:r w:rsidR="006B4792">
        <w:rPr>
          <w:color w:val="000000" w:themeColor="text1"/>
        </w:rPr>
        <w:t xml:space="preserve">coevolution </w:t>
      </w:r>
      <w:r w:rsidR="00900087">
        <w:rPr>
          <w:color w:val="000000" w:themeColor="text1"/>
        </w:rPr>
        <w:t>in general.</w:t>
      </w:r>
    </w:p>
    <w:p w14:paraId="2E6D9D21" w14:textId="77777777" w:rsidR="00E37799" w:rsidRPr="00E37799" w:rsidRDefault="00E37799" w:rsidP="00D91852">
      <w:pPr>
        <w:spacing w:line="360" w:lineRule="auto"/>
        <w:outlineLvl w:val="0"/>
        <w:rPr>
          <w:color w:val="000000" w:themeColor="text1"/>
        </w:rPr>
      </w:pPr>
    </w:p>
    <w:p w14:paraId="0C3C5186" w14:textId="227470E9" w:rsidR="00445922" w:rsidRDefault="008A5188" w:rsidP="003D13F7">
      <w:pPr>
        <w:spacing w:line="360" w:lineRule="auto"/>
        <w:outlineLvl w:val="0"/>
      </w:pPr>
      <w:r w:rsidRPr="003B3813">
        <w:rPr>
          <w:b/>
        </w:rPr>
        <w:t>Keywords:</w:t>
      </w:r>
      <w:r>
        <w:t xml:space="preserve"> Venom</w:t>
      </w:r>
      <w:r w:rsidR="00ED42A7">
        <w:t>,</w:t>
      </w:r>
      <w:r>
        <w:t xml:space="preserve"> Body size, Comparative analysis, Scaling, trophic ecology, Macroecology, LD</w:t>
      </w:r>
      <w:r w:rsidRPr="008A5188">
        <w:rPr>
          <w:vertAlign w:val="subscript"/>
        </w:rPr>
        <w:t>50</w:t>
      </w:r>
      <w:r>
        <w:t>, phylogenetic analysis</w:t>
      </w:r>
    </w:p>
    <w:p w14:paraId="07844C93" w14:textId="77777777" w:rsidR="00E37799" w:rsidRDefault="00E37799" w:rsidP="003D13F7">
      <w:pPr>
        <w:spacing w:line="360" w:lineRule="auto"/>
        <w:outlineLvl w:val="0"/>
        <w:rPr>
          <w:b/>
        </w:rPr>
      </w:pPr>
    </w:p>
    <w:p w14:paraId="797A5680" w14:textId="77777777" w:rsidR="00E37799" w:rsidRDefault="00E37799" w:rsidP="003D13F7">
      <w:pPr>
        <w:spacing w:line="360" w:lineRule="auto"/>
        <w:outlineLvl w:val="0"/>
        <w:rPr>
          <w:b/>
        </w:rPr>
      </w:pPr>
    </w:p>
    <w:p w14:paraId="6555680E" w14:textId="77777777" w:rsidR="00E37799" w:rsidRDefault="00E37799" w:rsidP="003D13F7">
      <w:pPr>
        <w:spacing w:line="360" w:lineRule="auto"/>
        <w:outlineLvl w:val="0"/>
        <w:rPr>
          <w:b/>
        </w:rPr>
      </w:pPr>
    </w:p>
    <w:p w14:paraId="1885CF29" w14:textId="77777777" w:rsidR="00E37799" w:rsidRDefault="00E37799" w:rsidP="003D13F7">
      <w:pPr>
        <w:spacing w:line="360" w:lineRule="auto"/>
        <w:outlineLvl w:val="0"/>
        <w:rPr>
          <w:b/>
        </w:rPr>
      </w:pPr>
    </w:p>
    <w:p w14:paraId="606904DA" w14:textId="77777777" w:rsidR="00E37799" w:rsidRDefault="00E37799" w:rsidP="003D13F7">
      <w:pPr>
        <w:spacing w:line="360" w:lineRule="auto"/>
        <w:outlineLvl w:val="0"/>
        <w:rPr>
          <w:b/>
        </w:rPr>
      </w:pPr>
    </w:p>
    <w:p w14:paraId="37EBF870" w14:textId="77777777" w:rsidR="00E37799" w:rsidRDefault="00E37799" w:rsidP="003D13F7">
      <w:pPr>
        <w:spacing w:line="360" w:lineRule="auto"/>
        <w:outlineLvl w:val="0"/>
        <w:rPr>
          <w:b/>
        </w:rPr>
      </w:pPr>
    </w:p>
    <w:p w14:paraId="72A6A0F9" w14:textId="77777777" w:rsidR="00E37799" w:rsidRDefault="00E37799" w:rsidP="003D13F7">
      <w:pPr>
        <w:spacing w:line="360" w:lineRule="auto"/>
        <w:outlineLvl w:val="0"/>
        <w:rPr>
          <w:b/>
        </w:rPr>
      </w:pPr>
    </w:p>
    <w:p w14:paraId="7D7A6AD0" w14:textId="77777777" w:rsidR="00E37799" w:rsidRDefault="00E37799" w:rsidP="003D13F7">
      <w:pPr>
        <w:spacing w:line="360" w:lineRule="auto"/>
        <w:outlineLvl w:val="0"/>
        <w:rPr>
          <w:b/>
        </w:rPr>
      </w:pPr>
    </w:p>
    <w:p w14:paraId="32A5822B" w14:textId="77777777" w:rsidR="00E37799" w:rsidRDefault="00E37799" w:rsidP="003D13F7">
      <w:pPr>
        <w:spacing w:line="360" w:lineRule="auto"/>
        <w:outlineLvl w:val="0"/>
        <w:rPr>
          <w:b/>
        </w:rPr>
      </w:pPr>
    </w:p>
    <w:p w14:paraId="2CD4A296" w14:textId="01103A41" w:rsidR="005266A2" w:rsidRPr="00445922" w:rsidRDefault="005266A2" w:rsidP="003D13F7">
      <w:pPr>
        <w:spacing w:line="360" w:lineRule="auto"/>
        <w:outlineLvl w:val="0"/>
      </w:pPr>
      <w:commentRangeStart w:id="3"/>
      <w:r w:rsidRPr="006B0A42">
        <w:rPr>
          <w:b/>
        </w:rPr>
        <w:lastRenderedPageBreak/>
        <w:t>Intro</w:t>
      </w:r>
      <w:r w:rsidR="006B0A42" w:rsidRPr="006B0A42">
        <w:rPr>
          <w:b/>
        </w:rPr>
        <w:t>duction</w:t>
      </w:r>
      <w:commentRangeEnd w:id="3"/>
      <w:r w:rsidR="00ED4D0F">
        <w:rPr>
          <w:rStyle w:val="CommentReference"/>
        </w:rPr>
        <w:commentReference w:id="3"/>
      </w:r>
    </w:p>
    <w:p w14:paraId="3DE7F4F1" w14:textId="04CEB635" w:rsidR="00770466" w:rsidRDefault="00F70783" w:rsidP="00F86E69">
      <w:pPr>
        <w:spacing w:line="360" w:lineRule="auto"/>
        <w:rPr>
          <w:ins w:id="4" w:author="Kevin Healy" w:date="2017-02-09T10:48:00Z"/>
        </w:rPr>
      </w:pPr>
      <w:ins w:id="5" w:author="Kevin Healy" w:date="2017-02-06T12:38:00Z">
        <w:r>
          <w:t>Snake venom is perhaps best known for its ability to incapacitate or disrupt the physiological systems of animals</w:t>
        </w:r>
      </w:ins>
      <w:ins w:id="6" w:author="Kevin Healy" w:date="2017-02-06T13:11:00Z">
        <w:r w:rsidR="00D143A9">
          <w:t xml:space="preserve">, as </w:t>
        </w:r>
      </w:ins>
      <w:ins w:id="7" w:author="Kevin Healy" w:date="2017-02-06T14:58:00Z">
        <w:r>
          <w:t>demonstrated</w:t>
        </w:r>
      </w:ins>
      <w:ins w:id="8" w:author="Kevin Healy" w:date="2017-02-06T13:11:00Z">
        <w:r>
          <w:t xml:space="preserve"> </w:t>
        </w:r>
      </w:ins>
      <w:ins w:id="9" w:author="Kevin Healy" w:date="2017-02-06T12:38:00Z">
        <w:r>
          <w:t xml:space="preserve">by </w:t>
        </w:r>
      </w:ins>
      <w:ins w:id="10" w:author="Kevin Healy" w:date="2017-02-06T14:58:00Z">
        <w:r>
          <w:t xml:space="preserve">species such as </w:t>
        </w:r>
      </w:ins>
      <w:ins w:id="11" w:author="Kevin Healy" w:date="2017-02-06T15:15:00Z">
        <w:r>
          <w:t>Russel’s viper (</w:t>
        </w:r>
        <w:r w:rsidRPr="00F32B46">
          <w:rPr>
            <w:i/>
          </w:rPr>
          <w:t>Daboia russelii</w:t>
        </w:r>
        <w:r>
          <w:t>)</w:t>
        </w:r>
      </w:ins>
      <w:ins w:id="12" w:author="Kevin Healy" w:date="2017-02-06T15:16:00Z">
        <w:r>
          <w:t>, which</w:t>
        </w:r>
      </w:ins>
      <w:ins w:id="13" w:author="Kevin Healy" w:date="2017-02-06T15:15:00Z">
        <w:r>
          <w:t xml:space="preserve"> </w:t>
        </w:r>
        <w:r w:rsidRPr="00332BFB">
          <w:t>possess enough</w:t>
        </w:r>
        <w:r>
          <w:t xml:space="preserve"> potent venom</w:t>
        </w:r>
        <w:r w:rsidRPr="00332BFB">
          <w:t xml:space="preserve"> to incapacitate</w:t>
        </w:r>
        <w:r>
          <w:t xml:space="preserve"> </w:t>
        </w:r>
      </w:ins>
      <w:ins w:id="14" w:author="Kevin Healy" w:date="2017-02-06T16:36:00Z">
        <w:r>
          <w:t>tens</w:t>
        </w:r>
      </w:ins>
      <w:ins w:id="15" w:author="Kevin Healy" w:date="2017-02-06T15:15:00Z">
        <w:r>
          <w:t xml:space="preserve"> of thousands of potential prey items</w:t>
        </w:r>
      </w:ins>
      <w:ins w:id="16" w:author="Kevin Healy" w:date="2017-02-06T15:16:00Z">
        <w:r>
          <w:t xml:space="preserve"> </w:t>
        </w:r>
        <w:r>
          <w:fldChar w:fldCharType="begin"/>
        </w:r>
        <w:r>
          <w:instrText xml:space="preserve"> ADDIN EN.CITE &lt;EndNote&gt;&lt;Cite&gt;&lt;Author&gt;Minton&lt;/Author&gt;&lt;Year&gt;1980&lt;/Year&gt;&lt;RecNum&gt;200&lt;/RecNum&gt;&lt;DisplayText&gt;(8)&lt;/DisplayText&gt;&lt;record&gt;&lt;rec-number&gt;200&lt;/rec-number&gt;&lt;foreign-keys&gt;&lt;key app="EN" db-id="ax5t9ztwnxe5f8edetnp2tzne0aaff55ftr5" timestamp="1483800046"&gt;200&lt;/key&gt;&lt;/foreign-keys&gt;&lt;ref-type name="Book"&gt;6&lt;/ref-type&gt;&lt;contributors&gt;&lt;authors&gt;&lt;author&gt;Minton, Sherman A Minton&lt;/author&gt;&lt;author&gt;Minton Jr, Madge Rutherford Sherman A&lt;/author&gt;&lt;author&gt;Minton, Madge Rutherford&lt;/author&gt;&lt;/authors&gt;&lt;/contributors&gt;&lt;titles&gt;&lt;title&gt;Venomous reptiles&lt;/title&gt;&lt;/titles&gt;&lt;number&gt;Sirsi) i9780684166261&lt;/number&gt;&lt;dates&gt;&lt;year&gt;1980&lt;/year&gt;&lt;/dates&gt;&lt;isbn&gt;0684166267&lt;/isbn&gt;&lt;urls&gt;&lt;/urls&gt;&lt;/record&gt;&lt;/Cite&gt;&lt;/EndNote&gt;</w:instrText>
        </w:r>
        <w:r>
          <w:fldChar w:fldCharType="separate"/>
        </w:r>
        <w:r>
          <w:rPr>
            <w:noProof/>
          </w:rPr>
          <w:t>(</w:t>
        </w:r>
        <w:r>
          <w:fldChar w:fldCharType="begin"/>
        </w:r>
        <w:r>
          <w:instrText xml:space="preserve"> HYPERLINK \l "_ENREF_8" \o "Minton, 1980 #200" </w:instrText>
        </w:r>
        <w:r>
          <w:fldChar w:fldCharType="separate"/>
        </w:r>
        <w:r>
          <w:rPr>
            <w:noProof/>
          </w:rPr>
          <w:t>8</w:t>
        </w:r>
        <w:r>
          <w:rPr>
            <w:noProof/>
          </w:rPr>
          <w:fldChar w:fldCharType="end"/>
        </w:r>
        <w:r>
          <w:rPr>
            <w:noProof/>
          </w:rPr>
          <w:t>)</w:t>
        </w:r>
        <w:r>
          <w:fldChar w:fldCharType="end"/>
        </w:r>
      </w:ins>
      <w:ins w:id="17" w:author="Kevin Healy" w:date="2017-02-09T10:26:00Z">
        <w:r w:rsidR="00D143A9">
          <w:t xml:space="preserve"> (Figure 1) </w:t>
        </w:r>
      </w:ins>
      <w:ins w:id="18" w:author="Kevin Healy" w:date="2017-02-06T12:40:00Z">
        <w:r>
          <w:t>.</w:t>
        </w:r>
      </w:ins>
      <w:ins w:id="19" w:author="Kevin Healy" w:date="2017-02-06T12:43:00Z">
        <w:r>
          <w:t xml:space="preserve"> From a human perspective</w:t>
        </w:r>
      </w:ins>
      <w:ins w:id="20" w:author="Kevin Healy" w:date="2017-02-06T12:40:00Z">
        <w:r>
          <w:t xml:space="preserve"> </w:t>
        </w:r>
      </w:ins>
      <w:ins w:id="21" w:author="Kevin Healy" w:date="2017-02-06T12:43:00Z">
        <w:r>
          <w:t>this</w:t>
        </w:r>
      </w:ins>
      <w:r w:rsidR="005E167B">
        <w:t xml:space="preserve"> propert</w:t>
      </w:r>
      <w:r w:rsidR="0050288B">
        <w:t>y</w:t>
      </w:r>
      <w:ins w:id="22" w:author="Kevin Healy" w:date="2017-02-06T12:43:00Z">
        <w:r>
          <w:t xml:space="preserve"> of venom</w:t>
        </w:r>
      </w:ins>
      <w:r w:rsidR="005E167B">
        <w:t xml:space="preserve"> </w:t>
      </w:r>
      <w:r w:rsidR="0050288B">
        <w:t xml:space="preserve">has made </w:t>
      </w:r>
      <w:r w:rsidR="00FB0915">
        <w:t>it</w:t>
      </w:r>
      <w:r w:rsidR="005E167B">
        <w:t xml:space="preserve"> </w:t>
      </w:r>
      <w:ins w:id="23" w:author="Kevin Healy" w:date="2017-02-06T12:43:00Z">
        <w:r>
          <w:t xml:space="preserve">not only </w:t>
        </w:r>
      </w:ins>
      <w:r w:rsidR="003B5958" w:rsidRPr="00332BFB">
        <w:t xml:space="preserve">a source of novel biomedical compounds </w:t>
      </w:r>
      <w:r w:rsidR="00E002D0">
        <w:fldChar w:fldCharType="begin"/>
      </w:r>
      <w:r w:rsidR="00E002D0">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002D0">
        <w:fldChar w:fldCharType="separate"/>
      </w:r>
      <w:r w:rsidR="00E002D0">
        <w:rPr>
          <w:noProof/>
        </w:rPr>
        <w:t>(</w:t>
      </w:r>
      <w:hyperlink w:anchor="_ENREF_1" w:tooltip="Casewell, 2013 #1" w:history="1">
        <w:r w:rsidR="00DF1FE6">
          <w:rPr>
            <w:noProof/>
          </w:rPr>
          <w:t>1</w:t>
        </w:r>
      </w:hyperlink>
      <w:r w:rsidR="00E002D0">
        <w:rPr>
          <w:noProof/>
        </w:rPr>
        <w:t>)</w:t>
      </w:r>
      <w:r w:rsidR="00E002D0">
        <w:fldChar w:fldCharType="end"/>
      </w:r>
      <w:r w:rsidR="00E002D0">
        <w:t xml:space="preserve"> </w:t>
      </w:r>
      <w:ins w:id="24" w:author="Kevin Healy" w:date="2017-02-06T12:44:00Z">
        <w:r>
          <w:t>but</w:t>
        </w:r>
        <w:r w:rsidRPr="00332BFB">
          <w:t xml:space="preserve"> </w:t>
        </w:r>
      </w:ins>
      <w:r w:rsidR="003B5958" w:rsidRPr="00332BFB">
        <w:t>also</w:t>
      </w:r>
      <w:r w:rsidR="00516519">
        <w:t xml:space="preserve"> a</w:t>
      </w:r>
      <w:r w:rsidR="003B5958" w:rsidRPr="00332BFB">
        <w:t xml:space="preserve"> major health </w:t>
      </w:r>
      <w:r w:rsidR="0050288B">
        <w:t>concern</w:t>
      </w:r>
      <w:r w:rsidR="0075083B">
        <w:t xml:space="preserve"> due to</w:t>
      </w:r>
      <w:r w:rsidR="00125FD1">
        <w:t xml:space="preserve"> the</w:t>
      </w:r>
      <w:r w:rsidR="0067011C" w:rsidRPr="0067011C">
        <w:t xml:space="preserve"> </w:t>
      </w:r>
      <w:r w:rsidR="0067011C">
        <w:t>estimated</w:t>
      </w:r>
      <w:r w:rsidR="0075083B">
        <w:t xml:space="preserve"> millions of </w:t>
      </w:r>
      <w:r w:rsidR="0050288B">
        <w:t xml:space="preserve">human </w:t>
      </w:r>
      <w:r w:rsidR="00E002D0">
        <w:t>envenomation</w:t>
      </w:r>
      <w:r w:rsidR="0075083B">
        <w:t xml:space="preserve"> cases each year </w:t>
      </w:r>
      <w:r w:rsidR="00E002D0">
        <w:fldChar w:fldCharType="begin"/>
      </w:r>
      <w:r w:rsidR="00E002D0">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E002D0">
        <w:fldChar w:fldCharType="separate"/>
      </w:r>
      <w:r w:rsidR="00E002D0">
        <w:rPr>
          <w:noProof/>
        </w:rPr>
        <w:t>(</w:t>
      </w:r>
      <w:hyperlink w:anchor="_ENREF_2" w:tooltip="Kasturiratne, 2008 #125" w:history="1">
        <w:r w:rsidR="00DF1FE6">
          <w:rPr>
            <w:noProof/>
          </w:rPr>
          <w:t>2</w:t>
        </w:r>
      </w:hyperlink>
      <w:r w:rsidR="00E002D0">
        <w:rPr>
          <w:noProof/>
        </w:rPr>
        <w:t>)</w:t>
      </w:r>
      <w:r w:rsidR="00E002D0">
        <w:fldChar w:fldCharType="end"/>
      </w:r>
      <w:r w:rsidR="00E002D0">
        <w:t>.</w:t>
      </w:r>
      <w:ins w:id="25" w:author="Kevin Healy" w:date="2017-02-06T13:03:00Z">
        <w:r>
          <w:t xml:space="preserve"> </w:t>
        </w:r>
      </w:ins>
      <w:ins w:id="26" w:author="Kevin Healy" w:date="2017-02-09T10:41:00Z">
        <w:r w:rsidR="00F86E69">
          <w:t xml:space="preserve">Although </w:t>
        </w:r>
      </w:ins>
      <w:del w:id="27" w:author="Kevin Healy" w:date="2017-02-09T10:41:00Z">
        <w:r w:rsidR="00D143A9" w:rsidDel="00F86E69">
          <w:delText xml:space="preserve">While </w:delText>
        </w:r>
      </w:del>
      <w:ins w:id="28" w:author="Kevin Healy" w:date="2017-02-09T10:29:00Z">
        <w:r w:rsidR="00D143A9">
          <w:t>particularly</w:t>
        </w:r>
      </w:ins>
      <w:ins w:id="29" w:author="Kevin Healy" w:date="2017-02-09T10:28:00Z">
        <w:r w:rsidR="00D143A9">
          <w:t xml:space="preserve"> lethal </w:t>
        </w:r>
      </w:ins>
      <w:ins w:id="30" w:author="Kevin Healy" w:date="2017-02-09T10:29:00Z">
        <w:r w:rsidR="00D143A9">
          <w:t>venoms</w:t>
        </w:r>
      </w:ins>
      <w:ins w:id="31" w:author="Kevin Healy" w:date="2017-02-09T10:31:00Z">
        <w:r w:rsidR="00D143A9">
          <w:t xml:space="preserve"> are often the main focus of attention</w:t>
        </w:r>
      </w:ins>
      <w:ins w:id="32" w:author="Kevin Healy" w:date="2017-02-09T10:28:00Z">
        <w:r w:rsidR="00D143A9">
          <w:t>,</w:t>
        </w:r>
      </w:ins>
      <w:ins w:id="33" w:author="Kevin Healy" w:date="2017-02-06T13:01:00Z">
        <w:r>
          <w:t xml:space="preserve"> </w:t>
        </w:r>
      </w:ins>
      <w:ins w:id="34" w:author="Kevin Healy" w:date="2017-02-09T10:29:00Z">
        <w:r w:rsidR="00D143A9">
          <w:t xml:space="preserve">the </w:t>
        </w:r>
      </w:ins>
      <w:ins w:id="35" w:author="Kevin Healy" w:date="2017-02-06T13:01:00Z">
        <w:r>
          <w:t>ability to incapacitate prey</w:t>
        </w:r>
      </w:ins>
      <w:ins w:id="36" w:author="Kevin Healy" w:date="2017-02-08T22:49:00Z">
        <w:r w:rsidR="001C6CF3">
          <w:t xml:space="preserve"> using venom</w:t>
        </w:r>
      </w:ins>
      <w:ins w:id="37" w:author="Kevin Healy" w:date="2017-02-09T10:29:00Z">
        <w:r w:rsidR="00D143A9">
          <w:t xml:space="preserve"> ranges widely amount snake species</w:t>
        </w:r>
      </w:ins>
      <w:ins w:id="38" w:author="Kevin Healy" w:date="2017-02-08T22:46:00Z">
        <w:r w:rsidR="001C6CF3">
          <w:t>,</w:t>
        </w:r>
      </w:ins>
      <w:ins w:id="39" w:author="Kevin Healy" w:date="2017-02-08T22:47:00Z">
        <w:r w:rsidR="001C6CF3">
          <w:t xml:space="preserve"> from </w:t>
        </w:r>
      </w:ins>
      <w:ins w:id="40" w:author="Kevin Healy" w:date="2017-02-09T10:29:00Z">
        <w:r w:rsidR="00D143A9">
          <w:t>those</w:t>
        </w:r>
      </w:ins>
      <w:ins w:id="41" w:author="Kevin Healy" w:date="2017-02-08T22:47:00Z">
        <w:r w:rsidR="001C6CF3">
          <w:t xml:space="preserve"> unable to </w:t>
        </w:r>
      </w:ins>
      <w:ins w:id="42" w:author="Kevin Healy" w:date="2017-02-08T22:49:00Z">
        <w:r w:rsidR="001C6CF3">
          <w:t>incapacitate</w:t>
        </w:r>
      </w:ins>
      <w:ins w:id="43" w:author="Kevin Healy" w:date="2017-02-08T22:47:00Z">
        <w:r w:rsidR="001C6CF3">
          <w:t xml:space="preserve"> </w:t>
        </w:r>
      </w:ins>
      <w:ins w:id="44" w:author="Kevin Healy" w:date="2017-02-08T22:49:00Z">
        <w:r w:rsidR="00A425F7">
          <w:t xml:space="preserve">animals larger than a few grams to </w:t>
        </w:r>
      </w:ins>
      <w:ins w:id="45" w:author="Kevin Healy" w:date="2017-02-09T10:29:00Z">
        <w:r w:rsidR="00D143A9">
          <w:t>species</w:t>
        </w:r>
      </w:ins>
      <w:ins w:id="46" w:author="Kevin Healy" w:date="2017-02-08T22:49:00Z">
        <w:r w:rsidR="00A425F7">
          <w:t xml:space="preserve"> </w:t>
        </w:r>
      </w:ins>
      <w:ins w:id="47" w:author="Kevin Healy" w:date="2017-02-08T22:50:00Z">
        <w:r w:rsidR="00A425F7">
          <w:t>capable</w:t>
        </w:r>
      </w:ins>
      <w:ins w:id="48" w:author="Kevin Healy" w:date="2017-02-08T22:49:00Z">
        <w:r w:rsidR="00A425F7">
          <w:t xml:space="preserve"> of subduing in excess of 10,000 </w:t>
        </w:r>
      </w:ins>
      <w:ins w:id="49" w:author="Kevin Healy" w:date="2017-02-09T10:30:00Z">
        <w:r w:rsidR="00D143A9">
          <w:t>laboratory</w:t>
        </w:r>
      </w:ins>
      <w:ins w:id="50" w:author="Kevin Healy" w:date="2017-02-08T22:50:00Z">
        <w:r w:rsidR="00A425F7">
          <w:t xml:space="preserve"> animals (figure 1). </w:t>
        </w:r>
      </w:ins>
      <w:ins w:id="51" w:author="Kevin Healy" w:date="2017-02-09T10:41:00Z">
        <w:r w:rsidR="00F86E69">
          <w:t>While</w:t>
        </w:r>
      </w:ins>
      <w:r>
        <w:t xml:space="preserve"> </w:t>
      </w:r>
      <w:ins w:id="52" w:author="Kevin Healy" w:date="2017-02-06T13:05:00Z">
        <w:r>
          <w:t xml:space="preserve">understanding </w:t>
        </w:r>
      </w:ins>
      <w:ins w:id="53" w:author="Kevin Healy" w:date="2017-02-06T16:56:00Z">
        <w:r>
          <w:t>this variation</w:t>
        </w:r>
      </w:ins>
      <w:ins w:id="54" w:author="Kevin Healy" w:date="2017-02-09T10:27:00Z">
        <w:r w:rsidR="00D143A9">
          <w:t xml:space="preserve"> </w:t>
        </w:r>
      </w:ins>
      <w:ins w:id="55" w:author="Kevin Healy" w:date="2017-02-09T10:42:00Z">
        <w:r w:rsidR="00F86E69">
          <w:t xml:space="preserve">is important from </w:t>
        </w:r>
      </w:ins>
      <w:ins w:id="56" w:author="Kevin Healy" w:date="2017-02-09T10:27:00Z">
        <w:r w:rsidR="00D143A9">
          <w:t>both medical</w:t>
        </w:r>
      </w:ins>
      <w:ins w:id="57" w:author="Kevin Healy" w:date="2017-02-09T10:42:00Z">
        <w:r w:rsidR="00F86E69">
          <w:t xml:space="preserve"> (refs)</w:t>
        </w:r>
      </w:ins>
      <w:ins w:id="58" w:author="Kevin Healy" w:date="2017-02-09T10:27:00Z">
        <w:r w:rsidR="00D143A9">
          <w:t xml:space="preserve"> and evolutionary viewpoint (</w:t>
        </w:r>
      </w:ins>
      <w:ins w:id="59" w:author="Kevin Healy" w:date="2017-02-09T10:28:00Z">
        <w:r w:rsidR="00D143A9">
          <w:t>refs</w:t>
        </w:r>
      </w:ins>
      <w:ins w:id="60" w:author="Kevin Healy" w:date="2017-02-09T10:27:00Z">
        <w:r w:rsidR="00D143A9">
          <w:t>)</w:t>
        </w:r>
      </w:ins>
      <w:ins w:id="61" w:author="Kevin Healy" w:date="2017-02-06T16:57:00Z">
        <w:r>
          <w:t xml:space="preserve"> </w:t>
        </w:r>
      </w:ins>
      <w:ins w:id="62" w:author="Kevin Healy" w:date="2017-02-09T10:35:00Z">
        <w:r w:rsidR="00D143A9">
          <w:t xml:space="preserve">little is known about the drivers of this </w:t>
        </w:r>
      </w:ins>
      <w:del w:id="63" w:author="Kevin Healy" w:date="2017-02-09T10:55:00Z">
        <w:r w:rsidR="00D143A9" w:rsidDel="00770466">
          <w:delText>variation</w:delText>
        </w:r>
      </w:del>
      <w:ins w:id="64" w:author="Kevin Healy" w:date="2017-02-09T10:55:00Z">
        <w:r w:rsidR="00770466">
          <w:t>disparity</w:t>
        </w:r>
      </w:ins>
      <w:r w:rsidR="00D143A9">
        <w:t xml:space="preserve"> </w:t>
      </w:r>
      <w:ins w:id="65" w:author="Kevin Healy" w:date="2017-02-09T10:35:00Z">
        <w:r w:rsidR="00D143A9">
          <w:t xml:space="preserve">amongst species. For example, </w:t>
        </w:r>
      </w:ins>
      <w:ins w:id="66" w:author="Kevin Healy" w:date="2017-02-09T10:36:00Z">
        <w:r w:rsidR="00F86E69">
          <w:t xml:space="preserve">while several studies have explored </w:t>
        </w:r>
      </w:ins>
      <w:ins w:id="67" w:author="Kevin Healy" w:date="2017-02-09T10:37:00Z">
        <w:r w:rsidR="00F86E69">
          <w:t xml:space="preserve">whether venoms are </w:t>
        </w:r>
      </w:ins>
      <w:ins w:id="68" w:author="Kevin Healy" w:date="2017-02-09T10:38:00Z">
        <w:r w:rsidR="00F86E69">
          <w:t>evolved</w:t>
        </w:r>
      </w:ins>
      <w:ins w:id="69" w:author="Kevin Healy" w:date="2017-02-09T10:37:00Z">
        <w:r w:rsidR="00F86E69">
          <w:t xml:space="preserve"> to have higher potency </w:t>
        </w:r>
      </w:ins>
      <w:ins w:id="70" w:author="Kevin Healy" w:date="2017-02-09T10:38:00Z">
        <w:r w:rsidR="00F86E69">
          <w:t>towards species commonly found in the diet (refs), these are typically focused at lower taxonomic levels</w:t>
        </w:r>
      </w:ins>
      <w:ins w:id="71" w:author="Kevin Healy" w:date="2017-02-09T10:42:00Z">
        <w:r w:rsidR="00F86E69">
          <w:t xml:space="preserve">. This lack of </w:t>
        </w:r>
      </w:ins>
      <w:ins w:id="72" w:author="Kevin Healy" w:date="2017-02-09T10:43:00Z">
        <w:r w:rsidR="00F86E69">
          <w:t xml:space="preserve">venom comparisons across broad </w:t>
        </w:r>
      </w:ins>
      <w:ins w:id="73" w:author="Kevin Healy" w:date="2017-02-09T10:44:00Z">
        <w:r w:rsidR="00F86E69">
          <w:t>taxonomic</w:t>
        </w:r>
      </w:ins>
      <w:ins w:id="74" w:author="Kevin Healy" w:date="2017-02-09T10:43:00Z">
        <w:r w:rsidR="00F86E69">
          <w:t xml:space="preserve"> </w:t>
        </w:r>
      </w:ins>
      <w:ins w:id="75" w:author="Kevin Healy" w:date="2017-02-09T10:44:00Z">
        <w:r w:rsidR="00F86E69">
          <w:t>ranges</w:t>
        </w:r>
      </w:ins>
      <w:ins w:id="76" w:author="Kevin Healy" w:date="2017-02-09T10:43:00Z">
        <w:r w:rsidR="00F86E69">
          <w:t xml:space="preserve"> has</w:t>
        </w:r>
      </w:ins>
      <w:ins w:id="77" w:author="Kevin Healy" w:date="2017-02-09T10:38:00Z">
        <w:r w:rsidR="00F86E69">
          <w:t xml:space="preserve"> </w:t>
        </w:r>
      </w:ins>
      <w:ins w:id="78" w:author="Kevin Healy" w:date="2017-02-09T10:43:00Z">
        <w:r w:rsidR="00F86E69">
          <w:t>made</w:t>
        </w:r>
      </w:ins>
      <w:ins w:id="79" w:author="Kevin Healy" w:date="2017-02-09T10:38:00Z">
        <w:r w:rsidR="00F86E69">
          <w:t xml:space="preserve"> inferences of general patterns difficult, so much so that </w:t>
        </w:r>
      </w:ins>
      <w:ins w:id="80" w:author="Kevin Healy" w:date="2017-02-09T10:44:00Z">
        <w:r w:rsidR="00F86E69">
          <w:t xml:space="preserve">even whether venom is </w:t>
        </w:r>
      </w:ins>
      <w:ins w:id="81" w:author="Kevin Healy" w:date="2017-02-09T10:45:00Z">
        <w:r w:rsidR="00F86E69">
          <w:t>generally</w:t>
        </w:r>
      </w:ins>
      <w:ins w:id="82" w:author="Kevin Healy" w:date="2017-02-09T10:44:00Z">
        <w:r w:rsidR="00F86E69">
          <w:t xml:space="preserve"> </w:t>
        </w:r>
      </w:ins>
      <w:ins w:id="83" w:author="Kevin Healy" w:date="2017-02-09T10:45:00Z">
        <w:r w:rsidR="00F86E69">
          <w:t>influenced</w:t>
        </w:r>
      </w:ins>
      <w:ins w:id="84" w:author="Kevin Healy" w:date="2017-02-09T10:44:00Z">
        <w:r w:rsidR="00F86E69">
          <w:t xml:space="preserve"> </w:t>
        </w:r>
      </w:ins>
      <w:ins w:id="85" w:author="Kevin Healy" w:date="2017-02-09T10:45:00Z">
        <w:r w:rsidR="00F86E69">
          <w:t xml:space="preserve">by prey identity is still under question (ref). </w:t>
        </w:r>
      </w:ins>
      <w:ins w:id="86" w:author="Kevin Healy" w:date="2017-02-09T10:47:00Z">
        <w:r w:rsidR="00770466">
          <w:t>Furthermore,</w:t>
        </w:r>
      </w:ins>
      <w:ins w:id="87" w:author="Kevin Healy" w:date="2017-02-09T10:50:00Z">
        <w:r w:rsidR="00770466">
          <w:t xml:space="preserve"> as venom is a </w:t>
        </w:r>
      </w:ins>
      <w:ins w:id="88" w:author="Kevin Healy" w:date="2017-02-09T10:51:00Z">
        <w:r w:rsidR="00770466">
          <w:t>quantifiable</w:t>
        </w:r>
      </w:ins>
      <w:ins w:id="89" w:author="Kevin Healy" w:date="2017-02-09T10:50:00Z">
        <w:r w:rsidR="00770466">
          <w:t xml:space="preserve"> </w:t>
        </w:r>
      </w:ins>
      <w:ins w:id="90" w:author="Kevin Healy" w:date="2017-02-09T10:51:00Z">
        <w:r w:rsidR="00770466">
          <w:t xml:space="preserve">trait in terms of its primarily predatory role </w:t>
        </w:r>
      </w:ins>
      <w:ins w:id="91" w:author="Kevin Healy" w:date="2017-02-09T10:48:00Z">
        <w:r w:rsidR="00770466">
          <w:t xml:space="preserve">identifying </w:t>
        </w:r>
      </w:ins>
      <w:ins w:id="92" w:author="Kevin Healy" w:date="2017-02-09T10:49:00Z">
        <w:r w:rsidR="00770466">
          <w:t>such general patterns, including the influence of trophic</w:t>
        </w:r>
      </w:ins>
      <w:ins w:id="93" w:author="Kevin Healy" w:date="2017-02-09T10:51:00Z">
        <w:r w:rsidR="00770466">
          <w:t xml:space="preserve"> </w:t>
        </w:r>
      </w:ins>
      <w:ins w:id="94" w:author="Kevin Healy" w:date="2017-02-09T10:49:00Z">
        <w:r w:rsidR="00770466">
          <w:t>and macroecological factors</w:t>
        </w:r>
      </w:ins>
      <w:ins w:id="95" w:author="Kevin Healy" w:date="2017-02-09T10:50:00Z">
        <w:r w:rsidR="00770466">
          <w:t xml:space="preserve">, will </w:t>
        </w:r>
      </w:ins>
      <w:ins w:id="96" w:author="Kevin Healy" w:date="2017-02-09T10:51:00Z">
        <w:r w:rsidR="00770466">
          <w:t xml:space="preserve">also have relevance to our </w:t>
        </w:r>
      </w:ins>
      <w:ins w:id="97" w:author="Kevin Healy" w:date="2017-02-09T10:52:00Z">
        <w:r w:rsidR="00770466">
          <w:t>understanding</w:t>
        </w:r>
      </w:ins>
      <w:ins w:id="98" w:author="Kevin Healy" w:date="2017-02-09T10:51:00Z">
        <w:r w:rsidR="00770466">
          <w:t xml:space="preserve"> of the evolution of predator traits in general.</w:t>
        </w:r>
      </w:ins>
    </w:p>
    <w:p w14:paraId="272E18DD" w14:textId="77777777" w:rsidR="00770466" w:rsidRDefault="00770466" w:rsidP="00F86E69">
      <w:pPr>
        <w:spacing w:line="360" w:lineRule="auto"/>
        <w:rPr>
          <w:ins w:id="99" w:author="Kevin Healy" w:date="2017-02-09T10:48:00Z"/>
        </w:rPr>
      </w:pPr>
    </w:p>
    <w:p w14:paraId="2AC01CFB" w14:textId="15AD5DE6" w:rsidR="00F70783" w:rsidRDefault="00A425F7" w:rsidP="00D3303D">
      <w:pPr>
        <w:spacing w:line="360" w:lineRule="auto"/>
        <w:jc w:val="center"/>
      </w:pPr>
      <w:r>
        <w:rPr>
          <w:noProof/>
        </w:rPr>
        <w:lastRenderedPageBreak/>
        <w:drawing>
          <wp:inline distT="0" distB="0" distL="0" distR="0" wp14:anchorId="03082271" wp14:editId="3E0E985A">
            <wp:extent cx="4623435" cy="4186797"/>
            <wp:effectExtent l="0" t="0" r="0" b="0"/>
            <wp:docPr id="3" name="Picture 3" descr="Hist_table_fi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_table_fin.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5499" cy="4188666"/>
                    </a:xfrm>
                    <a:prstGeom prst="rect">
                      <a:avLst/>
                    </a:prstGeom>
                    <a:noFill/>
                    <a:ln>
                      <a:noFill/>
                    </a:ln>
                  </pic:spPr>
                </pic:pic>
              </a:graphicData>
            </a:graphic>
          </wp:inline>
        </w:drawing>
      </w:r>
    </w:p>
    <w:p w14:paraId="03467801" w14:textId="14B5918B" w:rsidR="004F4D94" w:rsidRPr="0069362A" w:rsidRDefault="004F4D94" w:rsidP="00D3303D">
      <w:pPr>
        <w:spacing w:line="360" w:lineRule="auto"/>
        <w:rPr>
          <w:ins w:id="100" w:author="Kevin Healy" w:date="2017-02-09T10:25:00Z"/>
          <w:sz w:val="20"/>
          <w:szCs w:val="20"/>
          <w:lang w:val="en-IE"/>
        </w:rPr>
      </w:pPr>
      <w:ins w:id="101" w:author="Kevin Healy" w:date="2017-02-09T10:25:00Z">
        <w:r w:rsidRPr="0069362A">
          <w:rPr>
            <w:sz w:val="20"/>
            <w:szCs w:val="20"/>
            <w:lang w:val="en-IE"/>
          </w:rPr>
          <w:t xml:space="preserve">Figure 1. </w:t>
        </w:r>
      </w:ins>
      <w:ins w:id="102" w:author="Kevin Healy" w:date="2017-02-09T10:56:00Z">
        <w:r w:rsidR="00EF254F" w:rsidRPr="0069362A">
          <w:rPr>
            <w:sz w:val="20"/>
            <w:szCs w:val="20"/>
            <w:lang w:val="en-IE"/>
          </w:rPr>
          <w:t xml:space="preserve">Histogram and density plot of the </w:t>
        </w:r>
      </w:ins>
      <w:ins w:id="103" w:author="Kevin Healy" w:date="2017-02-09T11:01:00Z">
        <w:r w:rsidR="00EF254F" w:rsidRPr="0069362A">
          <w:rPr>
            <w:sz w:val="20"/>
            <w:szCs w:val="20"/>
            <w:lang w:val="en-IE"/>
          </w:rPr>
          <w:t xml:space="preserve">animal </w:t>
        </w:r>
      </w:ins>
      <w:ins w:id="104" w:author="Kevin Healy" w:date="2017-02-09T10:57:00Z">
        <w:r w:rsidR="00EF254F" w:rsidRPr="0069362A">
          <w:rPr>
            <w:sz w:val="20"/>
            <w:szCs w:val="20"/>
            <w:lang w:val="en-IE"/>
          </w:rPr>
          <w:t xml:space="preserve">mass (kg) that snakes </w:t>
        </w:r>
      </w:ins>
      <w:ins w:id="105" w:author="Kevin Healy" w:date="2017-02-09T10:58:00Z">
        <w:r w:rsidR="00EF254F" w:rsidRPr="0069362A">
          <w:rPr>
            <w:sz w:val="20"/>
            <w:szCs w:val="20"/>
            <w:lang w:val="en-IE"/>
          </w:rPr>
          <w:t>species can impart a 50% mortality rate on</w:t>
        </w:r>
      </w:ins>
      <w:ins w:id="106" w:author="Kevin Healy" w:date="2017-02-09T11:01:00Z">
        <w:r w:rsidR="00EF254F" w:rsidRPr="0069362A">
          <w:rPr>
            <w:sz w:val="20"/>
            <w:szCs w:val="20"/>
            <w:lang w:val="en-IE"/>
          </w:rPr>
          <w:t xml:space="preserve"> (</w:t>
        </w:r>
        <w:r w:rsidR="0069362A">
          <w:rPr>
            <w:sz w:val="20"/>
            <w:szCs w:val="20"/>
            <w:lang w:val="en-IE"/>
          </w:rPr>
          <w:t>2</w:t>
        </w:r>
      </w:ins>
      <w:ins w:id="107" w:author="Kevin Healy" w:date="2017-02-09T14:47:00Z">
        <w:r w:rsidR="0069362A">
          <w:rPr>
            <w:sz w:val="20"/>
            <w:szCs w:val="20"/>
            <w:lang w:val="en-IE"/>
          </w:rPr>
          <w:t>82</w:t>
        </w:r>
      </w:ins>
      <w:ins w:id="108" w:author="Kevin Healy" w:date="2017-02-09T11:01:00Z">
        <w:r w:rsidR="0069362A">
          <w:rPr>
            <w:sz w:val="20"/>
            <w:szCs w:val="20"/>
            <w:lang w:val="en-IE"/>
          </w:rPr>
          <w:t xml:space="preserve"> observations</w:t>
        </w:r>
      </w:ins>
      <w:ins w:id="109" w:author="Kevin Healy" w:date="2017-02-09T14:47:00Z">
        <w:r w:rsidR="0069362A">
          <w:rPr>
            <w:sz w:val="20"/>
            <w:szCs w:val="20"/>
            <w:lang w:val="en-IE"/>
          </w:rPr>
          <w:t>,</w:t>
        </w:r>
      </w:ins>
      <w:ins w:id="110" w:author="Kevin Healy" w:date="2017-02-09T11:01:00Z">
        <w:r w:rsidR="005B016A">
          <w:rPr>
            <w:sz w:val="20"/>
            <w:szCs w:val="20"/>
            <w:lang w:val="en-IE"/>
          </w:rPr>
          <w:t xml:space="preserve"> 104</w:t>
        </w:r>
        <w:r w:rsidR="00EF254F" w:rsidRPr="0069362A">
          <w:rPr>
            <w:sz w:val="20"/>
            <w:szCs w:val="20"/>
            <w:lang w:val="en-IE"/>
          </w:rPr>
          <w:t xml:space="preserve"> species)</w:t>
        </w:r>
      </w:ins>
      <w:ins w:id="111" w:author="Kevin Healy" w:date="2017-02-09T10:58:00Z">
        <w:r w:rsidR="00EF254F" w:rsidRPr="0069362A">
          <w:rPr>
            <w:sz w:val="20"/>
            <w:szCs w:val="20"/>
            <w:lang w:val="en-IE"/>
          </w:rPr>
          <w:t>.</w:t>
        </w:r>
      </w:ins>
      <w:ins w:id="112" w:author="Kevin Healy" w:date="2017-02-09T10:57:00Z">
        <w:r w:rsidR="00EF254F" w:rsidRPr="0069362A">
          <w:rPr>
            <w:sz w:val="20"/>
            <w:szCs w:val="20"/>
            <w:lang w:val="en-IE"/>
          </w:rPr>
          <w:t xml:space="preserve"> </w:t>
        </w:r>
      </w:ins>
      <w:ins w:id="113" w:author="Kevin Healy" w:date="2017-02-09T10:58:00Z">
        <w:r w:rsidR="00EF254F" w:rsidRPr="0069362A">
          <w:rPr>
            <w:sz w:val="20"/>
            <w:szCs w:val="20"/>
            <w:lang w:val="en-IE"/>
          </w:rPr>
          <w:t>This was calculated as LD</w:t>
        </w:r>
        <w:r w:rsidR="00EF254F" w:rsidRPr="0069362A">
          <w:rPr>
            <w:sz w:val="20"/>
            <w:szCs w:val="20"/>
            <w:vertAlign w:val="subscript"/>
            <w:lang w:val="en-IE"/>
          </w:rPr>
          <w:t>50</w:t>
        </w:r>
        <w:r w:rsidR="00EF254F" w:rsidRPr="0069362A">
          <w:rPr>
            <w:sz w:val="20"/>
            <w:szCs w:val="20"/>
            <w:lang w:val="en-IE"/>
          </w:rPr>
          <w:t xml:space="preserve"> (mg/kg) by the </w:t>
        </w:r>
      </w:ins>
      <w:ins w:id="114" w:author="Kevin Healy" w:date="2017-02-09T10:59:00Z">
        <w:r w:rsidR="00EF254F" w:rsidRPr="0069362A">
          <w:rPr>
            <w:sz w:val="20"/>
            <w:szCs w:val="20"/>
            <w:lang w:val="en-IE"/>
          </w:rPr>
          <w:t>average volume of dried venom available to a species. Measurement routes of LD</w:t>
        </w:r>
        <w:r w:rsidR="00EF254F" w:rsidRPr="0069362A">
          <w:rPr>
            <w:sz w:val="20"/>
            <w:szCs w:val="20"/>
            <w:vertAlign w:val="subscript"/>
            <w:lang w:val="en-IE"/>
          </w:rPr>
          <w:t>50</w:t>
        </w:r>
        <w:r w:rsidR="00EF254F" w:rsidRPr="0069362A">
          <w:rPr>
            <w:sz w:val="20"/>
            <w:szCs w:val="20"/>
            <w:lang w:val="en-IE"/>
          </w:rPr>
          <w:t xml:space="preserve"> are shown </w:t>
        </w:r>
      </w:ins>
      <w:ins w:id="115" w:author="Kevin Healy" w:date="2017-02-09T11:00:00Z">
        <w:r w:rsidR="00EF254F" w:rsidRPr="0069362A">
          <w:rPr>
            <w:sz w:val="20"/>
            <w:szCs w:val="20"/>
            <w:lang w:val="en-IE"/>
          </w:rPr>
          <w:t>for</w:t>
        </w:r>
      </w:ins>
      <w:ins w:id="116" w:author="Kevin Healy" w:date="2017-02-09T10:59:00Z">
        <w:r w:rsidR="00EF254F" w:rsidRPr="0069362A">
          <w:rPr>
            <w:sz w:val="20"/>
            <w:szCs w:val="20"/>
            <w:lang w:val="en-IE"/>
          </w:rPr>
          <w:t xml:space="preserve"> </w:t>
        </w:r>
      </w:ins>
      <w:ins w:id="117" w:author="Kevin Healy" w:date="2017-02-09T11:00:00Z">
        <w:r w:rsidR="00EF254F" w:rsidRPr="0069362A">
          <w:rPr>
            <w:sz w:val="20"/>
            <w:szCs w:val="20"/>
            <w:lang w:val="en-IE"/>
          </w:rPr>
          <w:t>IP (light blue), IM (dark blue), IV (red) and SC (orange). Spec</w:t>
        </w:r>
        <w:r w:rsidR="009C28C2" w:rsidRPr="0069362A">
          <w:rPr>
            <w:sz w:val="20"/>
            <w:szCs w:val="20"/>
            <w:lang w:val="en-IE"/>
          </w:rPr>
          <w:t>ies form left to right are</w:t>
        </w:r>
      </w:ins>
      <w:ins w:id="118" w:author="Kevin Healy" w:date="2017-02-09T14:32:00Z">
        <w:r w:rsidR="009C28C2" w:rsidRPr="0069362A">
          <w:rPr>
            <w:sz w:val="20"/>
            <w:szCs w:val="20"/>
          </w:rPr>
          <w:t xml:space="preserve"> </w:t>
        </w:r>
        <w:r w:rsidR="0069362A" w:rsidRPr="005B016A">
          <w:rPr>
            <w:i/>
            <w:sz w:val="20"/>
            <w:szCs w:val="20"/>
            <w:lang w:val="en-IE"/>
          </w:rPr>
          <w:t xml:space="preserve">Thamnophis </w:t>
        </w:r>
        <w:r w:rsidR="009C28C2" w:rsidRPr="005B016A">
          <w:rPr>
            <w:i/>
            <w:sz w:val="20"/>
            <w:szCs w:val="20"/>
            <w:lang w:val="en-IE"/>
          </w:rPr>
          <w:t xml:space="preserve">elegans, </w:t>
        </w:r>
        <w:r w:rsidR="0069362A" w:rsidRPr="005B016A">
          <w:rPr>
            <w:i/>
            <w:sz w:val="20"/>
            <w:szCs w:val="20"/>
            <w:lang w:val="en-IE"/>
          </w:rPr>
          <w:t xml:space="preserve">Emydocephalus </w:t>
        </w:r>
        <w:r w:rsidR="009C28C2" w:rsidRPr="005B016A">
          <w:rPr>
            <w:i/>
            <w:sz w:val="20"/>
            <w:szCs w:val="20"/>
            <w:lang w:val="en-IE"/>
          </w:rPr>
          <w:t xml:space="preserve">annulatus, </w:t>
        </w:r>
      </w:ins>
      <w:ins w:id="119" w:author="Kevin Healy" w:date="2017-02-09T14:34:00Z">
        <w:r w:rsidR="0069362A" w:rsidRPr="005B016A">
          <w:rPr>
            <w:i/>
            <w:sz w:val="20"/>
            <w:szCs w:val="20"/>
            <w:lang w:val="en-IE"/>
          </w:rPr>
          <w:t xml:space="preserve">Causus </w:t>
        </w:r>
        <w:r w:rsidR="009C28C2" w:rsidRPr="005B016A">
          <w:rPr>
            <w:i/>
            <w:sz w:val="20"/>
            <w:szCs w:val="20"/>
            <w:lang w:val="en-IE"/>
          </w:rPr>
          <w:t xml:space="preserve">rhombeatus, </w:t>
        </w:r>
        <w:r w:rsidR="0069362A" w:rsidRPr="005B016A">
          <w:rPr>
            <w:rFonts w:cs="Monaco"/>
            <w:i/>
            <w:color w:val="9E0003"/>
            <w:sz w:val="20"/>
            <w:szCs w:val="20"/>
          </w:rPr>
          <w:t xml:space="preserve">Atractaspis </w:t>
        </w:r>
        <w:r w:rsidR="009C28C2" w:rsidRPr="005B016A">
          <w:rPr>
            <w:rFonts w:cs="Monaco"/>
            <w:i/>
            <w:color w:val="9E0003"/>
            <w:sz w:val="20"/>
            <w:szCs w:val="20"/>
          </w:rPr>
          <w:t>bibronii</w:t>
        </w:r>
        <w:r w:rsidR="009C28C2" w:rsidRPr="005B016A">
          <w:rPr>
            <w:rFonts w:cs="Monaco"/>
            <w:i/>
            <w:color w:val="9E0003"/>
            <w:sz w:val="20"/>
            <w:szCs w:val="20"/>
          </w:rPr>
          <w:t xml:space="preserve">, </w:t>
        </w:r>
      </w:ins>
      <w:ins w:id="120" w:author="Kevin Healy" w:date="2017-02-09T14:36:00Z">
        <w:r w:rsidR="0069362A" w:rsidRPr="005B016A">
          <w:rPr>
            <w:rFonts w:cs="Monaco"/>
            <w:i/>
            <w:color w:val="9E0003"/>
            <w:sz w:val="20"/>
            <w:szCs w:val="20"/>
          </w:rPr>
          <w:t xml:space="preserve">Hydrophis </w:t>
        </w:r>
        <w:r w:rsidR="009C28C2" w:rsidRPr="005B016A">
          <w:rPr>
            <w:rFonts w:cs="Monaco"/>
            <w:i/>
            <w:color w:val="9E0003"/>
            <w:sz w:val="20"/>
            <w:szCs w:val="20"/>
          </w:rPr>
          <w:t>elegans,</w:t>
        </w:r>
      </w:ins>
      <w:ins w:id="121" w:author="Kevin Healy" w:date="2017-02-09T14:34:00Z">
        <w:r w:rsidR="009C28C2" w:rsidRPr="005B016A">
          <w:rPr>
            <w:rFonts w:cs="Monaco"/>
            <w:i/>
            <w:color w:val="9E0003"/>
            <w:sz w:val="20"/>
            <w:szCs w:val="20"/>
          </w:rPr>
          <w:t xml:space="preserve"> </w:t>
        </w:r>
        <w:r w:rsidR="0069362A" w:rsidRPr="005B016A">
          <w:rPr>
            <w:rFonts w:cs="Monaco"/>
            <w:i/>
            <w:color w:val="9E0003"/>
            <w:sz w:val="20"/>
            <w:szCs w:val="20"/>
          </w:rPr>
          <w:t xml:space="preserve">Agkistrodon </w:t>
        </w:r>
        <w:r w:rsidR="009C28C2" w:rsidRPr="005B016A">
          <w:rPr>
            <w:rFonts w:cs="Monaco"/>
            <w:i/>
            <w:color w:val="9E0003"/>
            <w:sz w:val="20"/>
            <w:szCs w:val="20"/>
          </w:rPr>
          <w:t>piscivorus</w:t>
        </w:r>
      </w:ins>
      <w:ins w:id="122" w:author="Kevin Healy" w:date="2017-02-09T11:00:00Z">
        <w:r w:rsidR="009C28C2" w:rsidRPr="005B016A">
          <w:rPr>
            <w:i/>
            <w:sz w:val="20"/>
            <w:szCs w:val="20"/>
            <w:lang w:val="en-IE"/>
          </w:rPr>
          <w:t xml:space="preserve">, </w:t>
        </w:r>
      </w:ins>
      <w:ins w:id="123" w:author="Kevin Healy" w:date="2017-02-09T14:37:00Z">
        <w:r w:rsidR="0069362A" w:rsidRPr="005B016A">
          <w:rPr>
            <w:i/>
            <w:sz w:val="20"/>
            <w:szCs w:val="20"/>
            <w:lang w:val="en-IE"/>
          </w:rPr>
          <w:t xml:space="preserve">Ophiophagus </w:t>
        </w:r>
        <w:r w:rsidR="009C28C2" w:rsidRPr="005B016A">
          <w:rPr>
            <w:i/>
            <w:sz w:val="20"/>
            <w:szCs w:val="20"/>
            <w:lang w:val="en-IE"/>
          </w:rPr>
          <w:t xml:space="preserve">hannah, </w:t>
        </w:r>
      </w:ins>
      <w:ins w:id="124" w:author="Kevin Healy" w:date="2017-02-09T14:45:00Z">
        <w:r w:rsidR="0069362A" w:rsidRPr="005B016A">
          <w:rPr>
            <w:i/>
            <w:sz w:val="20"/>
            <w:szCs w:val="20"/>
            <w:lang w:val="en-IE"/>
          </w:rPr>
          <w:t>Daboia russelii</w:t>
        </w:r>
      </w:ins>
      <w:ins w:id="125" w:author="Kevin Healy" w:date="2017-02-09T14:40:00Z">
        <w:r w:rsidR="0069362A" w:rsidRPr="005B016A">
          <w:rPr>
            <w:i/>
            <w:sz w:val="20"/>
            <w:szCs w:val="20"/>
            <w:lang w:val="en-IE"/>
          </w:rPr>
          <w:t>,</w:t>
        </w:r>
        <w:r w:rsidR="0069362A" w:rsidRPr="005B016A">
          <w:rPr>
            <w:i/>
            <w:sz w:val="20"/>
            <w:szCs w:val="20"/>
          </w:rPr>
          <w:t xml:space="preserve"> </w:t>
        </w:r>
        <w:r w:rsidR="0069362A" w:rsidRPr="005B016A">
          <w:rPr>
            <w:i/>
            <w:sz w:val="20"/>
            <w:szCs w:val="20"/>
            <w:lang w:val="en-IE"/>
          </w:rPr>
          <w:t>Bungarus multicinctus</w:t>
        </w:r>
      </w:ins>
      <w:ins w:id="126" w:author="Kevin Healy" w:date="2017-02-09T14:43:00Z">
        <w:r w:rsidR="0069362A" w:rsidRPr="005B016A">
          <w:rPr>
            <w:i/>
            <w:sz w:val="20"/>
            <w:szCs w:val="20"/>
            <w:lang w:val="en-IE"/>
          </w:rPr>
          <w:t>, Oxyuranus scutellatus</w:t>
        </w:r>
        <w:r w:rsidR="0069362A" w:rsidRPr="0069362A">
          <w:rPr>
            <w:sz w:val="20"/>
            <w:szCs w:val="20"/>
            <w:lang w:val="en-IE"/>
          </w:rPr>
          <w:t>.</w:t>
        </w:r>
      </w:ins>
    </w:p>
    <w:p w14:paraId="15CB8E7F" w14:textId="77777777" w:rsidR="004F4D94" w:rsidRDefault="004F4D94" w:rsidP="003B5958">
      <w:pPr>
        <w:spacing w:line="360" w:lineRule="auto"/>
        <w:rPr>
          <w:ins w:id="127" w:author="Kevin Healy" w:date="2017-02-09T10:25:00Z"/>
        </w:rPr>
      </w:pPr>
    </w:p>
    <w:p w14:paraId="6C448872" w14:textId="77777777" w:rsidR="00EF254F" w:rsidRDefault="00EF254F" w:rsidP="003B5958">
      <w:pPr>
        <w:spacing w:line="360" w:lineRule="auto"/>
        <w:rPr>
          <w:ins w:id="128" w:author="Kevin Healy" w:date="2017-02-09T11:02:00Z"/>
        </w:rPr>
      </w:pPr>
    </w:p>
    <w:p w14:paraId="7D8E4B73" w14:textId="35CB605E" w:rsidR="00C32AE9" w:rsidRDefault="00F70783" w:rsidP="003B5958">
      <w:pPr>
        <w:spacing w:line="360" w:lineRule="auto"/>
        <w:rPr>
          <w:ins w:id="129" w:author="Kevin Healy" w:date="2017-02-09T16:52:00Z"/>
        </w:rPr>
      </w:pPr>
      <w:ins w:id="130" w:author="Kevin Healy" w:date="2017-02-06T18:06:00Z">
        <w:r>
          <w:t xml:space="preserve">Snake venom is </w:t>
        </w:r>
      </w:ins>
      <w:ins w:id="131" w:author="Kevin Healy" w:date="2017-02-09T11:20:00Z">
        <w:r w:rsidR="008B5D3A">
          <w:t xml:space="preserve">likely to </w:t>
        </w:r>
      </w:ins>
      <w:ins w:id="132" w:author="Kevin Healy" w:date="2017-02-09T11:21:00Z">
        <w:r w:rsidR="008B5D3A">
          <w:t xml:space="preserve">be primarily </w:t>
        </w:r>
      </w:ins>
      <w:ins w:id="133" w:author="Kevin Healy" w:date="2017-02-06T18:06:00Z">
        <w:r>
          <w:t>a predatory trait</w:t>
        </w:r>
      </w:ins>
      <w:ins w:id="134" w:author="Kevin Healy" w:date="2017-02-09T11:22:00Z">
        <w:r w:rsidR="008B5D3A">
          <w:t xml:space="preserve"> (ref)</w:t>
        </w:r>
      </w:ins>
      <w:ins w:id="135" w:author="Kevin Healy" w:date="2017-02-06T18:06:00Z">
        <w:r>
          <w:t>.</w:t>
        </w:r>
      </w:ins>
      <w:ins w:id="136" w:author="Kevin Healy" w:date="2017-02-09T11:22:00Z">
        <w:r w:rsidR="008B5D3A">
          <w:t xml:space="preserve"> While venom can be used for defensive</w:t>
        </w:r>
      </w:ins>
      <w:ins w:id="137" w:author="Kevin Healy" w:date="2017-02-09T15:05:00Z">
        <w:r w:rsidR="00D44136">
          <w:t xml:space="preserve"> (ref)</w:t>
        </w:r>
      </w:ins>
      <w:ins w:id="138" w:author="Kevin Healy" w:date="2017-02-09T11:22:00Z">
        <w:r w:rsidR="008B5D3A">
          <w:t xml:space="preserve"> and </w:t>
        </w:r>
      </w:ins>
      <w:ins w:id="139" w:author="Kevin Healy" w:date="2017-02-09T11:25:00Z">
        <w:r w:rsidR="00643DD6">
          <w:t>digestive purposes</w:t>
        </w:r>
      </w:ins>
      <w:ins w:id="140" w:author="Kevin Healy" w:date="2017-02-09T15:05:00Z">
        <w:r w:rsidR="00D44136">
          <w:t xml:space="preserve"> (ref)</w:t>
        </w:r>
      </w:ins>
      <w:ins w:id="141" w:author="Kevin Healy" w:date="2017-02-09T11:25:00Z">
        <w:r w:rsidR="00643DD6">
          <w:t xml:space="preserve"> the </w:t>
        </w:r>
      </w:ins>
      <w:ins w:id="142" w:author="Kevin Healy" w:date="2017-02-09T11:27:00Z">
        <w:r w:rsidR="00643DD6">
          <w:t>atrophy</w:t>
        </w:r>
      </w:ins>
      <w:ins w:id="143" w:author="Kevin Healy" w:date="2017-02-09T11:25:00Z">
        <w:r w:rsidR="00643DD6">
          <w:t xml:space="preserve"> of the </w:t>
        </w:r>
      </w:ins>
      <w:ins w:id="144" w:author="Kevin Healy" w:date="2017-02-09T11:26:00Z">
        <w:r w:rsidR="00643DD6">
          <w:t>venomous</w:t>
        </w:r>
      </w:ins>
      <w:ins w:id="145" w:author="Kevin Healy" w:date="2017-02-09T11:25:00Z">
        <w:r w:rsidR="00643DD6">
          <w:t xml:space="preserve"> </w:t>
        </w:r>
      </w:ins>
      <w:ins w:id="146" w:author="Kevin Healy" w:date="2017-02-09T11:26:00Z">
        <w:r w:rsidR="00D67A69">
          <w:t>apparatus in species</w:t>
        </w:r>
        <w:r w:rsidR="00643DD6">
          <w:t xml:space="preserve"> which have switched to prey that do not need to be subdued</w:t>
        </w:r>
      </w:ins>
      <w:ins w:id="147" w:author="Kevin Healy" w:date="2017-02-09T12:18:00Z">
        <w:r w:rsidR="00882E9B">
          <w:t xml:space="preserve">, </w:t>
        </w:r>
        <w:r w:rsidR="00882E9B">
          <w:t>such as the egg eating sea snake</w:t>
        </w:r>
      </w:ins>
      <w:ins w:id="148" w:author="Kevin Healy" w:date="2017-02-09T15:36:00Z">
        <w:r w:rsidR="00A96D6F">
          <w:t xml:space="preserve"> (ref)</w:t>
        </w:r>
      </w:ins>
      <w:ins w:id="149" w:author="Kevin Healy" w:date="2017-02-09T12:18:00Z">
        <w:r w:rsidR="00882E9B">
          <w:t>,</w:t>
        </w:r>
      </w:ins>
      <w:ins w:id="150" w:author="Kevin Healy" w:date="2017-02-09T11:26:00Z">
        <w:r w:rsidR="00643DD6">
          <w:t xml:space="preserve"> </w:t>
        </w:r>
      </w:ins>
      <w:ins w:id="151" w:author="Kevin Healy" w:date="2017-02-09T11:27:00Z">
        <w:r w:rsidR="00643DD6">
          <w:t>demonstrates</w:t>
        </w:r>
      </w:ins>
      <w:ins w:id="152" w:author="Kevin Healy" w:date="2017-02-09T11:26:00Z">
        <w:r w:rsidR="00882E9B">
          <w:t xml:space="preserve"> a </w:t>
        </w:r>
      </w:ins>
      <w:ins w:id="153" w:author="Kevin Healy" w:date="2017-02-09T12:18:00Z">
        <w:r w:rsidR="00882E9B">
          <w:t>predation is the primarily</w:t>
        </w:r>
      </w:ins>
      <w:ins w:id="154" w:author="Kevin Healy" w:date="2017-02-09T11:27:00Z">
        <w:r w:rsidR="00643DD6">
          <w:t xml:space="preserve"> </w:t>
        </w:r>
      </w:ins>
      <w:ins w:id="155" w:author="Kevin Healy" w:date="2017-02-09T12:18:00Z">
        <w:r w:rsidR="00882E9B">
          <w:t xml:space="preserve">selection pressure for </w:t>
        </w:r>
      </w:ins>
      <w:ins w:id="156" w:author="Kevin Healy" w:date="2017-02-09T12:19:00Z">
        <w:r w:rsidR="00882E9B">
          <w:t>the evolutionary maintenance of venom</w:t>
        </w:r>
      </w:ins>
      <w:ins w:id="157" w:author="Kevin Healy" w:date="2017-02-09T11:27:00Z">
        <w:r w:rsidR="00643DD6">
          <w:t>. Predatory traits, such as venom, are expected to be</w:t>
        </w:r>
      </w:ins>
      <w:ins w:id="158" w:author="Kevin Healy" w:date="2017-02-09T11:28:00Z">
        <w:r w:rsidR="00643DD6">
          <w:t xml:space="preserve"> heavily</w:t>
        </w:r>
      </w:ins>
      <w:ins w:id="159" w:author="Kevin Healy" w:date="2017-02-09T11:27:00Z">
        <w:r w:rsidR="00643DD6">
          <w:t xml:space="preserve"> </w:t>
        </w:r>
      </w:ins>
      <w:ins w:id="160" w:author="Kevin Healy" w:date="2017-02-09T11:28:00Z">
        <w:r w:rsidR="00643DD6">
          <w:t>influenced</w:t>
        </w:r>
      </w:ins>
      <w:ins w:id="161" w:author="Kevin Healy" w:date="2017-02-09T11:27:00Z">
        <w:r w:rsidR="00643DD6">
          <w:t xml:space="preserve"> by aspects relating to trophic ecology. </w:t>
        </w:r>
      </w:ins>
      <w:ins w:id="162" w:author="Kevin Healy" w:date="2017-02-09T16:10:00Z">
        <w:r w:rsidR="005E49C9">
          <w:rPr>
            <w:lang w:val="en-IE"/>
          </w:rPr>
          <w:t>For example, jaw morphology in cichlid fish</w:t>
        </w:r>
        <w:r w:rsidR="00C32AE9">
          <w:rPr>
            <w:lang w:val="en-IE"/>
          </w:rPr>
          <w:t xml:space="preserve"> and beak morphology in birds</w:t>
        </w:r>
        <w:r w:rsidR="005E49C9">
          <w:rPr>
            <w:lang w:val="en-IE"/>
          </w:rPr>
          <w:t xml:space="preserve"> is strongly selected by factors such as prey type </w:t>
        </w:r>
        <w:r w:rsidR="005E49C9">
          <w:rPr>
            <w:lang w:val="en-IE"/>
          </w:rPr>
          <w:fldChar w:fldCharType="begin"/>
        </w:r>
        <w:r w:rsidR="005E49C9">
          <w:rPr>
            <w:lang w:val="en-IE"/>
          </w:rPr>
          <w:instrText xml:space="preserve"> ADDIN EN.CITE &lt;EndNote&gt;&lt;Cite&gt;&lt;Author&gt;Albertson&lt;/Author&gt;&lt;Year&gt;1999&lt;/Year&gt;&lt;RecNum&gt;100&lt;/RecNum&gt;&lt;DisplayText&gt;(21)&lt;/DisplayText&gt;&lt;record&gt;&lt;rec-number&gt;100&lt;/rec-number&gt;&lt;foreign-keys&gt;&lt;key app="EN" db-id="ax5t9ztwnxe5f8edetnp2tzne0aaff55ftr5" timestamp="1467301822"&gt;100&lt;/key&gt;&lt;/foreign-keys&gt;&lt;ref-type name="Journal Article"&gt;17&lt;/ref-type&gt;&lt;contributors&gt;&lt;authors&gt;&lt;author&gt;Albertson, R Craig&lt;/author&gt;&lt;author&gt;Markert, JA&lt;/author&gt;&lt;author&gt;Danley, PD&lt;/author&gt;&lt;author&gt;Kocher, TD&lt;/author&gt;&lt;/authors&gt;&lt;/contributors&gt;&lt;titles&gt;&lt;title&gt;Phylogeny of a rapidly evolving clade: the cichlid fishes of Lake Malawi, East Africa&lt;/title&gt;&lt;secondary-title&gt;Proceedings of the National Academy of Sciences&lt;/secondary-title&gt;&lt;/titles&gt;&lt;periodical&gt;&lt;full-title&gt;Proceedings of the National Academy of Sciences&lt;/full-title&gt;&lt;/periodical&gt;&lt;pages&gt;5107-5110&lt;/pages&gt;&lt;volume&gt;96&lt;/volume&gt;&lt;number&gt;9&lt;/number&gt;&lt;dates&gt;&lt;year&gt;1999&lt;/year&gt;&lt;/dates&gt;&lt;isbn&gt;0027-8424&lt;/isbn&gt;&lt;urls&gt;&lt;/urls&gt;&lt;/record&gt;&lt;/Cite&gt;&lt;/EndNote&gt;</w:instrText>
        </w:r>
        <w:r w:rsidR="005E49C9">
          <w:rPr>
            <w:lang w:val="en-IE"/>
          </w:rPr>
          <w:fldChar w:fldCharType="separate"/>
        </w:r>
        <w:r w:rsidR="005E49C9">
          <w:rPr>
            <w:noProof/>
            <w:lang w:val="en-IE"/>
          </w:rPr>
          <w:t>(</w:t>
        </w:r>
        <w:r w:rsidR="005E49C9">
          <w:fldChar w:fldCharType="begin"/>
        </w:r>
        <w:r w:rsidR="005E49C9">
          <w:instrText xml:space="preserve"> HYPERLINK \l "_ENREF_21" \o "Albertson, 1999 #100" </w:instrText>
        </w:r>
      </w:ins>
      <w:ins w:id="163" w:author="Kevin Healy" w:date="2017-02-09T16:10:00Z">
        <w:r w:rsidR="005E49C9">
          <w:fldChar w:fldCharType="separate"/>
        </w:r>
        <w:r w:rsidR="005E49C9">
          <w:rPr>
            <w:noProof/>
            <w:lang w:val="en-IE"/>
          </w:rPr>
          <w:t>21</w:t>
        </w:r>
        <w:r w:rsidR="005E49C9">
          <w:rPr>
            <w:noProof/>
            <w:lang w:val="en-IE"/>
          </w:rPr>
          <w:fldChar w:fldCharType="end"/>
        </w:r>
        <w:r w:rsidR="005E49C9">
          <w:rPr>
            <w:noProof/>
            <w:lang w:val="en-IE"/>
          </w:rPr>
          <w:t>)</w:t>
        </w:r>
        <w:r w:rsidR="005E49C9">
          <w:rPr>
            <w:lang w:val="en-IE"/>
          </w:rPr>
          <w:fldChar w:fldCharType="end"/>
        </w:r>
        <w:r w:rsidR="00C32AE9">
          <w:rPr>
            <w:lang w:val="en-IE"/>
          </w:rPr>
          <w:t>(Gavin Thomas paper).</w:t>
        </w:r>
      </w:ins>
      <w:ins w:id="164" w:author="Kevin Healy" w:date="2017-02-09T11:30:00Z">
        <w:r w:rsidR="00643DD6">
          <w:t xml:space="preserve"> Apart from prey type,</w:t>
        </w:r>
      </w:ins>
      <w:ins w:id="165" w:author="Kevin Healy" w:date="2017-02-09T11:27:00Z">
        <w:r w:rsidR="00643DD6">
          <w:t xml:space="preserve"> </w:t>
        </w:r>
      </w:ins>
      <w:ins w:id="166" w:author="Kevin Healy" w:date="2017-02-09T15:48:00Z">
        <w:r w:rsidR="005B211F">
          <w:t xml:space="preserve">other </w:t>
        </w:r>
      </w:ins>
      <w:ins w:id="167" w:author="Kevin Healy" w:date="2017-02-09T11:30:00Z">
        <w:r w:rsidR="00643DD6">
          <w:t xml:space="preserve">factors </w:t>
        </w:r>
      </w:ins>
      <w:ins w:id="168" w:author="Kevin Healy" w:date="2017-02-09T15:47:00Z">
        <w:r w:rsidR="005B211F">
          <w:t>related to</w:t>
        </w:r>
      </w:ins>
      <w:ins w:id="169" w:author="Kevin Healy" w:date="2017-02-09T15:48:00Z">
        <w:r w:rsidR="005B211F">
          <w:t xml:space="preserve"> </w:t>
        </w:r>
      </w:ins>
      <w:ins w:id="170" w:author="Kevin Healy" w:date="2017-02-09T15:43:00Z">
        <w:r w:rsidR="00A96D6F">
          <w:t xml:space="preserve">search </w:t>
        </w:r>
      </w:ins>
      <w:ins w:id="171" w:author="Kevin Healy" w:date="2017-02-09T15:39:00Z">
        <w:r w:rsidR="00A96D6F">
          <w:rPr>
            <w:lang w:val="en-IE"/>
          </w:rPr>
          <w:t xml:space="preserve">and encounter rates </w:t>
        </w:r>
        <w:r w:rsidR="00A96D6F">
          <w:rPr>
            <w:lang w:val="en-IE"/>
          </w:rPr>
          <w:fldChar w:fldCharType="begin">
            <w:fldData xml:space="preserve">PEVuZE5vdGU+PENpdGU+PEF1dGhvcj5Eb21lbmljaTwvQXV0aG9yPjxZZWFyPjIwMDE8L1llYXI+
PFJlY051bT4xMDc8L1JlY051bT48RGlzcGxheVRleHQ+KDEzLTE1KTwvRGlzcGxheVRleHQ+PHJl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A96D6F">
          <w:rPr>
            <w:lang w:val="en-IE"/>
          </w:rPr>
          <w:instrText xml:space="preserve"> ADDIN EN.CITE </w:instrText>
        </w:r>
        <w:r w:rsidR="00A96D6F">
          <w:rPr>
            <w:lang w:val="en-IE"/>
          </w:rPr>
          <w:fldChar w:fldCharType="begin">
            <w:fldData xml:space="preserve">PEVuZE5vdGU+PENpdGU+PEF1dGhvcj5Eb21lbmljaTwvQXV0aG9yPjxZZWFyPjIwMDE8L1llYXI+
PFJlY051bT4xMDc8L1JlY051bT48RGlzcGxheVRleHQ+KDEzLTE1KTwvRGlzcGxheVRleHQ+PHJl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A96D6F">
          <w:rPr>
            <w:lang w:val="en-IE"/>
          </w:rPr>
          <w:instrText xml:space="preserve"> ADDIN EN.CITE.DATA </w:instrText>
        </w:r>
        <w:r w:rsidR="00A96D6F">
          <w:rPr>
            <w:lang w:val="en-IE"/>
          </w:rPr>
        </w:r>
        <w:r w:rsidR="00A96D6F">
          <w:rPr>
            <w:lang w:val="en-IE"/>
          </w:rPr>
          <w:fldChar w:fldCharType="end"/>
        </w:r>
        <w:r w:rsidR="00A96D6F">
          <w:rPr>
            <w:lang w:val="en-IE"/>
          </w:rPr>
        </w:r>
        <w:r w:rsidR="00A96D6F">
          <w:rPr>
            <w:lang w:val="en-IE"/>
          </w:rPr>
          <w:fldChar w:fldCharType="separate"/>
        </w:r>
        <w:r w:rsidR="00A96D6F">
          <w:rPr>
            <w:noProof/>
            <w:lang w:val="en-IE"/>
          </w:rPr>
          <w:t>(</w:t>
        </w:r>
        <w:r w:rsidR="00A96D6F">
          <w:fldChar w:fldCharType="begin"/>
        </w:r>
        <w:r w:rsidR="00A96D6F">
          <w:instrText xml:space="preserve"> HYPERLINK \l "_ENREF_13" \o "Domenici, 2001 #107" </w:instrText>
        </w:r>
      </w:ins>
      <w:ins w:id="172" w:author="Kevin Healy" w:date="2017-02-09T15:39:00Z">
        <w:r w:rsidR="00A96D6F">
          <w:fldChar w:fldCharType="separate"/>
        </w:r>
        <w:r w:rsidR="00A96D6F">
          <w:rPr>
            <w:noProof/>
            <w:lang w:val="en-IE"/>
          </w:rPr>
          <w:t>13-15</w:t>
        </w:r>
        <w:r w:rsidR="00A96D6F">
          <w:rPr>
            <w:noProof/>
            <w:lang w:val="en-IE"/>
          </w:rPr>
          <w:fldChar w:fldCharType="end"/>
        </w:r>
        <w:r w:rsidR="00A96D6F">
          <w:rPr>
            <w:noProof/>
            <w:lang w:val="en-IE"/>
          </w:rPr>
          <w:t>)</w:t>
        </w:r>
        <w:r w:rsidR="00A96D6F">
          <w:rPr>
            <w:lang w:val="en-IE"/>
          </w:rPr>
          <w:fldChar w:fldCharType="end"/>
        </w:r>
        <w:r w:rsidR="00A96D6F">
          <w:rPr>
            <w:lang w:val="en-IE"/>
          </w:rPr>
          <w:t>; the ability to</w:t>
        </w:r>
        <w:r w:rsidR="005B211F">
          <w:rPr>
            <w:lang w:val="en-IE"/>
          </w:rPr>
          <w:t xml:space="preserve"> spot,</w:t>
        </w:r>
        <w:r w:rsidR="00A96D6F">
          <w:rPr>
            <w:lang w:val="en-IE"/>
          </w:rPr>
          <w:t xml:space="preserve"> track</w:t>
        </w:r>
      </w:ins>
      <w:ins w:id="173" w:author="Kevin Healy" w:date="2017-02-09T15:49:00Z">
        <w:r w:rsidR="005B211F">
          <w:rPr>
            <w:lang w:val="en-IE"/>
          </w:rPr>
          <w:t xml:space="preserve"> and capture</w:t>
        </w:r>
      </w:ins>
      <w:ins w:id="174" w:author="Kevin Healy" w:date="2017-02-09T15:39:00Z">
        <w:r w:rsidR="00A96D6F">
          <w:rPr>
            <w:lang w:val="en-IE"/>
          </w:rPr>
          <w:t xml:space="preserve"> prey </w:t>
        </w:r>
        <w:r w:rsidR="00A96D6F">
          <w:rPr>
            <w:lang w:val="en-IE"/>
          </w:rPr>
          <w:fldChar w:fldCharType="begin"/>
        </w:r>
        <w:r w:rsidR="00A96D6F">
          <w:rPr>
            <w:lang w:val="en-IE"/>
          </w:rPr>
          <w:instrText xml:space="preserve"> ADDIN EN.CITE &lt;EndNote&gt;&lt;Cite&gt;&lt;Author&gt;Healy&lt;/Author&gt;&lt;Year&gt;2013&lt;/Year&gt;&lt;RecNum&gt;92&lt;/RecNum&gt;&lt;DisplayText&gt;(16, 17)&lt;/DisplayText&gt;&lt;record&gt;&lt;rec-number&gt;92&lt;/rec-number&gt;&lt;foreign-keys&gt;&lt;key app="EN" db-id="ax5t9ztwnxe5f8edetnp2tzne0aaff55ftr5" timestamp="1467284982"&gt;92&lt;/key&gt;&lt;/foreign-keys&gt;&lt;ref-type name="Journal Article"&gt;17&lt;/ref-type&gt;&lt;contributors&gt;&lt;authors&gt;&lt;author&gt;Healy, Kevin&lt;/author&gt;&lt;author&gt;McNally, Luke&lt;/author&gt;&lt;author&gt;Ruxton, Graeme D&lt;/author&gt;&lt;author&gt;Cooper, Natalie&lt;/author&gt;&lt;author&gt;Jackson, Andrew L&lt;/author&gt;&lt;/authors&gt;&lt;/contributors&gt;&lt;titles&gt;&lt;title&gt;Metabolic rate and body size are linked with perception of temporal information&lt;/title&gt;&lt;secondary-title&gt;Animal behaviour&lt;/secondary-title&gt;&lt;/titles&gt;&lt;periodical&gt;&lt;full-title&gt;Animal Behaviour&lt;/full-title&gt;&lt;/periodical&gt;&lt;pages&gt;685-696&lt;/pages&gt;&lt;volume&gt;86&lt;/volume&gt;&lt;number&gt;4&lt;/number&gt;&lt;dates&gt;&lt;year&gt;2013&lt;/year&gt;&lt;/dates&gt;&lt;isbn&gt;0003-3472&lt;/isbn&gt;&lt;urls&gt;&lt;/urls&gt;&lt;/record&gt;&lt;/Cite&gt;&lt;Cite&gt;&lt;Author&gt;Kiltie&lt;/Author&gt;&lt;Year&gt;2000&lt;/Year&gt;&lt;RecNum&gt;97&lt;/RecNum&gt;&lt;record&gt;&lt;rec-number&gt;97&lt;/rec-number&gt;&lt;foreign-keys&gt;&lt;key app="EN" db-id="ax5t9ztwnxe5f8edetnp2tzne0aaff55ftr5" timestamp="1467293349"&gt;97&lt;/key&gt;&lt;/foreign-keys&gt;&lt;ref-type name="Journal Article"&gt;17&lt;/ref-type&gt;&lt;contributors&gt;&lt;authors&gt;&lt;author&gt;Kiltie, RA&lt;/author&gt;&lt;/authors&gt;&lt;/contributors&gt;&lt;titles&gt;&lt;title&gt;Scaling of visual acuity with body size in mammals and birds&lt;/title&gt;&lt;secondary-title&gt;Functional Ecology&lt;/secondary-title&gt;&lt;/titles&gt;&lt;periodical&gt;&lt;full-title&gt;Functional Ecology&lt;/full-title&gt;&lt;/periodical&gt;&lt;pages&gt;226-234&lt;/pages&gt;&lt;volume&gt;14&lt;/volume&gt;&lt;number&gt;2&lt;/number&gt;&lt;dates&gt;&lt;year&gt;2000&lt;/year&gt;&lt;/dates&gt;&lt;isbn&gt;1365-2435&lt;/isbn&gt;&lt;urls&gt;&lt;/urls&gt;&lt;/record&gt;&lt;/Cite&gt;&lt;/EndNote&gt;</w:instrText>
        </w:r>
        <w:r w:rsidR="00A96D6F">
          <w:rPr>
            <w:lang w:val="en-IE"/>
          </w:rPr>
          <w:fldChar w:fldCharType="separate"/>
        </w:r>
        <w:r w:rsidR="00A96D6F">
          <w:rPr>
            <w:noProof/>
            <w:lang w:val="en-IE"/>
          </w:rPr>
          <w:t>(</w:t>
        </w:r>
        <w:r w:rsidR="00A96D6F">
          <w:fldChar w:fldCharType="begin"/>
        </w:r>
        <w:r w:rsidR="00A96D6F">
          <w:instrText xml:space="preserve"> HYPERLINK \l "_ENREF_16" \o "Healy, 2013 #92" </w:instrText>
        </w:r>
      </w:ins>
      <w:ins w:id="175" w:author="Kevin Healy" w:date="2017-02-09T15:39:00Z">
        <w:r w:rsidR="00A96D6F">
          <w:fldChar w:fldCharType="separate"/>
        </w:r>
        <w:r w:rsidR="00A96D6F">
          <w:rPr>
            <w:noProof/>
            <w:lang w:val="en-IE"/>
          </w:rPr>
          <w:t>16</w:t>
        </w:r>
        <w:r w:rsidR="00A96D6F">
          <w:rPr>
            <w:noProof/>
            <w:lang w:val="en-IE"/>
          </w:rPr>
          <w:fldChar w:fldCharType="end"/>
        </w:r>
        <w:r w:rsidR="00A96D6F">
          <w:rPr>
            <w:noProof/>
            <w:lang w:val="en-IE"/>
          </w:rPr>
          <w:t xml:space="preserve">, </w:t>
        </w:r>
        <w:r w:rsidR="00A96D6F">
          <w:fldChar w:fldCharType="begin"/>
        </w:r>
        <w:r w:rsidR="00A96D6F">
          <w:instrText xml:space="preserve"> HYPERLINK \l "_ENREF_17" \o "Kiltie, 2000 #97" </w:instrText>
        </w:r>
      </w:ins>
      <w:ins w:id="176" w:author="Kevin Healy" w:date="2017-02-09T15:39:00Z">
        <w:r w:rsidR="00A96D6F">
          <w:fldChar w:fldCharType="separate"/>
        </w:r>
        <w:r w:rsidR="00A96D6F">
          <w:rPr>
            <w:noProof/>
            <w:lang w:val="en-IE"/>
          </w:rPr>
          <w:t>17</w:t>
        </w:r>
        <w:r w:rsidR="00A96D6F">
          <w:rPr>
            <w:noProof/>
            <w:lang w:val="en-IE"/>
          </w:rPr>
          <w:fldChar w:fldCharType="end"/>
        </w:r>
        <w:r w:rsidR="00A96D6F">
          <w:rPr>
            <w:noProof/>
            <w:lang w:val="en-IE"/>
          </w:rPr>
          <w:t>)</w:t>
        </w:r>
        <w:r w:rsidR="00A96D6F">
          <w:rPr>
            <w:lang w:val="en-IE"/>
          </w:rPr>
          <w:fldChar w:fldCharType="end"/>
        </w:r>
        <w:r w:rsidR="00A96D6F">
          <w:rPr>
            <w:lang w:val="en-IE"/>
          </w:rPr>
          <w:t xml:space="preserve">; and ingestion </w:t>
        </w:r>
        <w:r w:rsidR="00A96D6F">
          <w:rPr>
            <w:lang w:val="en-IE"/>
          </w:rPr>
          <w:lastRenderedPageBreak/>
          <w:t xml:space="preserve">rates </w:t>
        </w:r>
        <w:r w:rsidR="00A96D6F">
          <w:rPr>
            <w:lang w:val="en-IE"/>
          </w:rPr>
          <w:fldChar w:fldCharType="begin"/>
        </w:r>
        <w:r w:rsidR="00A96D6F">
          <w:rPr>
            <w:lang w:val="en-IE"/>
          </w:rPr>
          <w:instrText xml:space="preserve"> ADDIN EN.CITE &lt;EndNote&gt;&lt;Cite&gt;&lt;Author&gt;Carbone&lt;/Author&gt;&lt;Year&gt;2014&lt;/Year&gt;&lt;RecNum&gt;93&lt;/RecNum&gt;&lt;DisplayText&gt;(15, 18)&lt;/DisplayText&gt;&lt;record&gt;&lt;rec-number&gt;93&lt;/rec-number&gt;&lt;foreign-keys&gt;&lt;key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Kane&lt;/Author&gt;&lt;Year&gt;2016&lt;/Year&gt;&lt;RecNum&gt;94&lt;/RecNum&gt;&lt;record&gt;&lt;rec-number&gt;94&lt;/rec-number&gt;&lt;foreign-keys&gt;&lt;key app="EN" db-id="ax5t9ztwnxe5f8edetnp2tzne0aaff55ftr5" timestamp="1467285303"&gt;94&lt;/key&gt;&lt;/foreign-keys&gt;&lt;ref-type name="Journal Article"&gt;17&lt;/ref-type&gt;&lt;contributors&gt;&lt;authors&gt;&lt;author&gt;Kane, Adam&lt;/author&gt;&lt;author&gt;Healy, Kevin&lt;/author&gt;&lt;author&gt;Ruxton, Graeme D&lt;/author&gt;&lt;author&gt;Jackson, Andrew L&lt;/author&gt;&lt;author&gt;Woods, H Arthur&lt;/author&gt;&lt;author&gt;Winn, Alice A&lt;/author&gt;&lt;/authors&gt;&lt;/contributors&gt;&lt;titles&gt;&lt;title&gt;Body Size as a Driver of Scavenging in Theropod Dinosaurs&lt;/title&gt;&lt;secondary-title&gt;The American Naturalist&lt;/secondary-title&gt;&lt;/titles&gt;&lt;periodical&gt;&lt;full-title&gt;The American Naturalist&lt;/full-title&gt;&lt;/periodical&gt;&lt;pages&gt;706-716&lt;/pages&gt;&lt;volume&gt;187&lt;/volume&gt;&lt;number&gt;6&lt;/number&gt;&lt;dates&gt;&lt;year&gt;2016&lt;/year&gt;&lt;/dates&gt;&lt;isbn&gt;0003-0147&lt;/isbn&gt;&lt;urls&gt;&lt;/urls&gt;&lt;/record&gt;&lt;/Cite&gt;&lt;/EndNote&gt;</w:instrText>
        </w:r>
        <w:r w:rsidR="00A96D6F">
          <w:rPr>
            <w:lang w:val="en-IE"/>
          </w:rPr>
          <w:fldChar w:fldCharType="separate"/>
        </w:r>
        <w:r w:rsidR="00A96D6F">
          <w:rPr>
            <w:noProof/>
            <w:lang w:val="en-IE"/>
          </w:rPr>
          <w:t>(</w:t>
        </w:r>
        <w:r w:rsidR="00A96D6F">
          <w:fldChar w:fldCharType="begin"/>
        </w:r>
        <w:r w:rsidR="00A96D6F">
          <w:instrText xml:space="preserve"> HYPERLINK \l "_ENREF_15" \o "Kane, 2016 #94" </w:instrText>
        </w:r>
      </w:ins>
      <w:ins w:id="177" w:author="Kevin Healy" w:date="2017-02-09T15:39:00Z">
        <w:r w:rsidR="00A96D6F">
          <w:fldChar w:fldCharType="separate"/>
        </w:r>
        <w:r w:rsidR="00A96D6F">
          <w:rPr>
            <w:noProof/>
            <w:lang w:val="en-IE"/>
          </w:rPr>
          <w:t>15</w:t>
        </w:r>
        <w:r w:rsidR="00A96D6F">
          <w:rPr>
            <w:noProof/>
            <w:lang w:val="en-IE"/>
          </w:rPr>
          <w:fldChar w:fldCharType="end"/>
        </w:r>
        <w:r w:rsidR="00A96D6F">
          <w:rPr>
            <w:noProof/>
            <w:lang w:val="en-IE"/>
          </w:rPr>
          <w:t xml:space="preserve">, </w:t>
        </w:r>
        <w:r w:rsidR="00A96D6F">
          <w:fldChar w:fldCharType="begin"/>
        </w:r>
        <w:r w:rsidR="00A96D6F">
          <w:instrText xml:space="preserve"> HYPERLINK \l "_ENREF_18" \o "Carbone, 2014 #93" </w:instrText>
        </w:r>
      </w:ins>
      <w:ins w:id="178" w:author="Kevin Healy" w:date="2017-02-09T15:39:00Z">
        <w:r w:rsidR="00A96D6F">
          <w:fldChar w:fldCharType="separate"/>
        </w:r>
        <w:r w:rsidR="00A96D6F">
          <w:rPr>
            <w:noProof/>
            <w:lang w:val="en-IE"/>
          </w:rPr>
          <w:t>18</w:t>
        </w:r>
        <w:r w:rsidR="00A96D6F">
          <w:rPr>
            <w:noProof/>
            <w:lang w:val="en-IE"/>
          </w:rPr>
          <w:fldChar w:fldCharType="end"/>
        </w:r>
        <w:r w:rsidR="00A96D6F">
          <w:rPr>
            <w:noProof/>
            <w:lang w:val="en-IE"/>
          </w:rPr>
          <w:t>)</w:t>
        </w:r>
        <w:r w:rsidR="00A96D6F">
          <w:rPr>
            <w:lang w:val="en-IE"/>
          </w:rPr>
          <w:fldChar w:fldCharType="end"/>
        </w:r>
      </w:ins>
      <w:ins w:id="179" w:author="Kevin Healy" w:date="2017-02-09T15:43:00Z">
        <w:r w:rsidR="00A96D6F">
          <w:rPr>
            <w:lang w:val="en-IE"/>
          </w:rPr>
          <w:t xml:space="preserve"> are also likely to influence </w:t>
        </w:r>
      </w:ins>
      <w:ins w:id="180" w:author="Kevin Healy" w:date="2017-02-09T15:44:00Z">
        <w:r w:rsidR="00A96D6F">
          <w:rPr>
            <w:lang w:val="en-IE"/>
          </w:rPr>
          <w:t xml:space="preserve">the </w:t>
        </w:r>
      </w:ins>
      <w:ins w:id="181" w:author="Kevin Healy" w:date="2017-02-09T15:49:00Z">
        <w:r w:rsidR="005B211F">
          <w:rPr>
            <w:lang w:val="en-IE"/>
          </w:rPr>
          <w:t>predatory</w:t>
        </w:r>
      </w:ins>
      <w:ins w:id="182" w:author="Kevin Healy" w:date="2017-02-09T15:44:00Z">
        <w:r w:rsidR="005B211F">
          <w:rPr>
            <w:lang w:val="en-IE"/>
          </w:rPr>
          <w:t xml:space="preserve"> traits</w:t>
        </w:r>
      </w:ins>
      <w:ins w:id="183" w:author="Kevin Healy" w:date="2017-02-09T15:39:00Z">
        <w:r w:rsidR="00A96D6F" w:rsidRPr="005266A2">
          <w:rPr>
            <w:lang w:val="en-IE"/>
          </w:rPr>
          <w:t>.</w:t>
        </w:r>
      </w:ins>
      <w:ins w:id="184" w:author="Kevin Healy" w:date="2017-02-09T15:44:00Z">
        <w:r w:rsidR="00C32AE9">
          <w:rPr>
            <w:lang w:val="en-IE"/>
          </w:rPr>
          <w:t xml:space="preserve"> </w:t>
        </w:r>
      </w:ins>
      <w:ins w:id="185" w:author="Kevin Healy" w:date="2017-02-09T11:33:00Z">
        <w:r w:rsidR="00643DD6">
          <w:t>However, while</w:t>
        </w:r>
      </w:ins>
      <w:ins w:id="186" w:author="Kevin Healy" w:date="2017-02-09T16:16:00Z">
        <w:r w:rsidR="00C32AE9">
          <w:t xml:space="preserve"> such</w:t>
        </w:r>
      </w:ins>
      <w:ins w:id="187" w:author="Kevin Healy" w:date="2017-02-09T16:49:00Z">
        <w:r w:rsidR="00AF4D93">
          <w:t xml:space="preserve"> potential</w:t>
        </w:r>
      </w:ins>
      <w:ins w:id="188" w:author="Kevin Healy" w:date="2017-02-09T16:16:00Z">
        <w:r w:rsidR="00C32AE9">
          <w:t xml:space="preserve"> </w:t>
        </w:r>
      </w:ins>
      <w:ins w:id="189" w:author="Kevin Healy" w:date="2017-02-09T16:49:00Z">
        <w:r w:rsidR="00AF4D93">
          <w:t>drivers</w:t>
        </w:r>
      </w:ins>
      <w:ins w:id="190" w:author="Kevin Healy" w:date="2017-02-09T16:16:00Z">
        <w:r w:rsidR="00C32AE9">
          <w:t xml:space="preserve"> can be linked to</w:t>
        </w:r>
      </w:ins>
      <w:ins w:id="191" w:author="Kevin Healy" w:date="2017-02-09T11:33:00Z">
        <w:r w:rsidR="00643DD6">
          <w:t xml:space="preserve"> </w:t>
        </w:r>
        <w:r w:rsidR="0030749B">
          <w:t>the</w:t>
        </w:r>
      </w:ins>
      <w:ins w:id="192" w:author="Kevin Healy" w:date="2017-02-09T16:16:00Z">
        <w:r w:rsidR="00C32AE9">
          <w:t xml:space="preserve"> morphological</w:t>
        </w:r>
      </w:ins>
      <w:ins w:id="193" w:author="Kevin Healy" w:date="2017-02-09T11:33:00Z">
        <w:r w:rsidR="0030749B">
          <w:t xml:space="preserve"> disparity of </w:t>
        </w:r>
      </w:ins>
      <w:ins w:id="194" w:author="Kevin Healy" w:date="2017-02-09T16:17:00Z">
        <w:r w:rsidR="00C32AE9">
          <w:t>traits</w:t>
        </w:r>
      </w:ins>
      <w:ins w:id="195" w:author="Kevin Healy" w:date="2017-02-09T16:49:00Z">
        <w:r w:rsidR="00AF4D93">
          <w:t>,</w:t>
        </w:r>
      </w:ins>
      <w:ins w:id="196" w:author="Kevin Healy" w:date="2017-02-09T16:16:00Z">
        <w:r w:rsidR="00C32AE9">
          <w:t xml:space="preserve"> such as jaws</w:t>
        </w:r>
      </w:ins>
      <w:ins w:id="197" w:author="Kevin Healy" w:date="2017-02-09T16:49:00Z">
        <w:r w:rsidR="00AF4D93">
          <w:t>,</w:t>
        </w:r>
      </w:ins>
      <w:ins w:id="198" w:author="Kevin Healy" w:date="2017-02-09T16:16:00Z">
        <w:r w:rsidR="00C32AE9">
          <w:t xml:space="preserve"> </w:t>
        </w:r>
      </w:ins>
      <w:ins w:id="199" w:author="Kevin Healy" w:date="2017-02-09T11:33:00Z">
        <w:r w:rsidR="0030749B">
          <w:t>it is difficult</w:t>
        </w:r>
      </w:ins>
      <w:ins w:id="200" w:author="Kevin Healy" w:date="2017-02-09T16:17:00Z">
        <w:r w:rsidR="00C32AE9">
          <w:t xml:space="preserve"> to</w:t>
        </w:r>
      </w:ins>
      <w:ins w:id="201" w:author="Kevin Healy" w:date="2017-02-09T11:33:00Z">
        <w:r w:rsidR="00C32AE9">
          <w:t xml:space="preserve"> </w:t>
        </w:r>
      </w:ins>
      <w:ins w:id="202" w:author="Kevin Healy" w:date="2017-02-09T16:49:00Z">
        <w:r w:rsidR="00361274">
          <w:t>link such disparity to</w:t>
        </w:r>
      </w:ins>
      <w:ins w:id="203" w:author="Kevin Healy" w:date="2017-02-09T11:33:00Z">
        <w:r w:rsidR="0030749B">
          <w:t xml:space="preserve"> </w:t>
        </w:r>
      </w:ins>
      <w:ins w:id="204" w:author="Kevin Healy" w:date="2017-02-09T16:49:00Z">
        <w:r w:rsidR="00361274">
          <w:t xml:space="preserve">the predatory </w:t>
        </w:r>
      </w:ins>
      <w:ins w:id="205" w:author="Kevin Healy" w:date="2017-02-09T16:50:00Z">
        <w:r w:rsidR="00361274">
          <w:t>ability</w:t>
        </w:r>
      </w:ins>
      <w:ins w:id="206" w:author="Kevin Healy" w:date="2017-02-09T16:49:00Z">
        <w:r w:rsidR="00361274">
          <w:t xml:space="preserve"> of the trait</w:t>
        </w:r>
      </w:ins>
      <w:ins w:id="207" w:author="Kevin Healy" w:date="2017-02-09T11:34:00Z">
        <w:r w:rsidR="0030749B">
          <w:t xml:space="preserve">. Snake venom however offers a system were the </w:t>
        </w:r>
      </w:ins>
      <w:ins w:id="208" w:author="Kevin Healy" w:date="2017-02-09T11:35:00Z">
        <w:r w:rsidR="0030749B">
          <w:t>ability</w:t>
        </w:r>
      </w:ins>
      <w:ins w:id="209" w:author="Kevin Healy" w:date="2017-02-09T11:34:00Z">
        <w:r w:rsidR="0030749B">
          <w:t xml:space="preserve"> of a species to subdue prey can be </w:t>
        </w:r>
      </w:ins>
      <w:ins w:id="210" w:author="Kevin Healy" w:date="2017-02-09T11:35:00Z">
        <w:r w:rsidR="0030749B">
          <w:t>quantified</w:t>
        </w:r>
      </w:ins>
      <w:ins w:id="211" w:author="Kevin Healy" w:date="2017-02-09T16:18:00Z">
        <w:r w:rsidR="00C32AE9">
          <w:t xml:space="preserve"> directly</w:t>
        </w:r>
      </w:ins>
      <w:ins w:id="212" w:author="Kevin Healy" w:date="2017-02-09T11:34:00Z">
        <w:r w:rsidR="0030749B">
          <w:t xml:space="preserve"> by measuring both </w:t>
        </w:r>
      </w:ins>
      <w:ins w:id="213" w:author="Kevin Healy" w:date="2017-02-09T12:20:00Z">
        <w:r w:rsidR="00882E9B">
          <w:t>its</w:t>
        </w:r>
      </w:ins>
      <w:ins w:id="214" w:author="Kevin Healy" w:date="2017-02-09T16:50:00Z">
        <w:r w:rsidR="00361274">
          <w:t xml:space="preserve"> venoms</w:t>
        </w:r>
      </w:ins>
      <w:ins w:id="215" w:author="Kevin Healy" w:date="2017-02-09T12:20:00Z">
        <w:r w:rsidR="00882E9B">
          <w:t xml:space="preserve"> potency, such as measured using</w:t>
        </w:r>
      </w:ins>
      <w:ins w:id="216" w:author="Kevin Healy" w:date="2017-02-09T16:18:00Z">
        <w:r w:rsidR="00C32AE9">
          <w:t xml:space="preserve"> the median lethal dose</w:t>
        </w:r>
      </w:ins>
      <w:ins w:id="217" w:author="Kevin Healy" w:date="2017-02-09T12:20:00Z">
        <w:r w:rsidR="00882E9B">
          <w:t xml:space="preserve"> </w:t>
        </w:r>
      </w:ins>
      <w:ins w:id="218" w:author="Kevin Healy" w:date="2017-02-09T16:18:00Z">
        <w:r w:rsidR="00C32AE9">
          <w:t>(</w:t>
        </w:r>
      </w:ins>
      <w:ins w:id="219" w:author="Kevin Healy" w:date="2017-02-09T12:20:00Z">
        <w:r w:rsidR="00882E9B">
          <w:t>LD</w:t>
        </w:r>
        <w:r w:rsidR="00882E9B" w:rsidRPr="00882E9B">
          <w:rPr>
            <w:vertAlign w:val="subscript"/>
            <w:rPrChange w:id="220" w:author="Kevin Healy" w:date="2017-02-09T12:20:00Z">
              <w:rPr/>
            </w:rPrChange>
          </w:rPr>
          <w:t>50</w:t>
        </w:r>
      </w:ins>
      <w:ins w:id="221" w:author="Kevin Healy" w:date="2017-02-09T16:19:00Z">
        <w:r w:rsidR="00C32AE9">
          <w:t>),</w:t>
        </w:r>
      </w:ins>
      <w:ins w:id="222" w:author="Kevin Healy" w:date="2017-02-09T12:20:00Z">
        <w:r w:rsidR="00882E9B">
          <w:t xml:space="preserve"> and the quantity</w:t>
        </w:r>
      </w:ins>
      <w:ins w:id="223" w:author="Kevin Healy" w:date="2017-02-09T12:24:00Z">
        <w:r w:rsidR="00882E9B">
          <w:t xml:space="preserve"> of venom</w:t>
        </w:r>
      </w:ins>
      <w:ins w:id="224" w:author="Kevin Healy" w:date="2017-02-09T12:20:00Z">
        <w:r w:rsidR="00882E9B">
          <w:t xml:space="preserve"> available. </w:t>
        </w:r>
      </w:ins>
      <w:ins w:id="225" w:author="Kevin Healy" w:date="2017-02-09T12:26:00Z">
        <w:r w:rsidR="00882E9B">
          <w:t>Using venom in such a comparative approach would hence allow questions relating to</w:t>
        </w:r>
      </w:ins>
      <w:ins w:id="226" w:author="Kevin Healy" w:date="2017-02-09T16:50:00Z">
        <w:r w:rsidR="00361274">
          <w:t xml:space="preserve"> not only trait evolution but also</w:t>
        </w:r>
      </w:ins>
      <w:ins w:id="227" w:author="Kevin Healy" w:date="2017-02-09T16:51:00Z">
        <w:r w:rsidR="00361274">
          <w:t xml:space="preserve"> more broadly to</w:t>
        </w:r>
      </w:ins>
      <w:ins w:id="228" w:author="Kevin Healy" w:date="2017-02-09T12:26:00Z">
        <w:r w:rsidR="00882E9B">
          <w:t xml:space="preserve"> the evolution of predator-prey dynamics, a key ecological interaction in terms of xxx.</w:t>
        </w:r>
      </w:ins>
      <w:ins w:id="229" w:author="Kevin Healy" w:date="2017-02-09T12:27:00Z">
        <w:r w:rsidR="00882E9B">
          <w:t xml:space="preserve"> </w:t>
        </w:r>
      </w:ins>
      <w:ins w:id="230" w:author="Kevin Healy" w:date="2017-02-09T16:21:00Z">
        <w:r w:rsidR="00215B92">
          <w:t xml:space="preserve">Here we </w:t>
        </w:r>
      </w:ins>
      <w:ins w:id="231" w:author="Kevin Healy" w:date="2017-02-09T16:22:00Z">
        <w:r w:rsidR="00215B92">
          <w:t>use phylogenetic</w:t>
        </w:r>
      </w:ins>
      <w:ins w:id="232" w:author="Kevin Healy" w:date="2017-02-09T16:21:00Z">
        <w:r w:rsidR="00215B92">
          <w:t xml:space="preserve"> comparative </w:t>
        </w:r>
      </w:ins>
      <w:ins w:id="233" w:author="Kevin Healy" w:date="2017-02-09T16:22:00Z">
        <w:r w:rsidR="00215B92">
          <w:t>methods</w:t>
        </w:r>
      </w:ins>
      <w:ins w:id="234" w:author="Kevin Healy" w:date="2017-02-09T16:21:00Z">
        <w:r w:rsidR="00215B92">
          <w:t xml:space="preserve"> </w:t>
        </w:r>
      </w:ins>
      <w:ins w:id="235" w:author="Kevin Healy" w:date="2017-02-09T16:22:00Z">
        <w:r w:rsidR="00215B92">
          <w:t xml:space="preserve">to test various </w:t>
        </w:r>
      </w:ins>
      <w:ins w:id="236" w:author="Kevin Healy" w:date="2017-02-09T16:23:00Z">
        <w:r w:rsidR="00215B92">
          <w:t>hypothesis</w:t>
        </w:r>
      </w:ins>
      <w:ins w:id="237" w:author="Kevin Healy" w:date="2017-02-09T16:22:00Z">
        <w:r w:rsidR="00215B92">
          <w:t xml:space="preserve"> regarding the evolution</w:t>
        </w:r>
      </w:ins>
      <w:ins w:id="238" w:author="Kevin Healy" w:date="2017-02-09T16:23:00Z">
        <w:r w:rsidR="00215B92">
          <w:t>ary drivers</w:t>
        </w:r>
      </w:ins>
      <w:ins w:id="239" w:author="Kevin Healy" w:date="2017-02-09T16:22:00Z">
        <w:r w:rsidR="00215B92">
          <w:t xml:space="preserve"> of sn</w:t>
        </w:r>
      </w:ins>
      <w:ins w:id="240" w:author="Kevin Healy" w:date="2017-02-09T16:23:00Z">
        <w:r w:rsidR="00215B92">
          <w:t>ake venom. T</w:t>
        </w:r>
      </w:ins>
      <w:ins w:id="241" w:author="Kevin Healy" w:date="2017-02-09T16:24:00Z">
        <w:r w:rsidR="00215B92">
          <w:t xml:space="preserve">o achieve </w:t>
        </w:r>
      </w:ins>
      <w:ins w:id="242" w:author="Kevin Healy" w:date="2017-02-09T16:51:00Z">
        <w:r w:rsidR="00361274">
          <w:t>this however, first requires</w:t>
        </w:r>
      </w:ins>
      <w:ins w:id="243" w:author="Kevin Healy" w:date="2017-02-09T16:57:00Z">
        <w:r w:rsidR="00361274">
          <w:t xml:space="preserve"> accounting for </w:t>
        </w:r>
      </w:ins>
      <w:ins w:id="244" w:author="Kevin Healy" w:date="2017-02-09T16:58:00Z">
        <w:r w:rsidR="00361274">
          <w:t xml:space="preserve">the </w:t>
        </w:r>
      </w:ins>
      <w:ins w:id="245" w:author="Kevin Healy" w:date="2017-02-09T16:57:00Z">
        <w:r w:rsidR="00361274">
          <w:t>test</w:t>
        </w:r>
      </w:ins>
      <w:ins w:id="246" w:author="Kevin Healy" w:date="2017-02-09T16:51:00Z">
        <w:r w:rsidR="00361274">
          <w:t xml:space="preserve"> species a venom </w:t>
        </w:r>
      </w:ins>
      <w:ins w:id="247" w:author="Kevin Healy" w:date="2017-02-09T16:58:00Z">
        <w:r w:rsidR="00361274">
          <w:t>is</w:t>
        </w:r>
      </w:ins>
      <w:ins w:id="248" w:author="Kevin Healy" w:date="2017-02-09T16:51:00Z">
        <w:r w:rsidR="00361274">
          <w:t xml:space="preserve"> </w:t>
        </w:r>
      </w:ins>
      <w:ins w:id="249" w:author="Kevin Healy" w:date="2017-02-09T16:57:00Z">
        <w:r w:rsidR="00361274">
          <w:t>measured with</w:t>
        </w:r>
      </w:ins>
      <w:ins w:id="250" w:author="Kevin Healy" w:date="2017-02-09T16:52:00Z">
        <w:r w:rsidR="00361274">
          <w:t>.</w:t>
        </w:r>
      </w:ins>
    </w:p>
    <w:p w14:paraId="42B6FF06" w14:textId="77777777" w:rsidR="00361274" w:rsidRDefault="00361274" w:rsidP="003B5958">
      <w:pPr>
        <w:spacing w:line="360" w:lineRule="auto"/>
        <w:rPr>
          <w:ins w:id="251" w:author="Kevin Healy" w:date="2017-02-09T16:52:00Z"/>
        </w:rPr>
      </w:pPr>
    </w:p>
    <w:p w14:paraId="411FD327" w14:textId="2E7C99DA" w:rsidR="00882E9B" w:rsidRDefault="00EC0489" w:rsidP="003B5958">
      <w:pPr>
        <w:spacing w:line="360" w:lineRule="auto"/>
        <w:rPr>
          <w:ins w:id="252" w:author="Kevin Healy" w:date="2017-02-09T17:29:00Z"/>
        </w:rPr>
      </w:pPr>
      <w:ins w:id="253" w:author="Kevin Healy" w:date="2017-02-09T16:58:00Z">
        <w:r>
          <w:t xml:space="preserve">The </w:t>
        </w:r>
      </w:ins>
      <w:ins w:id="254" w:author="Kevin Healy" w:date="2017-02-09T17:00:00Z">
        <w:r>
          <w:t>lethality</w:t>
        </w:r>
      </w:ins>
      <w:ins w:id="255" w:author="Kevin Healy" w:date="2017-02-09T16:58:00Z">
        <w:r>
          <w:t xml:space="preserve"> o</w:t>
        </w:r>
      </w:ins>
      <w:ins w:id="256" w:author="Kevin Healy" w:date="2017-02-09T17:00:00Z">
        <w:r>
          <w:t xml:space="preserve">f a given species is </w:t>
        </w:r>
      </w:ins>
      <w:ins w:id="257" w:author="Kevin Healy" w:date="2017-02-09T17:01:00Z">
        <w:r>
          <w:t>known</w:t>
        </w:r>
      </w:ins>
      <w:ins w:id="258" w:author="Kevin Healy" w:date="2017-02-09T17:00:00Z">
        <w:r>
          <w:t xml:space="preserve"> to depend on how it was measured, such as </w:t>
        </w:r>
      </w:ins>
      <w:ins w:id="259" w:author="Kevin Healy" w:date="2017-02-09T17:01:00Z">
        <w:r>
          <w:t>whether it was</w:t>
        </w:r>
      </w:ins>
      <w:ins w:id="260" w:author="Kevin Healy" w:date="2017-02-09T17:00:00Z">
        <w:r>
          <w:t xml:space="preserve"> </w:t>
        </w:r>
      </w:ins>
      <w:ins w:id="261" w:author="Kevin Healy" w:date="2017-02-09T17:01:00Z">
        <w:r>
          <w:t>introduced</w:t>
        </w:r>
      </w:ins>
      <w:ins w:id="262" w:author="Kevin Healy" w:date="2017-02-09T17:00:00Z">
        <w:r>
          <w:t xml:space="preserve"> subcutaneous</w:t>
        </w:r>
      </w:ins>
      <w:ins w:id="263" w:author="Kevin Healy" w:date="2017-02-09T17:01:00Z">
        <w:r>
          <w:t>ly</w:t>
        </w:r>
      </w:ins>
      <w:ins w:id="264" w:author="Kevin Healy" w:date="2017-02-09T17:00:00Z">
        <w:r>
          <w:t xml:space="preserve"> (SC), intravenous</w:t>
        </w:r>
      </w:ins>
      <w:ins w:id="265" w:author="Kevin Healy" w:date="2017-02-09T17:01:00Z">
        <w:r>
          <w:t>ly</w:t>
        </w:r>
      </w:ins>
      <w:ins w:id="266" w:author="Kevin Healy" w:date="2017-02-09T17:00:00Z">
        <w:r>
          <w:t xml:space="preserve"> (IV) or </w:t>
        </w:r>
      </w:ins>
      <w:ins w:id="267" w:author="Kevin Healy" w:date="2017-02-09T17:01:00Z">
        <w:r>
          <w:t xml:space="preserve">some </w:t>
        </w:r>
      </w:ins>
      <w:ins w:id="268" w:author="Kevin Healy" w:date="2017-02-09T17:00:00Z">
        <w:r>
          <w:t xml:space="preserve">other </w:t>
        </w:r>
      </w:ins>
      <w:ins w:id="269" w:author="Kevin Healy" w:date="2017-02-09T17:02:00Z">
        <w:r>
          <w:t>route</w:t>
        </w:r>
      </w:ins>
      <w:ins w:id="270" w:author="Kevin Healy" w:date="2017-02-09T17:00:00Z">
        <w:r>
          <w:t xml:space="preserve"> (ref)</w:t>
        </w:r>
      </w:ins>
      <w:ins w:id="271" w:author="Kevin Healy" w:date="2017-02-09T17:02:00Z">
        <w:r>
          <w:t>. However, the</w:t>
        </w:r>
      </w:ins>
      <w:ins w:id="272" w:author="Kevin Healy" w:date="2017-02-09T17:03:00Z">
        <w:r>
          <w:t xml:space="preserve"> importance of the</w:t>
        </w:r>
      </w:ins>
      <w:ins w:id="273" w:author="Kevin Healy" w:date="2017-02-09T17:02:00Z">
        <w:r>
          <w:t xml:space="preserve"> identity of the prey</w:t>
        </w:r>
      </w:ins>
      <w:ins w:id="274" w:author="Kevin Healy" w:date="2017-02-09T17:03:00Z">
        <w:r>
          <w:t xml:space="preserve"> used to measure venom potency has been a long standing debate in the field (ref).</w:t>
        </w:r>
        <w:r w:rsidR="00C87AF5">
          <w:t xml:space="preserve"> From a</w:t>
        </w:r>
        <w:r>
          <w:t xml:space="preserve"> </w:t>
        </w:r>
      </w:ins>
      <w:ins w:id="275" w:author="Kevin Healy" w:date="2017-02-09T17:04:00Z">
        <w:r>
          <w:t xml:space="preserve">trophic ecological and </w:t>
        </w:r>
      </w:ins>
      <w:ins w:id="276" w:author="Kevin Healy" w:date="2017-02-09T17:23:00Z">
        <w:r w:rsidR="00C87AF5">
          <w:t>evolutionary</w:t>
        </w:r>
      </w:ins>
      <w:ins w:id="277" w:author="Kevin Healy" w:date="2017-02-09T17:04:00Z">
        <w:r>
          <w:t xml:space="preserve"> </w:t>
        </w:r>
      </w:ins>
      <w:ins w:id="278" w:author="Kevin Healy" w:date="2017-02-09T17:24:00Z">
        <w:r w:rsidR="00C87AF5">
          <w:t>perspective,</w:t>
        </w:r>
      </w:ins>
      <w:ins w:id="279" w:author="Kevin Healy" w:date="2017-02-09T17:04:00Z">
        <w:r>
          <w:t xml:space="preserve"> it would be expected that snake venom would be selected </w:t>
        </w:r>
      </w:ins>
      <w:ins w:id="280" w:author="Kevin Healy" w:date="2017-02-09T17:23:00Z">
        <w:r w:rsidR="00C87AF5">
          <w:t>to have</w:t>
        </w:r>
      </w:ins>
      <w:ins w:id="281" w:author="Kevin Healy" w:date="2017-02-09T17:04:00Z">
        <w:r>
          <w:t xml:space="preserve"> </w:t>
        </w:r>
      </w:ins>
      <w:ins w:id="282" w:author="Kevin Healy" w:date="2017-02-09T17:23:00Z">
        <w:r w:rsidR="00C87AF5">
          <w:t>higher</w:t>
        </w:r>
      </w:ins>
      <w:ins w:id="283" w:author="Kevin Healy" w:date="2017-02-09T17:04:00Z">
        <w:r>
          <w:t xml:space="preserve"> potencies</w:t>
        </w:r>
      </w:ins>
      <w:ins w:id="284" w:author="Kevin Healy" w:date="2017-02-09T17:24:00Z">
        <w:r w:rsidR="00C87AF5">
          <w:t xml:space="preserve"> towards common target species, such as those found within its diet. Such pre-specific venoms would result in </w:t>
        </w:r>
      </w:ins>
      <w:ins w:id="285" w:author="Kevin Healy" w:date="2017-02-09T17:25:00Z">
        <w:r w:rsidR="00C87AF5">
          <w:t xml:space="preserve">bias towards snake species which target mammal prey as mice are typically used to measure within laboratory settings. However, </w:t>
        </w:r>
      </w:ins>
      <w:ins w:id="286" w:author="Kevin Healy" w:date="2017-02-09T17:26:00Z">
        <w:r w:rsidR="00C87AF5">
          <w:t xml:space="preserve">while such </w:t>
        </w:r>
        <w:r w:rsidR="00C87AF5">
          <w:rPr>
            <w:lang w:val="en-IE"/>
          </w:rPr>
          <w:t xml:space="preserve">prey-specific venoms </w:t>
        </w:r>
      </w:ins>
      <w:ins w:id="287" w:author="Kevin Healy" w:date="2017-02-09T17:27:00Z">
        <w:r w:rsidR="00C87AF5">
          <w:rPr>
            <w:lang w:val="en-IE"/>
          </w:rPr>
          <w:t>have been demonstrated in</w:t>
        </w:r>
      </w:ins>
      <w:ins w:id="288" w:author="Kevin Healy" w:date="2017-02-09T17:26:00Z">
        <w:r w:rsidR="00C87AF5" w:rsidRPr="00CF7D1F">
          <w:rPr>
            <w:lang w:val="en-IE"/>
          </w:rPr>
          <w:t xml:space="preserve"> </w:t>
        </w:r>
        <w:r w:rsidR="00C87AF5" w:rsidRPr="00CF7D1F">
          <w:t>Malayan pitviper</w:t>
        </w:r>
        <w:r w:rsidR="00C87AF5">
          <w:t xml:space="preserve">s </w:t>
        </w:r>
        <w:r w:rsidR="00C87AF5">
          <w:fldChar w:fldCharType="begin"/>
        </w:r>
        <w:r w:rsidR="00C87AF5">
          <w:instrText xml:space="preserve"> ADDIN EN.CITE &lt;EndNote&gt;&lt;Cite&gt;&lt;Author&gt;Daltry&lt;/Author&gt;&lt;Year&gt;1996&lt;/Year&gt;&lt;RecNum&gt;8&lt;/RecNum&gt;&lt;DisplayText&gt;(23)&lt;/DisplayText&gt;&lt;record&gt;&lt;rec-number&gt;8&lt;/rec-number&gt;&lt;foreign-keys&gt;&lt;key app="EN" db-id="ax5t9ztwnxe5f8edetnp2tzne0aaff55ftr5" timestamp="1457290375"&gt;8&lt;/key&gt;&lt;/foreign-keys&gt;&lt;ref-type name="Journal Article"&gt;17&lt;/ref-type&gt;&lt;contributors&gt;&lt;authors&gt;&lt;author&gt;Daltry, Jennifer C&lt;/author&gt;&lt;author&gt;Wuester, Wolfgang&lt;/author&gt;&lt;author&gt;Thorpe, Roger S&lt;/author&gt;&lt;/authors&gt;&lt;/contributors&gt;&lt;titles&gt;&lt;title&gt;Diet and snake venom evolution&lt;/title&gt;&lt;secondary-title&gt;Nature&lt;/secondary-title&gt;&lt;/titles&gt;&lt;periodical&gt;&lt;full-title&gt;Nature&lt;/full-title&gt;&lt;/periodical&gt;&lt;pages&gt;537-540&lt;/pages&gt;&lt;volume&gt;379&lt;/volume&gt;&lt;number&gt;6565&lt;/number&gt;&lt;dates&gt;&lt;year&gt;1996&lt;/year&gt;&lt;/dates&gt;&lt;isbn&gt;0028-0836&lt;/isbn&gt;&lt;urls&gt;&lt;/urls&gt;&lt;/record&gt;&lt;/Cite&gt;&lt;Cite&gt;&lt;Author&gt;Daltry&lt;/Author&gt;&lt;Year&gt;1996&lt;/Year&gt;&lt;RecNum&gt;8&lt;/RecNum&gt;&lt;record&gt;&lt;rec-number&gt;8&lt;/rec-number&gt;&lt;foreign-keys&gt;&lt;key app="EN" db-id="ax5t9ztwnxe5f8edetnp2tzne0aaff55ftr5" timestamp="1457290375"&gt;8&lt;/key&gt;&lt;/foreign-keys&gt;&lt;ref-type name="Journal Article"&gt;17&lt;/ref-type&gt;&lt;contributors&gt;&lt;authors&gt;&lt;author&gt;Daltry, Jennifer C&lt;/author&gt;&lt;author&gt;Wuester, Wolfgang&lt;/author&gt;&lt;author&gt;Thorpe, Roger S&lt;/author&gt;&lt;/authors&gt;&lt;/contributors&gt;&lt;titles&gt;&lt;title&gt;Diet and snake venom evolution&lt;/title&gt;&lt;secondary-title&gt;Nature&lt;/secondary-title&gt;&lt;/titles&gt;&lt;periodical&gt;&lt;full-title&gt;Nature&lt;/full-title&gt;&lt;/periodical&gt;&lt;pages&gt;537-540&lt;/pages&gt;&lt;volume&gt;379&lt;/volume&gt;&lt;number&gt;6565&lt;/number&gt;&lt;dates&gt;&lt;year&gt;1996&lt;/year&gt;&lt;/dates&gt;&lt;isbn&gt;0028-0836&lt;/isbn&gt;&lt;urls&gt;&lt;/urls&gt;&lt;/record&gt;&lt;/Cite&gt;&lt;/EndNote&gt;</w:instrText>
        </w:r>
        <w:r w:rsidR="00C87AF5">
          <w:fldChar w:fldCharType="separate"/>
        </w:r>
        <w:r w:rsidR="00C87AF5">
          <w:rPr>
            <w:noProof/>
          </w:rPr>
          <w:t>(</w:t>
        </w:r>
        <w:r w:rsidR="00C87AF5">
          <w:fldChar w:fldCharType="begin"/>
        </w:r>
        <w:r w:rsidR="00C87AF5">
          <w:instrText xml:space="preserve"> HYPERLINK \l "_ENREF_23" \o "Daltry, 1996 #8" </w:instrText>
        </w:r>
      </w:ins>
      <w:ins w:id="289" w:author="Kevin Healy" w:date="2017-02-09T17:26:00Z">
        <w:r w:rsidR="00C87AF5">
          <w:fldChar w:fldCharType="separate"/>
        </w:r>
        <w:r w:rsidR="00C87AF5">
          <w:rPr>
            <w:noProof/>
          </w:rPr>
          <w:t>23</w:t>
        </w:r>
        <w:r w:rsidR="00C87AF5">
          <w:rPr>
            <w:noProof/>
          </w:rPr>
          <w:fldChar w:fldCharType="end"/>
        </w:r>
        <w:r w:rsidR="00C87AF5">
          <w:rPr>
            <w:noProof/>
          </w:rPr>
          <w:t>)</w:t>
        </w:r>
        <w:r w:rsidR="00C87AF5">
          <w:fldChar w:fldCharType="end"/>
        </w:r>
        <w:r w:rsidR="00C87AF5" w:rsidRPr="00CF7D1F">
          <w:t xml:space="preserve">, coral snakes </w:t>
        </w:r>
        <w:r w:rsidR="00C87AF5" w:rsidRPr="00CF7D1F">
          <w:fldChar w:fldCharType="begin"/>
        </w:r>
        <w:r w:rsidR="00C87AF5">
          <w:instrText xml:space="preserve"> ADDIN EN.CITE &lt;EndNote&gt;&lt;Cite&gt;&lt;Author&gt;da Silva&lt;/Author&gt;&lt;Year&gt;2001&lt;/Year&gt;&lt;RecNum&gt;7&lt;/RecNum&gt;&lt;DisplayText&gt;(24)&lt;/DisplayText&gt;&lt;record&gt;&lt;rec-number&gt;7&lt;/rec-number&gt;&lt;foreign-keys&gt;&lt;key app="EN" db-id="ax5t9ztwnxe5f8edetnp2tzne0aaff55ftr5" timestamp="1457288882"&gt;7&lt;/key&gt;&lt;/foreign-keys&gt;&lt;ref-type name="Journal Article"&gt;17&lt;/ref-type&gt;&lt;contributors&gt;&lt;authors&gt;&lt;author&gt;da Silva, Nelson Jorge&lt;/author&gt;&lt;author&gt;Aird, Steven D&lt;/author&gt;&lt;/authors&gt;&lt;/contributors&gt;&lt;titles&gt;&lt;title&gt;Prey specificity, comparative lethality and compositional differences of coral snake venoms&lt;/title&gt;&lt;secondary-title&gt;Comparative Biochemistry and Physiology Part C: Toxicology &amp;amp; Pharmacology&lt;/secondary-title&gt;&lt;/titles&gt;&lt;periodical&gt;&lt;full-title&gt;Comparative Biochemistry and Physiology Part C: Toxicology &amp;amp; Pharmacology&lt;/full-title&gt;&lt;/periodical&gt;&lt;pages&gt;425-456&lt;/pages&gt;&lt;volume&gt;128&lt;/volume&gt;&lt;number&gt;3&lt;/number&gt;&lt;dates&gt;&lt;year&gt;2001&lt;/year&gt;&lt;/dates&gt;&lt;isbn&gt;1532-0456&lt;/isbn&gt;&lt;urls&gt;&lt;/urls&gt;&lt;/record&gt;&lt;/Cite&gt;&lt;/EndNote&gt;</w:instrText>
        </w:r>
        <w:r w:rsidR="00C87AF5" w:rsidRPr="00CF7D1F">
          <w:fldChar w:fldCharType="separate"/>
        </w:r>
        <w:r w:rsidR="00C87AF5">
          <w:rPr>
            <w:noProof/>
          </w:rPr>
          <w:t>(</w:t>
        </w:r>
        <w:r w:rsidR="00C87AF5">
          <w:fldChar w:fldCharType="begin"/>
        </w:r>
        <w:r w:rsidR="00C87AF5">
          <w:instrText xml:space="preserve"> HYPERLINK \l "_ENREF_24" \o "da Silva, 2001 #7" </w:instrText>
        </w:r>
      </w:ins>
      <w:ins w:id="290" w:author="Kevin Healy" w:date="2017-02-09T17:26:00Z">
        <w:r w:rsidR="00C87AF5">
          <w:fldChar w:fldCharType="separate"/>
        </w:r>
        <w:r w:rsidR="00C87AF5">
          <w:rPr>
            <w:noProof/>
          </w:rPr>
          <w:t>24</w:t>
        </w:r>
        <w:r w:rsidR="00C87AF5">
          <w:rPr>
            <w:noProof/>
          </w:rPr>
          <w:fldChar w:fldCharType="end"/>
        </w:r>
        <w:r w:rsidR="00C87AF5">
          <w:rPr>
            <w:noProof/>
          </w:rPr>
          <w:t>)</w:t>
        </w:r>
        <w:r w:rsidR="00C87AF5" w:rsidRPr="00CF7D1F">
          <w:fldChar w:fldCharType="end"/>
        </w:r>
        <w:r w:rsidR="00C87AF5">
          <w:t>,</w:t>
        </w:r>
        <w:r w:rsidR="00C87AF5" w:rsidRPr="00CF7D1F">
          <w:t xml:space="preserve"> the viper genus </w:t>
        </w:r>
        <w:r w:rsidR="00C87AF5" w:rsidRPr="00CF7D1F">
          <w:rPr>
            <w:i/>
          </w:rPr>
          <w:t>Echis</w:t>
        </w:r>
        <w:r w:rsidR="00C87AF5" w:rsidRPr="00CF7D1F">
          <w:t xml:space="preserve"> </w:t>
        </w:r>
        <w:r w:rsidR="00C87AF5" w:rsidRPr="00CF7D1F">
          <w:fldChar w:fldCharType="begin"/>
        </w:r>
        <w:r w:rsidR="00C87AF5">
          <w:instrText xml:space="preserve"> ADDIN EN.CITE &lt;EndNote&gt;&lt;Cite&gt;&lt;Author&gt;Barlow&lt;/Author&gt;&lt;Year&gt;2009&lt;/Year&gt;&lt;RecNum&gt;2&lt;/RecNum&gt;&lt;DisplayText&gt;(25)&lt;/DisplayText&gt;&lt;record&gt;&lt;rec-number&gt;2&lt;/rec-number&gt;&lt;foreign-keys&gt;&lt;key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C87AF5" w:rsidRPr="00CF7D1F">
          <w:fldChar w:fldCharType="separate"/>
        </w:r>
        <w:r w:rsidR="00C87AF5">
          <w:rPr>
            <w:noProof/>
          </w:rPr>
          <w:t>(</w:t>
        </w:r>
        <w:r w:rsidR="00C87AF5">
          <w:fldChar w:fldCharType="begin"/>
        </w:r>
        <w:r w:rsidR="00C87AF5">
          <w:instrText xml:space="preserve"> HYPERLINK \l "_ENREF_25" \o "Barlow, 2009 #2" </w:instrText>
        </w:r>
      </w:ins>
      <w:ins w:id="291" w:author="Kevin Healy" w:date="2017-02-09T17:26:00Z">
        <w:r w:rsidR="00C87AF5">
          <w:fldChar w:fldCharType="separate"/>
        </w:r>
        <w:r w:rsidR="00C87AF5">
          <w:rPr>
            <w:noProof/>
          </w:rPr>
          <w:t>25</w:t>
        </w:r>
        <w:r w:rsidR="00C87AF5">
          <w:rPr>
            <w:noProof/>
          </w:rPr>
          <w:fldChar w:fldCharType="end"/>
        </w:r>
        <w:r w:rsidR="00C87AF5">
          <w:rPr>
            <w:noProof/>
          </w:rPr>
          <w:t>)</w:t>
        </w:r>
        <w:r w:rsidR="00C87AF5" w:rsidRPr="00CF7D1F">
          <w:fldChar w:fldCharType="end"/>
        </w:r>
        <w:r w:rsidR="00C87AF5">
          <w:t>,</w:t>
        </w:r>
        <w:r w:rsidR="00C87AF5" w:rsidRPr="00CF7D1F">
          <w:t xml:space="preserve"> saw</w:t>
        </w:r>
        <w:r w:rsidR="00C87AF5">
          <w:t>-</w:t>
        </w:r>
        <w:r w:rsidR="00C87AF5" w:rsidRPr="00CF7D1F">
          <w:t xml:space="preserve">scaled vipers </w:t>
        </w:r>
        <w:r w:rsidR="00C87AF5" w:rsidRPr="00CF7D1F">
          <w:fldChar w:fldCharType="begin"/>
        </w:r>
        <w:r w:rsidR="00C87AF5">
          <w:instrText xml:space="preserve"> ADDIN EN.CITE &lt;EndNote&gt;&lt;Cite&gt;&lt;Author&gt;Richards&lt;/Author&gt;&lt;Year&gt;2012&lt;/Year&gt;&lt;RecNum&gt;12&lt;/RecNum&gt;&lt;DisplayText&gt;(26)&lt;/DisplayText&gt;&lt;record&gt;&lt;rec-number&gt;12&lt;/rec-number&gt;&lt;foreign-keys&gt;&lt;key app="EN" db-id="ax5t9ztwnxe5f8edetnp2tzne0aaff55ftr5" timestamp="1457304590"&gt;12&lt;/key&gt;&lt;/foreign-keys&gt;&lt;ref-type name="Journal Article"&gt;17&lt;/ref-type&gt;&lt;contributors&gt;&lt;authors&gt;&lt;author&gt;Richards, DP&lt;/author&gt;&lt;author&gt;Barlow, A&lt;/author&gt;&lt;author&gt;Wüster, Wolfgang&lt;/author&gt;&lt;/authors&gt;&lt;/contributors&gt;&lt;titles&gt;&lt;title&gt;Venom lethality and diet: differential responses of natural prey and model organisms to the venom of the saw-scaled vipers (Echis)&lt;/title&gt;&lt;secondary-title&gt;Toxicon&lt;/secondary-title&gt;&lt;/titles&gt;&lt;periodical&gt;&lt;full-title&gt;Toxicon&lt;/full-title&gt;&lt;/periodical&gt;&lt;pages&gt;110-116&lt;/pages&gt;&lt;volume&gt;59&lt;/volume&gt;&lt;number&gt;1&lt;/number&gt;&lt;dates&gt;&lt;year&gt;2012&lt;/year&gt;&lt;/dates&gt;&lt;isbn&gt;0041-0101&lt;/isbn&gt;&lt;urls&gt;&lt;/urls&gt;&lt;/record&gt;&lt;/Cite&gt;&lt;/EndNote&gt;</w:instrText>
        </w:r>
        <w:r w:rsidR="00C87AF5" w:rsidRPr="00CF7D1F">
          <w:fldChar w:fldCharType="separate"/>
        </w:r>
        <w:r w:rsidR="00C87AF5">
          <w:rPr>
            <w:noProof/>
          </w:rPr>
          <w:t>(</w:t>
        </w:r>
        <w:r w:rsidR="00C87AF5">
          <w:fldChar w:fldCharType="begin"/>
        </w:r>
        <w:r w:rsidR="00C87AF5">
          <w:instrText xml:space="preserve"> HYPERLINK \l "_ENREF_26" \o "Richards, 2012 #12" </w:instrText>
        </w:r>
      </w:ins>
      <w:ins w:id="292" w:author="Kevin Healy" w:date="2017-02-09T17:26:00Z">
        <w:r w:rsidR="00C87AF5">
          <w:fldChar w:fldCharType="separate"/>
        </w:r>
        <w:r w:rsidR="00C87AF5">
          <w:rPr>
            <w:noProof/>
          </w:rPr>
          <w:t>26</w:t>
        </w:r>
        <w:r w:rsidR="00C87AF5">
          <w:rPr>
            <w:noProof/>
          </w:rPr>
          <w:fldChar w:fldCharType="end"/>
        </w:r>
        <w:r w:rsidR="00C87AF5">
          <w:rPr>
            <w:noProof/>
          </w:rPr>
          <w:t>)</w:t>
        </w:r>
        <w:r w:rsidR="00C87AF5" w:rsidRPr="00CF7D1F">
          <w:fldChar w:fldCharType="end"/>
        </w:r>
        <w:r w:rsidR="00C87AF5">
          <w:t xml:space="preserve"> and insect eating </w:t>
        </w:r>
        <w:r w:rsidR="00C87AF5">
          <w:rPr>
            <w:i/>
          </w:rPr>
          <w:t xml:space="preserve">Pelias </w:t>
        </w:r>
        <w:r w:rsidR="00C87AF5">
          <w:t xml:space="preserve">vipers </w:t>
        </w:r>
        <w:r w:rsidR="00C87AF5">
          <w:fldChar w:fldCharType="begin"/>
        </w:r>
        <w:r w:rsidR="00C87AF5">
          <w:instrText xml:space="preserve"> ADDIN EN.CITE &lt;EndNote&gt;&lt;Cite&gt;&lt;Author&gt;Starkov&lt;/Author&gt;&lt;Year&gt;2007&lt;/Year&gt;&lt;RecNum&gt;116&lt;/RecNum&gt;&lt;DisplayText&gt;(27)&lt;/DisplayText&gt;&lt;record&gt;&lt;rec-number&gt;116&lt;/rec-number&gt;&lt;foreign-keys&gt;&lt;key app="EN" db-id="ax5t9ztwnxe5f8edetnp2tzne0aaff55ftr5" timestamp="1469459417"&gt;116&lt;/key&gt;&lt;/foreign-keys&gt;&lt;ref-type name="Journal Article"&gt;17&lt;/ref-type&gt;&lt;contributors&gt;&lt;authors&gt;&lt;author&gt;Starkov, Vladislav G&lt;/author&gt;&lt;author&gt;Osipov, Alexey V&lt;/author&gt;&lt;author&gt;Utkin, Yuri N&lt;/author&gt;&lt;/authors&gt;&lt;/contributors&gt;&lt;titles&gt;&lt;title&gt;Toxicity of venoms from vipers of Pelias group to crickets Gryllus assimilis and its relation to snake entomophagy&lt;/title&gt;&lt;secondary-title&gt;Toxicon&lt;/secondary-title&gt;&lt;/titles&gt;&lt;periodical&gt;&lt;full-title&gt;Toxicon&lt;/full-title&gt;&lt;/periodical&gt;&lt;pages&gt;995-1001&lt;/pages&gt;&lt;volume&gt;49&lt;/volume&gt;&lt;number&gt;7&lt;/number&gt;&lt;dates&gt;&lt;year&gt;2007&lt;/year&gt;&lt;/dates&gt;&lt;isbn&gt;0041-0101&lt;/isbn&gt;&lt;urls&gt;&lt;/urls&gt;&lt;/record&gt;&lt;/Cite&gt;&lt;/EndNote&gt;</w:instrText>
        </w:r>
        <w:r w:rsidR="00C87AF5">
          <w:fldChar w:fldCharType="separate"/>
        </w:r>
        <w:r w:rsidR="00C87AF5">
          <w:rPr>
            <w:noProof/>
          </w:rPr>
          <w:t>(</w:t>
        </w:r>
        <w:r w:rsidR="00C87AF5">
          <w:fldChar w:fldCharType="begin"/>
        </w:r>
        <w:r w:rsidR="00C87AF5">
          <w:instrText xml:space="preserve"> HYPERLINK \l "_ENREF_27" \o "Starkov, 2007 #116" </w:instrText>
        </w:r>
      </w:ins>
      <w:ins w:id="293" w:author="Kevin Healy" w:date="2017-02-09T17:26:00Z">
        <w:r w:rsidR="00C87AF5">
          <w:fldChar w:fldCharType="separate"/>
        </w:r>
        <w:r w:rsidR="00C87AF5">
          <w:rPr>
            <w:noProof/>
          </w:rPr>
          <w:t>27</w:t>
        </w:r>
        <w:r w:rsidR="00C87AF5">
          <w:rPr>
            <w:noProof/>
          </w:rPr>
          <w:fldChar w:fldCharType="end"/>
        </w:r>
        <w:r w:rsidR="00C87AF5">
          <w:rPr>
            <w:noProof/>
          </w:rPr>
          <w:t>)</w:t>
        </w:r>
        <w:r w:rsidR="00C87AF5">
          <w:fldChar w:fldCharType="end"/>
        </w:r>
      </w:ins>
      <w:ins w:id="294" w:author="Kevin Healy" w:date="2017-02-09T17:27:00Z">
        <w:r w:rsidR="00C87AF5">
          <w:t xml:space="preserve">, other </w:t>
        </w:r>
      </w:ins>
      <w:ins w:id="295" w:author="Kevin Healy" w:date="2017-02-09T17:28:00Z">
        <w:r w:rsidR="00C87AF5">
          <w:t xml:space="preserve">cases have found either no relationship between prey and venom </w:t>
        </w:r>
      </w:ins>
      <w:ins w:id="296" w:author="Kevin Healy" w:date="2017-02-09T17:42:00Z">
        <w:r w:rsidR="006C58C6">
          <w:t>lethality</w:t>
        </w:r>
      </w:ins>
      <w:ins w:id="297" w:author="Kevin Healy" w:date="2017-02-09T17:28:00Z">
        <w:r w:rsidR="00C87AF5">
          <w:t xml:space="preserve"> () or a reverse case were common prey items have </w:t>
        </w:r>
      </w:ins>
      <w:ins w:id="298" w:author="Kevin Healy" w:date="2017-02-09T17:42:00Z">
        <w:r w:rsidR="006C58C6">
          <w:t>seemly</w:t>
        </w:r>
      </w:ins>
      <w:ins w:id="299" w:author="Kevin Healy" w:date="2017-02-09T17:28:00Z">
        <w:r w:rsidR="00C87AF5">
          <w:t xml:space="preserve"> </w:t>
        </w:r>
      </w:ins>
      <w:ins w:id="300" w:author="Kevin Healy" w:date="2017-02-09T17:42:00Z">
        <w:r w:rsidR="006C58C6">
          <w:t>evolved</w:t>
        </w:r>
      </w:ins>
      <w:ins w:id="301" w:author="Kevin Healy" w:date="2017-02-09T17:28:00Z">
        <w:r w:rsidR="00C87AF5">
          <w:t xml:space="preserve"> resistance towards their predators venoms, such as in the case of xx. </w:t>
        </w:r>
      </w:ins>
      <w:ins w:id="302" w:author="Kevin Healy" w:date="2017-02-09T17:29:00Z">
        <w:r w:rsidR="00C87AF5">
          <w:t xml:space="preserve">Here we use a measure of </w:t>
        </w:r>
      </w:ins>
      <w:ins w:id="303" w:author="Kevin Healy" w:date="2017-02-09T17:42:00Z">
        <w:r w:rsidR="006C58C6">
          <w:t>the evolutionary distance …</w:t>
        </w:r>
      </w:ins>
    </w:p>
    <w:p w14:paraId="276F16A6" w14:textId="4B9455A6" w:rsidR="00C87AF5" w:rsidRDefault="00C87AF5" w:rsidP="003B5958">
      <w:pPr>
        <w:spacing w:line="360" w:lineRule="auto"/>
        <w:rPr>
          <w:ins w:id="304" w:author="Kevin Healy" w:date="2017-02-09T17:30:00Z"/>
        </w:rPr>
      </w:pPr>
    </w:p>
    <w:p w14:paraId="5B60DF3D" w14:textId="2E6103A0" w:rsidR="00FB3AB3" w:rsidRDefault="00C87AF5" w:rsidP="003B5958">
      <w:pPr>
        <w:spacing w:line="360" w:lineRule="auto"/>
        <w:rPr>
          <w:ins w:id="305" w:author="Kevin Healy" w:date="2017-02-09T17:50:00Z"/>
        </w:rPr>
      </w:pPr>
      <w:ins w:id="306" w:author="Kevin Healy" w:date="2017-02-09T17:31:00Z">
        <w:r>
          <w:t xml:space="preserve">One </w:t>
        </w:r>
        <w:r w:rsidR="006C58C6">
          <w:t>suggestion to</w:t>
        </w:r>
        <w:r>
          <w:t xml:space="preserve"> </w:t>
        </w:r>
      </w:ins>
      <w:ins w:id="307" w:author="Kevin Healy" w:date="2017-02-09T17:40:00Z">
        <w:r w:rsidR="006C58C6">
          <w:t>account</w:t>
        </w:r>
      </w:ins>
      <w:ins w:id="308" w:author="Kevin Healy" w:date="2017-02-09T17:31:00Z">
        <w:r>
          <w:t xml:space="preserve"> for the </w:t>
        </w:r>
      </w:ins>
      <w:ins w:id="309" w:author="Kevin Healy" w:date="2017-02-09T17:32:00Z">
        <w:r>
          <w:t xml:space="preserve">idiosyncratic pattern of prey </w:t>
        </w:r>
      </w:ins>
      <w:ins w:id="310" w:author="Kevin Healy" w:date="2017-02-09T17:40:00Z">
        <w:r w:rsidR="006C58C6">
          <w:t>specific</w:t>
        </w:r>
      </w:ins>
      <w:ins w:id="311" w:author="Kevin Healy" w:date="2017-02-09T17:32:00Z">
        <w:r w:rsidR="006C58C6">
          <w:t xml:space="preserve"> venoms is</w:t>
        </w:r>
      </w:ins>
      <w:ins w:id="312" w:author="Kevin Healy" w:date="2017-02-09T17:41:00Z">
        <w:r w:rsidR="006C58C6">
          <w:t xml:space="preserve"> the overkill hypothesis (ref). This hypothesis posits that </w:t>
        </w:r>
      </w:ins>
      <w:ins w:id="313" w:author="Kevin Healy" w:date="2017-02-09T17:43:00Z">
        <w:r w:rsidR="006C58C6">
          <w:t xml:space="preserve">venoms have typically evolved to </w:t>
        </w:r>
      </w:ins>
      <w:ins w:id="314" w:author="Kevin Healy" w:date="2017-02-09T17:44:00Z">
        <w:r w:rsidR="00FB3AB3">
          <w:t>lethality’s</w:t>
        </w:r>
      </w:ins>
      <w:ins w:id="315" w:author="Kevin Healy" w:date="2017-02-09T17:43:00Z">
        <w:r w:rsidR="006C58C6">
          <w:t xml:space="preserve"> so far in excess of biological </w:t>
        </w:r>
      </w:ins>
      <w:ins w:id="316" w:author="Kevin Healy" w:date="2017-02-09T17:44:00Z">
        <w:r w:rsidR="00FB3AB3">
          <w:t>requirements</w:t>
        </w:r>
      </w:ins>
      <w:ins w:id="317" w:author="Kevin Healy" w:date="2017-02-09T17:43:00Z">
        <w:r w:rsidR="006C58C6">
          <w:t xml:space="preserve"> that </w:t>
        </w:r>
      </w:ins>
      <w:ins w:id="318" w:author="Kevin Healy" w:date="2017-02-09T17:44:00Z">
        <w:r w:rsidR="006C58C6">
          <w:t>potential pr</w:t>
        </w:r>
        <w:r w:rsidR="00FB3AB3">
          <w:t>edator-prey dynamics only play a minor role in</w:t>
        </w:r>
      </w:ins>
      <w:ins w:id="319" w:author="Kevin Healy" w:date="2017-02-09T17:45:00Z">
        <w:r w:rsidR="00FB3AB3">
          <w:t xml:space="preserve"> further evolution</w:t>
        </w:r>
      </w:ins>
      <w:ins w:id="320" w:author="Kevin Healy" w:date="2017-02-09T17:46:00Z">
        <w:r w:rsidR="00FB3AB3">
          <w:t xml:space="preserve"> (fig2)</w:t>
        </w:r>
      </w:ins>
      <w:ins w:id="321" w:author="Kevin Healy" w:date="2017-02-09T17:45:00Z">
        <w:r w:rsidR="00FB3AB3">
          <w:t xml:space="preserve">. While many species do seemiliy have such </w:t>
        </w:r>
      </w:ins>
      <w:ins w:id="322" w:author="Kevin Healy" w:date="2017-02-09T17:46:00Z">
        <w:r w:rsidR="00FB3AB3">
          <w:t>extreme</w:t>
        </w:r>
      </w:ins>
      <w:ins w:id="323" w:author="Kevin Healy" w:date="2017-02-09T17:45:00Z">
        <w:r w:rsidR="00FB3AB3">
          <w:t xml:space="preserve"> </w:t>
        </w:r>
      </w:ins>
      <w:ins w:id="324" w:author="Kevin Healy" w:date="2017-02-09T17:46:00Z">
        <w:r w:rsidR="00FB3AB3">
          <w:t>lethality’s</w:t>
        </w:r>
      </w:ins>
      <w:ins w:id="325" w:author="Kevin Healy" w:date="2017-02-09T17:45:00Z">
        <w:r w:rsidR="00FB3AB3">
          <w:t xml:space="preserve"> (fig1), many have </w:t>
        </w:r>
      </w:ins>
      <w:ins w:id="326" w:author="Kevin Healy" w:date="2017-02-09T17:46:00Z">
        <w:r w:rsidR="00FB3AB3">
          <w:t xml:space="preserve">either intermedial or mildly toxic venoms. However, if the overkill hypothesis is the genral pattern it would be expected that </w:t>
        </w:r>
      </w:ins>
      <w:ins w:id="327" w:author="Kevin Healy" w:date="2017-02-09T17:47:00Z">
        <w:r w:rsidR="00FB3AB3">
          <w:t xml:space="preserve">prey identity would </w:t>
        </w:r>
        <w:r w:rsidR="00FB3AB3">
          <w:lastRenderedPageBreak/>
          <w:t xml:space="preserve">have no affect on measures such as LD50. Alternative hypoththis were predatory-prey dynamics select for pre-specific venoms would predict that </w:t>
        </w:r>
      </w:ins>
      <w:ins w:id="328" w:author="Kevin Healy" w:date="2017-02-09T17:48:00Z">
        <w:r w:rsidR="00FB3AB3">
          <w:t xml:space="preserve">test species that more closely resemble typical target species would show potencies. In a </w:t>
        </w:r>
      </w:ins>
      <w:ins w:id="329" w:author="Kevin Healy" w:date="2017-02-09T17:50:00Z">
        <w:r w:rsidR="00FB3AB3">
          <w:t>scenario</w:t>
        </w:r>
      </w:ins>
      <w:ins w:id="330" w:author="Kevin Healy" w:date="2017-02-09T17:48:00Z">
        <w:r w:rsidR="00FB3AB3">
          <w:t xml:space="preserve"> were prey items have </w:t>
        </w:r>
      </w:ins>
      <w:ins w:id="331" w:author="Kevin Healy" w:date="2017-02-09T17:49:00Z">
        <w:r w:rsidR="00FB3AB3">
          <w:t>become immue, such as, a reverse pattern of this would be predicted.</w:t>
        </w:r>
      </w:ins>
    </w:p>
    <w:p w14:paraId="305BD00C" w14:textId="0CEA919E" w:rsidR="00FB3AB3" w:rsidRDefault="00FB3AB3" w:rsidP="003B5958">
      <w:pPr>
        <w:spacing w:line="360" w:lineRule="auto"/>
        <w:rPr>
          <w:ins w:id="332" w:author="Kevin Healy" w:date="2017-02-09T17:50:00Z"/>
        </w:rPr>
      </w:pPr>
    </w:p>
    <w:p w14:paraId="1DE107BC" w14:textId="49779C11" w:rsidR="00FB3AB3" w:rsidRDefault="00FB3AB3" w:rsidP="003B5958">
      <w:pPr>
        <w:spacing w:line="360" w:lineRule="auto"/>
        <w:rPr>
          <w:ins w:id="333" w:author="Kevin Healy" w:date="2017-02-09T17:42:00Z"/>
        </w:rPr>
      </w:pPr>
      <w:ins w:id="334" w:author="Kevin Healy" w:date="2017-02-09T17:50:00Z">
        <w:r>
          <w:t>As the abilty ot incapacitate ma,……</w:t>
        </w:r>
      </w:ins>
      <w:bookmarkStart w:id="335" w:name="_GoBack"/>
      <w:bookmarkEnd w:id="335"/>
    </w:p>
    <w:p w14:paraId="7BDCC53E" w14:textId="77777777" w:rsidR="006C58C6" w:rsidRDefault="006C58C6" w:rsidP="003B5958">
      <w:pPr>
        <w:spacing w:line="360" w:lineRule="auto"/>
        <w:rPr>
          <w:ins w:id="336" w:author="Kevin Healy" w:date="2017-02-09T17:42:00Z"/>
        </w:rPr>
      </w:pPr>
    </w:p>
    <w:p w14:paraId="5F87E1CB" w14:textId="77777777" w:rsidR="006C58C6" w:rsidRDefault="006C58C6" w:rsidP="003B5958">
      <w:pPr>
        <w:spacing w:line="360" w:lineRule="auto"/>
        <w:rPr>
          <w:ins w:id="337" w:author="Kevin Healy" w:date="2017-02-09T17:42:00Z"/>
        </w:rPr>
      </w:pPr>
    </w:p>
    <w:p w14:paraId="3582F950" w14:textId="557BE117" w:rsidR="00E42C20" w:rsidRDefault="00E42C20" w:rsidP="003B5958">
      <w:pPr>
        <w:spacing w:line="360" w:lineRule="auto"/>
        <w:rPr>
          <w:ins w:id="338" w:author="Kevin Healy" w:date="2017-02-06T18:16:00Z"/>
        </w:rPr>
      </w:pPr>
      <w:ins w:id="339" w:author="Kevin Healy" w:date="2017-02-06T18:15:00Z">
        <w:r>
          <w:t>Overkill</w:t>
        </w:r>
      </w:ins>
    </w:p>
    <w:p w14:paraId="43078651" w14:textId="2A1AF815" w:rsidR="00E42C20" w:rsidRDefault="00E42C20" w:rsidP="003B5958">
      <w:pPr>
        <w:spacing w:line="360" w:lineRule="auto"/>
        <w:rPr>
          <w:ins w:id="340" w:author="Kevin Healy" w:date="2017-02-06T18:15:00Z"/>
        </w:rPr>
      </w:pPr>
      <w:ins w:id="341" w:author="Kevin Healy" w:date="2017-02-06T18:16:00Z">
        <w:r>
          <w:t>Potency towards prey</w:t>
        </w:r>
      </w:ins>
    </w:p>
    <w:p w14:paraId="20C8E167" w14:textId="51A506ED" w:rsidR="00E42C20" w:rsidRDefault="00E42C20" w:rsidP="003B5958">
      <w:pPr>
        <w:spacing w:line="360" w:lineRule="auto"/>
        <w:rPr>
          <w:ins w:id="342" w:author="Kevin Healy" w:date="2017-02-06T18:15:00Z"/>
        </w:rPr>
      </w:pPr>
      <w:ins w:id="343" w:author="Kevin Healy" w:date="2017-02-06T18:15:00Z">
        <w:r>
          <w:t>Allometric models</w:t>
        </w:r>
      </w:ins>
    </w:p>
    <w:p w14:paraId="0C7723CC" w14:textId="2680FC52" w:rsidR="00E42C20" w:rsidRDefault="00E42C20" w:rsidP="003B5958">
      <w:pPr>
        <w:spacing w:line="360" w:lineRule="auto"/>
        <w:rPr>
          <w:ins w:id="344" w:author="Kevin Healy" w:date="2017-02-06T18:10:00Z"/>
        </w:rPr>
      </w:pPr>
      <w:ins w:id="345" w:author="Kevin Healy" w:date="2017-02-06T18:16:00Z">
        <w:r>
          <w:t>Habitat structure stuff.</w:t>
        </w:r>
      </w:ins>
    </w:p>
    <w:p w14:paraId="22304954" w14:textId="77777777" w:rsidR="00F70783" w:rsidRDefault="00F70783" w:rsidP="003B5958">
      <w:pPr>
        <w:spacing w:line="360" w:lineRule="auto"/>
        <w:rPr>
          <w:ins w:id="346" w:author="Kevin Healy" w:date="2017-02-06T18:10:00Z"/>
        </w:rPr>
      </w:pPr>
    </w:p>
    <w:p w14:paraId="1754D905" w14:textId="76FB4FC6" w:rsidR="00F70783" w:rsidRDefault="00F70783" w:rsidP="003B5958">
      <w:pPr>
        <w:spacing w:line="360" w:lineRule="auto"/>
        <w:rPr>
          <w:ins w:id="347" w:author="Kevin Healy" w:date="2017-02-06T12:44:00Z"/>
        </w:rPr>
      </w:pPr>
      <w:ins w:id="348" w:author="Kevin Healy" w:date="2017-02-06T18:10:00Z">
        <w:r>
          <w:t xml:space="preserve"> </w:t>
        </w:r>
      </w:ins>
    </w:p>
    <w:p w14:paraId="5F8A1D57" w14:textId="77777777" w:rsidR="00F70783" w:rsidRDefault="00F70783" w:rsidP="003B5958">
      <w:pPr>
        <w:spacing w:line="360" w:lineRule="auto"/>
        <w:rPr>
          <w:ins w:id="349" w:author="Kevin Healy" w:date="2017-02-06T12:44:00Z"/>
        </w:rPr>
      </w:pPr>
    </w:p>
    <w:p w14:paraId="50948A44" w14:textId="77777777" w:rsidR="00F70783" w:rsidRDefault="00F70783" w:rsidP="003B5958">
      <w:pPr>
        <w:spacing w:line="360" w:lineRule="auto"/>
        <w:rPr>
          <w:ins w:id="350" w:author="Kevin Healy" w:date="2017-02-06T12:44:00Z"/>
        </w:rPr>
      </w:pPr>
    </w:p>
    <w:p w14:paraId="58949424" w14:textId="1C49BE98" w:rsidR="001974B5" w:rsidRPr="00F70783" w:rsidRDefault="00C87201" w:rsidP="003B5958">
      <w:pPr>
        <w:spacing w:line="360" w:lineRule="auto"/>
        <w:rPr>
          <w:rPrChange w:id="351" w:author="Kevin Healy" w:date="2017-02-06T12:40:00Z">
            <w:rPr>
              <w:color w:val="000000" w:themeColor="text1"/>
            </w:rPr>
          </w:rPrChange>
        </w:rPr>
      </w:pPr>
      <w:r>
        <w:t xml:space="preserve"> </w:t>
      </w:r>
      <w:commentRangeStart w:id="352"/>
      <w:r w:rsidR="0067011C">
        <w:t>However,</w:t>
      </w:r>
      <w:r w:rsidR="00E002D0">
        <w:t xml:space="preserve"> </w:t>
      </w:r>
      <w:r>
        <w:t>s</w:t>
      </w:r>
      <w:r w:rsidR="003B5958" w:rsidRPr="00332BFB">
        <w:t>nake venom</w:t>
      </w:r>
      <w:r w:rsidR="0075083B">
        <w:t xml:space="preserve"> </w:t>
      </w:r>
      <w:r w:rsidR="0067011C">
        <w:t>is also</w:t>
      </w:r>
      <w:r w:rsidRPr="00332BFB">
        <w:t xml:space="preserve"> </w:t>
      </w:r>
      <w:r w:rsidR="003B5958" w:rsidRPr="00332BFB">
        <w:t>a</w:t>
      </w:r>
      <w:r w:rsidR="00D2650F">
        <w:t xml:space="preserve">n ideal </w:t>
      </w:r>
      <w:r w:rsidR="003B5958" w:rsidRPr="00332BFB">
        <w:t xml:space="preserve">system </w:t>
      </w:r>
      <w:r w:rsidR="0038224A">
        <w:t>for studying</w:t>
      </w:r>
      <w:r w:rsidR="00125FD1">
        <w:t xml:space="preserve"> predatory trait evolution</w:t>
      </w:r>
      <w:commentRangeEnd w:id="352"/>
      <w:r w:rsidR="0038224A">
        <w:rPr>
          <w:rStyle w:val="CommentReference"/>
        </w:rPr>
        <w:commentReference w:id="352"/>
      </w:r>
      <w:r w:rsidR="003B5958" w:rsidRPr="00332BFB">
        <w:t xml:space="preserve"> </w:t>
      </w:r>
      <w:r w:rsidR="00E002D0">
        <w:fldChar w:fldCharType="begin"/>
      </w:r>
      <w:r w:rsidR="00E002D0">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002D0">
        <w:fldChar w:fldCharType="separate"/>
      </w:r>
      <w:r w:rsidR="00E002D0">
        <w:rPr>
          <w:noProof/>
        </w:rPr>
        <w:t>(</w:t>
      </w:r>
      <w:hyperlink w:anchor="_ENREF_1" w:tooltip="Casewell, 2013 #1" w:history="1">
        <w:r w:rsidR="00DF1FE6">
          <w:rPr>
            <w:noProof/>
          </w:rPr>
          <w:t>1</w:t>
        </w:r>
      </w:hyperlink>
      <w:r w:rsidR="00E002D0">
        <w:rPr>
          <w:noProof/>
        </w:rPr>
        <w:t>)</w:t>
      </w:r>
      <w:r w:rsidR="00E002D0">
        <w:fldChar w:fldCharType="end"/>
      </w:r>
      <w:r w:rsidR="00E002D0">
        <w:t>,</w:t>
      </w:r>
      <w:r w:rsidR="00F4065E">
        <w:t xml:space="preserve"> particularly</w:t>
      </w:r>
      <w:r w:rsidR="00E002D0">
        <w:t xml:space="preserve"> </w:t>
      </w:r>
      <w:r w:rsidR="00E07CED">
        <w:t>as</w:t>
      </w:r>
      <w:r w:rsidR="00125FD1">
        <w:t xml:space="preserve"> its predatory functionality</w:t>
      </w:r>
      <w:r w:rsidR="00F4065E">
        <w:t>, the ability to subjugate prey, can be</w:t>
      </w:r>
      <w:r w:rsidR="0067011C">
        <w:t xml:space="preserve"> quantified by</w:t>
      </w:r>
      <w:r w:rsidR="00F4065E">
        <w:t xml:space="preserve"> measured venom potency and the quantity a species possess. </w:t>
      </w:r>
      <w:r w:rsidR="0067011C">
        <w:t xml:space="preserve">Despite </w:t>
      </w:r>
      <w:r w:rsidR="00450E49">
        <w:t xml:space="preserve">significant </w:t>
      </w:r>
      <w:r w:rsidR="00C64EA8">
        <w:t>developments</w:t>
      </w:r>
      <w:r w:rsidR="00450E49">
        <w:t xml:space="preserve"> in our understanding of the</w:t>
      </w:r>
      <w:r w:rsidR="003B5958" w:rsidRPr="00332BFB">
        <w:t xml:space="preserve"> evolutionary origin </w:t>
      </w:r>
      <w:r w:rsidR="004F6F55">
        <w:fldChar w:fldCharType="begin">
          <w:fldData xml:space="preserve">PEVuZE5vdGU+PENpdGU+PEF1dGhvcj5Gcnk8L0F1dGhvcj48WWVhcj4yMDA2PC9ZZWFyPjxSZWNO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</w:fldData>
        </w:fldChar>
      </w:r>
      <w:r w:rsidR="004F6F55">
        <w:instrText xml:space="preserve"> ADDIN EN.CITE </w:instrText>
      </w:r>
      <w:r w:rsidR="004F6F55">
        <w:fldChar w:fldCharType="begin">
          <w:fldData xml:space="preserve">PEVuZE5vdGU+PENpdGU+PEF1dGhvcj5Gcnk8L0F1dGhvcj48WWVhcj4yMDA2PC9ZZWFyPjxSZWNO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</w:fldData>
        </w:fldChar>
      </w:r>
      <w:r w:rsidR="004F6F55">
        <w:instrText xml:space="preserve"> ADDIN EN.CITE.DATA </w:instrText>
      </w:r>
      <w:r w:rsidR="004F6F55">
        <w:fldChar w:fldCharType="end"/>
      </w:r>
      <w:r w:rsidR="004F6F55">
        <w:fldChar w:fldCharType="separate"/>
      </w:r>
      <w:r w:rsidR="004F6F55">
        <w:rPr>
          <w:noProof/>
        </w:rPr>
        <w:t>(</w:t>
      </w:r>
      <w:hyperlink w:anchor="_ENREF_3" w:tooltip="Fry, 2006 #196" w:history="1">
        <w:r w:rsidR="00DF1FE6">
          <w:rPr>
            <w:noProof/>
          </w:rPr>
          <w:t>3-5</w:t>
        </w:r>
      </w:hyperlink>
      <w:r w:rsidR="004F6F55">
        <w:rPr>
          <w:noProof/>
        </w:rPr>
        <w:t>)</w:t>
      </w:r>
      <w:r w:rsidR="004F6F55">
        <w:fldChar w:fldCharType="end"/>
      </w:r>
      <w:r w:rsidR="003B5958" w:rsidRPr="00332BFB">
        <w:t xml:space="preserve"> and the subsequent evolution of </w:t>
      </w:r>
      <w:r w:rsidR="0067011C">
        <w:t>its</w:t>
      </w:r>
      <w:r w:rsidR="00E07CED">
        <w:t xml:space="preserve"> complex compounds </w:t>
      </w:r>
      <w:r w:rsidR="004F6F55">
        <w:fldChar w:fldCharType="begin"/>
      </w:r>
      <w:r w:rsidR="009B68D5">
        <w:instrText xml:space="preserve"> ADDIN EN.CITE &lt;EndNote&gt;&lt;Cite&gt;&lt;Author&gt;Casewell&lt;/Author&gt;&lt;Year&gt;2013&lt;/Year&gt;&lt;RecNum&gt;1&lt;/RecNum&gt;&lt;DisplayText&gt;(1, 6)&lt;/DisplayText&gt;&lt;record&gt;&lt;rec-number&gt;1&lt;/rec-number&gt;&lt;foreign-keys&gt;&lt;key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Cite&gt;&lt;Author&gt;Dowell&lt;/Author&gt;&lt;Year&gt;2016&lt;/Year&gt;&lt;RecNum&gt;198&lt;/RecNum&gt;&lt;record&gt;&lt;rec-number&gt;198&lt;/rec-number&gt;&lt;foreign-keys&gt;&lt;key app="EN" db-id="ax5t9ztwnxe5f8edetnp2tzne0aaff55ftr5" timestamp="1483444477"&gt;198&lt;/key&gt;&lt;/foreign-keys&gt;&lt;ref-type name="Journal Article"&gt;17&lt;/ref-type&gt;&lt;contributors&gt;&lt;authors&gt;&lt;author&gt;Dowell, Noah L&lt;/author&gt;&lt;author&gt;Giorgianni, Matt W&lt;/author&gt;&lt;author&gt;Kassner, Victoria A&lt;/author&gt;&lt;author&gt;Selegue, Jane E&lt;/author&gt;&lt;author&gt;Sanchez, Elda E&lt;/author&gt;&lt;author&gt;Carroll, Sean B&lt;/author&gt;&lt;/authors&gt;&lt;/contributors&gt;&lt;titles&gt;&lt;title&gt;The deep origin and recent loss of venom toxin genes in rattlesnakes&lt;/title&gt;&lt;secondary-title&gt;Current Biology&lt;/secondary-title&gt;&lt;/titles&gt;&lt;periodical&gt;&lt;full-title&gt;Current Biology&lt;/full-title&gt;&lt;/periodical&gt;&lt;pages&gt;2434-2445&lt;/pages&gt;&lt;volume&gt;26&lt;/volume&gt;&lt;number&gt;18&lt;/number&gt;&lt;dates&gt;&lt;year&gt;2016&lt;/year&gt;&lt;/dates&gt;&lt;isbn&gt;0960-9822&lt;/isbn&gt;&lt;urls&gt;&lt;/urls&gt;&lt;/record&gt;&lt;/Cite&gt;&lt;/EndNote&gt;</w:instrText>
      </w:r>
      <w:r w:rsidR="004F6F55">
        <w:fldChar w:fldCharType="separate"/>
      </w:r>
      <w:r w:rsidR="009B68D5">
        <w:rPr>
          <w:noProof/>
        </w:rPr>
        <w:t>(</w:t>
      </w:r>
      <w:hyperlink w:anchor="_ENREF_1" w:tooltip="Casewell, 2013 #1" w:history="1">
        <w:r w:rsidR="00DF1FE6">
          <w:rPr>
            <w:noProof/>
          </w:rPr>
          <w:t>1</w:t>
        </w:r>
      </w:hyperlink>
      <w:r w:rsidR="009B68D5">
        <w:rPr>
          <w:noProof/>
        </w:rPr>
        <w:t xml:space="preserve">, </w:t>
      </w:r>
      <w:hyperlink w:anchor="_ENREF_6" w:tooltip="Dowell, 2016 #198" w:history="1">
        <w:r w:rsidR="00DF1FE6">
          <w:rPr>
            <w:noProof/>
          </w:rPr>
          <w:t>6</w:t>
        </w:r>
      </w:hyperlink>
      <w:r w:rsidR="009B68D5">
        <w:rPr>
          <w:noProof/>
        </w:rPr>
        <w:t>)</w:t>
      </w:r>
      <w:r w:rsidR="004F6F55">
        <w:fldChar w:fldCharType="end"/>
      </w:r>
      <w:r w:rsidR="003B5958" w:rsidRPr="00332BFB">
        <w:t xml:space="preserve">, surprisingly little is known about </w:t>
      </w:r>
      <w:r w:rsidR="009B68D5">
        <w:t xml:space="preserve">the </w:t>
      </w:r>
      <w:r w:rsidR="00E07CED">
        <w:t>evolutionary</w:t>
      </w:r>
      <w:r w:rsidR="00E07CED" w:rsidRPr="00332BFB">
        <w:t xml:space="preserve"> </w:t>
      </w:r>
      <w:r w:rsidR="003B5958" w:rsidRPr="00332BFB">
        <w:t>pressure</w:t>
      </w:r>
      <w:r w:rsidR="00E07536">
        <w:t>s</w:t>
      </w:r>
      <w:r w:rsidR="009B68D5">
        <w:t xml:space="preserve"> that</w:t>
      </w:r>
      <w:r w:rsidR="00E07536">
        <w:t xml:space="preserve"> drive </w:t>
      </w:r>
      <w:r w:rsidR="0067011C">
        <w:t xml:space="preserve">this </w:t>
      </w:r>
      <w:r w:rsidR="003B5958" w:rsidRPr="00332BFB">
        <w:t xml:space="preserve">ability to incapacitate prey. </w:t>
      </w:r>
      <w:commentRangeStart w:id="353"/>
      <w:r w:rsidR="003B5958" w:rsidRPr="00332BFB">
        <w:t>For example,</w:t>
      </w:r>
      <w:r w:rsidR="009B68D5">
        <w:t xml:space="preserve"> </w:t>
      </w:r>
      <w:r w:rsidR="003B5958" w:rsidRPr="00332BFB">
        <w:t>many species, such as the</w:t>
      </w:r>
      <w:r w:rsidR="00F32B46">
        <w:rPr>
          <w:color w:val="FF0000"/>
        </w:rPr>
        <w:t xml:space="preserve"> </w:t>
      </w:r>
      <w:r w:rsidR="00F32B46">
        <w:rPr>
          <w:rFonts w:ascii="Times New Roman" w:hAnsi="Times New Roman" w:cs="Times New Roman"/>
        </w:rPr>
        <w:t>Gold-ringed cat snake (</w:t>
      </w:r>
      <w:r w:rsidR="00F32B46" w:rsidRPr="00F32B46">
        <w:rPr>
          <w:rFonts w:ascii="Times New Roman" w:hAnsi="Times New Roman" w:cs="Times New Roman"/>
          <w:i/>
        </w:rPr>
        <w:t>Boiga dendrophila</w:t>
      </w:r>
      <w:r w:rsidR="00F32B46">
        <w:rPr>
          <w:rFonts w:ascii="Times New Roman" w:hAnsi="Times New Roman" w:cs="Times New Roman"/>
        </w:rPr>
        <w:t>)</w:t>
      </w:r>
      <w:r w:rsidR="003B5958" w:rsidRPr="00332BFB">
        <w:t>,</w:t>
      </w:r>
      <w:r w:rsidR="0067011C">
        <w:t xml:space="preserve"> are incapable of subduing laboratory test model</w:t>
      </w:r>
      <w:r w:rsidR="00225583">
        <w:t xml:space="preserve"> prey</w:t>
      </w:r>
      <w:r w:rsidR="0067011C">
        <w:t xml:space="preserve"> </w:t>
      </w:r>
      <w:r w:rsidR="000A7D77">
        <w:fldChar w:fldCharType="begin"/>
      </w:r>
      <w:r w:rsidR="000A7D77">
        <w:instrText xml:space="preserve"> ADDIN EN.CITE &lt;EndNote&gt;&lt;Cite&gt;&lt;Author&gt;Weinstein&lt;/Author&gt;&lt;Year&gt;1993&lt;/Year&gt;&lt;RecNum&gt;199&lt;/RecNum&gt;&lt;DisplayText&gt;(7)&lt;/DisplayText&gt;&lt;record&gt;&lt;rec-number&gt;199&lt;/rec-number&gt;&lt;foreign-keys&gt;&lt;key app="EN" db-id="ax5t9ztwnxe5f8edetnp2tzne0aaff55ftr5" timestamp="1483799218"&gt;199&lt;/key&gt;&lt;/foreign-keys&gt;&lt;ref-type name="Journal Article"&gt;17&lt;/ref-type&gt;&lt;contributors&gt;&lt;authors&gt;&lt;author&gt;Weinstein, Scott A&lt;/author&gt;&lt;author&gt;Smith, Leonard A&lt;/author&gt;&lt;/authors&gt;&lt;/contributors&gt;&lt;titles&gt;&lt;title&gt;Chromatographic profiles and properties of Duvernoy&amp;apos;s secretions from some boigine and dispholidine colubrids&lt;/title&gt;&lt;secondary-title&gt;Herpetologica&lt;/secondary-title&gt;&lt;/titles&gt;&lt;periodical&gt;&lt;full-title&gt;Herpetologica&lt;/full-title&gt;&lt;/periodical&gt;&lt;pages&gt;78-94&lt;/pages&gt;&lt;dates&gt;&lt;year&gt;1993&lt;/year&gt;&lt;/dates&gt;&lt;isbn&gt;0018-0831&lt;/isbn&gt;&lt;urls&gt;&lt;/urls&gt;&lt;/record&gt;&lt;/Cite&gt;&lt;/EndNote&gt;</w:instrText>
      </w:r>
      <w:r w:rsidR="000A7D77">
        <w:fldChar w:fldCharType="separate"/>
      </w:r>
      <w:r w:rsidR="000A7D77">
        <w:rPr>
          <w:noProof/>
        </w:rPr>
        <w:t>(</w:t>
      </w:r>
      <w:hyperlink w:anchor="_ENREF_7" w:tooltip="Weinstein, 1993 #199" w:history="1">
        <w:r w:rsidR="00DF1FE6">
          <w:rPr>
            <w:noProof/>
          </w:rPr>
          <w:t>7</w:t>
        </w:r>
      </w:hyperlink>
      <w:r w:rsidR="000A7D77">
        <w:rPr>
          <w:noProof/>
        </w:rPr>
        <w:t>)</w:t>
      </w:r>
      <w:r w:rsidR="000A7D77">
        <w:fldChar w:fldCharType="end"/>
      </w:r>
      <w:r w:rsidR="0050288B" w:rsidRPr="00332BFB">
        <w:t xml:space="preserve"> </w:t>
      </w:r>
      <w:r w:rsidR="003B5958" w:rsidRPr="00332BFB">
        <w:t>while other species</w:t>
      </w:r>
      <w:r w:rsidR="00F32B46">
        <w:t>, such as Russel’s viper (</w:t>
      </w:r>
      <w:r w:rsidR="00F32B46" w:rsidRPr="00F32B46">
        <w:rPr>
          <w:i/>
        </w:rPr>
        <w:t>Daboia russelii</w:t>
      </w:r>
      <w:r w:rsidR="00F32B46">
        <w:t>)</w:t>
      </w:r>
      <w:r w:rsidR="001608C1">
        <w:t>,</w:t>
      </w:r>
      <w:r w:rsidR="00F32B46">
        <w:t xml:space="preserve"> </w:t>
      </w:r>
      <w:r w:rsidR="003B5958" w:rsidRPr="00332BFB">
        <w:t>possess enough</w:t>
      </w:r>
      <w:r w:rsidR="006A35DA">
        <w:t xml:space="preserve"> potent venom</w:t>
      </w:r>
      <w:r w:rsidR="003B5958" w:rsidRPr="00332BFB">
        <w:t xml:space="preserve"> to incapacitate</w:t>
      </w:r>
      <w:r w:rsidR="00F32B46">
        <w:t xml:space="preserve"> hundred</w:t>
      </w:r>
      <w:r w:rsidR="006A35DA">
        <w:t>s of</w:t>
      </w:r>
      <w:r w:rsidR="00F32B46">
        <w:t xml:space="preserve"> thousand</w:t>
      </w:r>
      <w:r w:rsidR="006A35DA">
        <w:t xml:space="preserve">s of potential prey items </w:t>
      </w:r>
      <w:r w:rsidR="00833820">
        <w:fldChar w:fldCharType="begin"/>
      </w:r>
      <w:r w:rsidR="00833820">
        <w:instrText xml:space="preserve"> ADDIN EN.CITE &lt;EndNote&gt;&lt;Cite&gt;&lt;Author&gt;Minton&lt;/Author&gt;&lt;Year&gt;1980&lt;/Year&gt;&lt;RecNum&gt;200&lt;/RecNum&gt;&lt;DisplayText&gt;(8)&lt;/DisplayText&gt;&lt;record&gt;&lt;rec-number&gt;200&lt;/rec-number&gt;&lt;foreign-keys&gt;&lt;key app="EN" db-id="ax5t9ztwnxe5f8edetnp2tzne0aaff55ftr5" timestamp="1483800046"&gt;200&lt;/key&gt;&lt;/foreign-keys&gt;&lt;ref-type name="Book"&gt;6&lt;/ref-type&gt;&lt;contributors&gt;&lt;authors&gt;&lt;author&gt;Minton, Sherman A Minton&lt;/author&gt;&lt;author&gt;Minton Jr, Madge Rutherford Sherman A&lt;/author&gt;&lt;author&gt;Minton, Madge Rutherford&lt;/author&gt;&lt;/authors&gt;&lt;/contributors&gt;&lt;titles&gt;&lt;title&gt;Venomous reptiles&lt;/title&gt;&lt;/titles&gt;&lt;number&gt;Sirsi) i9780684166261&lt;/number&gt;&lt;dates&gt;&lt;year&gt;1980&lt;/year&gt;&lt;/dates&gt;&lt;isbn&gt;0684166267&lt;/isbn&gt;&lt;urls&gt;&lt;/urls&gt;&lt;/record&gt;&lt;/Cite&gt;&lt;/EndNote&gt;</w:instrText>
      </w:r>
      <w:r w:rsidR="00833820">
        <w:fldChar w:fldCharType="separate"/>
      </w:r>
      <w:r w:rsidR="00833820">
        <w:rPr>
          <w:noProof/>
        </w:rPr>
        <w:t>(</w:t>
      </w:r>
      <w:hyperlink w:anchor="_ENREF_8" w:tooltip="Minton, 1980 #200" w:history="1">
        <w:r w:rsidR="00DF1FE6">
          <w:rPr>
            <w:noProof/>
          </w:rPr>
          <w:t>8</w:t>
        </w:r>
      </w:hyperlink>
      <w:r w:rsidR="00833820">
        <w:rPr>
          <w:noProof/>
        </w:rPr>
        <w:t>)</w:t>
      </w:r>
      <w:r w:rsidR="00833820">
        <w:fldChar w:fldCharType="end"/>
      </w:r>
      <w:r w:rsidR="003B5958" w:rsidRPr="00332BFB">
        <w:t>.</w:t>
      </w:r>
      <w:commentRangeEnd w:id="353"/>
      <w:r w:rsidR="0038224A">
        <w:rPr>
          <w:rStyle w:val="CommentReference"/>
        </w:rPr>
        <w:commentReference w:id="353"/>
      </w:r>
      <w:r w:rsidR="003B5958" w:rsidRPr="00332BFB">
        <w:t xml:space="preserve"> </w:t>
      </w:r>
      <w:commentRangeStart w:id="354"/>
      <w:r w:rsidR="001608C1">
        <w:t>This</w:t>
      </w:r>
      <w:r w:rsidR="00086F27">
        <w:t xml:space="preserve"> </w:t>
      </w:r>
      <w:r w:rsidR="00BC78F1">
        <w:t xml:space="preserve">lack of a clear pattern relating to </w:t>
      </w:r>
      <w:r w:rsidR="006A35DA">
        <w:t>the ability to subdue prey using venom</w:t>
      </w:r>
      <w:r w:rsidR="00BC78F1">
        <w:t xml:space="preserve"> </w:t>
      </w:r>
      <w:r w:rsidR="00086F27">
        <w:t>suggests</w:t>
      </w:r>
      <w:r w:rsidR="006A35DA">
        <w:t xml:space="preserve"> drivers such as trophic factors, are</w:t>
      </w:r>
      <w:r w:rsidR="001974B5">
        <w:t xml:space="preserve"> thought to be</w:t>
      </w:r>
      <w:r w:rsidR="006A35DA">
        <w:t xml:space="preserve"> less important than </w:t>
      </w:r>
      <w:r w:rsidR="001974B5">
        <w:t xml:space="preserve">one might </w:t>
      </w:r>
      <w:r w:rsidR="006A35DA">
        <w:t>expect</w:t>
      </w:r>
      <w:r w:rsidR="005C7BF7">
        <w:rPr>
          <w:color w:val="000000" w:themeColor="text1"/>
        </w:rPr>
        <w:t>.</w:t>
      </w:r>
      <w:commentRangeEnd w:id="354"/>
      <w:r w:rsidR="008E3C03">
        <w:rPr>
          <w:rStyle w:val="CommentReference"/>
        </w:rPr>
        <w:commentReference w:id="354"/>
      </w:r>
    </w:p>
    <w:p w14:paraId="72642E80" w14:textId="0123462F" w:rsidR="003B5958" w:rsidRPr="00BC6008" w:rsidRDefault="00086F27" w:rsidP="005C7BF7">
      <w:pPr>
        <w:spacing w:line="360" w:lineRule="auto"/>
        <w:ind w:firstLine="720"/>
      </w:pPr>
      <w:commentRangeStart w:id="355"/>
      <w:r>
        <w:rPr>
          <w:color w:val="000000" w:themeColor="text1"/>
        </w:rPr>
        <w:t xml:space="preserve">One </w:t>
      </w:r>
      <w:r w:rsidR="0008546F">
        <w:rPr>
          <w:color w:val="000000" w:themeColor="text1"/>
        </w:rPr>
        <w:t xml:space="preserve">potential explanation for </w:t>
      </w:r>
      <w:r>
        <w:rPr>
          <w:color w:val="000000" w:themeColor="text1"/>
        </w:rPr>
        <w:t>thi</w:t>
      </w:r>
      <w:ins w:id="356" w:author="Chris C" w:date="2017-01-23T20:17:00Z">
        <w:r>
          <w:rPr>
            <w:color w:val="000000" w:themeColor="text1"/>
          </w:rPr>
          <w:t>s</w:t>
        </w:r>
        <w:r w:rsidR="00A047EC">
          <w:rPr>
            <w:color w:val="000000" w:themeColor="text1"/>
          </w:rPr>
          <w:t xml:space="preserve"> is given by</w:t>
        </w:r>
      </w:ins>
      <w:ins w:id="357" w:author="Chris C" w:date="2017-01-23T18:18:00Z">
        <w:r w:rsidR="004B7884">
          <w:rPr>
            <w:color w:val="000000" w:themeColor="text1"/>
          </w:rPr>
          <w:t xml:space="preserve">, known as the </w:t>
        </w:r>
      </w:ins>
      <w:del w:id="358" w:author="Chris C" w:date="2017-01-23T20:17:00Z">
        <w:r w:rsidDel="00A047EC">
          <w:rPr>
            <w:color w:val="000000" w:themeColor="text1"/>
          </w:rPr>
          <w:delText>s</w:delText>
        </w:r>
      </w:del>
      <w:ins w:id="359" w:author="Chris C" w:date="2017-01-23T18:18:00Z">
        <w:r w:rsidR="004B7884">
          <w:rPr>
            <w:color w:val="000000" w:themeColor="text1"/>
          </w:rPr>
          <w:t xml:space="preserve">“overkill” </w:t>
        </w:r>
      </w:ins>
      <w:ins w:id="360" w:author="Chris C" w:date="2017-01-23T20:17:00Z">
        <w:r w:rsidR="00A047EC">
          <w:rPr>
            <w:color w:val="000000" w:themeColor="text1"/>
          </w:rPr>
          <w:t>hypothesis,</w:t>
        </w:r>
      </w:ins>
      <w:ins w:id="361" w:author="Chris C" w:date="2017-01-23T18:18:00Z">
        <w:r w:rsidR="004B7884">
          <w:rPr>
            <w:color w:val="000000" w:themeColor="text1"/>
          </w:rPr>
          <w:t xml:space="preserve">effect </w:t>
        </w:r>
      </w:ins>
      <w:del w:id="362" w:author="Chris C" w:date="2017-01-23T18:18:00Z">
        <w:r w:rsidDel="004B7884">
          <w:rPr>
            <w:color w:val="000000" w:themeColor="text1"/>
          </w:rPr>
          <w:delText xml:space="preserve"> lack of a pattern </w:delText>
        </w:r>
      </w:del>
      <w:del w:id="363" w:author="Chris C" w:date="2017-01-23T18:19:00Z">
        <w:r w:rsidDel="004B7884">
          <w:rPr>
            <w:color w:val="000000" w:themeColor="text1"/>
          </w:rPr>
          <w:delText xml:space="preserve">is </w:delText>
        </w:r>
        <w:r w:rsidR="00BC78F1" w:rsidDel="004B7884">
          <w:rPr>
            <w:color w:val="000000" w:themeColor="text1"/>
          </w:rPr>
          <w:delText xml:space="preserve">that weak selective pressures are </w:delText>
        </w:r>
        <w:r w:rsidDel="004B7884">
          <w:rPr>
            <w:color w:val="000000" w:themeColor="text1"/>
          </w:rPr>
          <w:delText>caused by</w:delText>
        </w:r>
        <w:r w:rsidR="00535369" w:rsidDel="004B7884">
          <w:rPr>
            <w:color w:val="000000" w:themeColor="text1"/>
          </w:rPr>
          <w:delText xml:space="preserve"> an “overkill” effect</w:delText>
        </w:r>
        <w:r w:rsidR="000C6E9C" w:rsidDel="004B7884">
          <w:rPr>
            <w:color w:val="000000" w:themeColor="text1"/>
          </w:rPr>
          <w:delText>. This effect</w:delText>
        </w:r>
        <w:r w:rsidR="0038224A" w:rsidDel="004B7884">
          <w:rPr>
            <w:color w:val="000000" w:themeColor="text1"/>
          </w:rPr>
          <w:delText xml:space="preserve"> can</w:delText>
        </w:r>
        <w:r w:rsidR="000C6E9C" w:rsidDel="004B7884">
          <w:rPr>
            <w:color w:val="000000" w:themeColor="text1"/>
          </w:rPr>
          <w:delText xml:space="preserve"> </w:delText>
        </w:r>
        <w:r w:rsidR="0038224A" w:rsidDel="004B7884">
          <w:rPr>
            <w:color w:val="000000" w:themeColor="text1"/>
          </w:rPr>
          <w:delText xml:space="preserve">arise </w:delText>
        </w:r>
        <w:r w:rsidR="0008546F" w:rsidDel="004B7884">
          <w:rPr>
            <w:color w:val="000000" w:themeColor="text1"/>
          </w:rPr>
          <w:delText>due</w:delText>
        </w:r>
        <w:r w:rsidR="00167B2D" w:rsidDel="004B7884">
          <w:rPr>
            <w:color w:val="000000" w:themeColor="text1"/>
          </w:rPr>
          <w:delText xml:space="preserve"> to</w:delText>
        </w:r>
        <w:r w:rsidR="0008546F" w:rsidDel="004B7884">
          <w:rPr>
            <w:color w:val="000000" w:themeColor="text1"/>
          </w:rPr>
          <w:delText xml:space="preserve"> </w:delText>
        </w:r>
        <w:r w:rsidR="00E07CED" w:rsidRPr="001608C1" w:rsidDel="004B7884">
          <w:rPr>
            <w:color w:val="000000" w:themeColor="text1"/>
          </w:rPr>
          <w:delText>the capacity</w:delText>
        </w:r>
        <w:r w:rsidR="00BC78F1" w:rsidDel="004B7884">
          <w:rPr>
            <w:color w:val="000000" w:themeColor="text1"/>
          </w:rPr>
          <w:delText xml:space="preserve"> of </w:delText>
        </w:r>
      </w:del>
      <w:ins w:id="364" w:author="Chris C" w:date="2017-01-23T18:19:00Z">
        <w:r w:rsidR="00A047EC">
          <w:rPr>
            <w:color w:val="000000" w:themeColor="text1"/>
          </w:rPr>
          <w:t>which postulates that given</w:t>
        </w:r>
        <w:r w:rsidR="004B7884">
          <w:rPr>
            <w:color w:val="000000" w:themeColor="text1"/>
          </w:rPr>
          <w:t xml:space="preserve">whereby </w:t>
        </w:r>
      </w:ins>
      <w:r w:rsidR="00BC78F1">
        <w:rPr>
          <w:color w:val="000000" w:themeColor="text1"/>
        </w:rPr>
        <w:t>many</w:t>
      </w:r>
      <w:r w:rsidR="0008546F">
        <w:rPr>
          <w:color w:val="000000" w:themeColor="text1"/>
        </w:rPr>
        <w:t xml:space="preserve"> </w:t>
      </w:r>
      <w:r w:rsidR="00167B2D">
        <w:rPr>
          <w:color w:val="000000" w:themeColor="text1"/>
        </w:rPr>
        <w:t>snake</w:t>
      </w:r>
      <w:ins w:id="365" w:author="Chris C" w:date="2017-01-23T18:19:00Z">
        <w:r w:rsidR="004B7884">
          <w:rPr>
            <w:color w:val="000000" w:themeColor="text1"/>
          </w:rPr>
          <w:t>s</w:t>
        </w:r>
      </w:ins>
      <w:r w:rsidR="00BC78F1">
        <w:rPr>
          <w:color w:val="000000" w:themeColor="text1"/>
        </w:rPr>
        <w:t xml:space="preserve"> </w:t>
      </w:r>
      <w:del w:id="366" w:author="Chris C" w:date="2017-01-23T18:19:00Z">
        <w:r w:rsidR="00535369" w:rsidDel="004B7884">
          <w:rPr>
            <w:color w:val="000000" w:themeColor="text1"/>
          </w:rPr>
          <w:delText>venoms</w:delText>
        </w:r>
        <w:r w:rsidR="00535369" w:rsidRPr="001608C1" w:rsidDel="004B7884">
          <w:rPr>
            <w:color w:val="000000" w:themeColor="text1"/>
          </w:rPr>
          <w:delText xml:space="preserve"> </w:delText>
        </w:r>
      </w:del>
      <w:ins w:id="367" w:author="Chris C" w:date="2017-01-23T18:19:00Z">
        <w:r w:rsidR="004B7884">
          <w:rPr>
            <w:color w:val="000000" w:themeColor="text1"/>
          </w:rPr>
          <w:t>can</w:t>
        </w:r>
        <w:r w:rsidR="004B7884" w:rsidRPr="001608C1">
          <w:rPr>
            <w:color w:val="000000" w:themeColor="text1"/>
          </w:rPr>
          <w:t xml:space="preserve"> </w:t>
        </w:r>
      </w:ins>
      <w:del w:id="368" w:author="Chris C" w:date="2017-01-23T20:18:00Z">
        <w:r w:rsidR="00E07CED" w:rsidRPr="001608C1">
          <w:rPr>
            <w:color w:val="000000" w:themeColor="text1"/>
          </w:rPr>
          <w:delText xml:space="preserve">to </w:delText>
        </w:r>
      </w:del>
      <w:r w:rsidR="00E07CED" w:rsidRPr="001608C1">
        <w:rPr>
          <w:color w:val="000000" w:themeColor="text1"/>
        </w:rPr>
        <w:t>kill</w:t>
      </w:r>
      <w:r w:rsidR="00BC78F1">
        <w:rPr>
          <w:color w:val="000000" w:themeColor="text1"/>
        </w:rPr>
        <w:t xml:space="preserve"> </w:t>
      </w:r>
      <w:r w:rsidR="001974B5">
        <w:rPr>
          <w:color w:val="000000" w:themeColor="text1"/>
        </w:rPr>
        <w:t xml:space="preserve">vast numbers of their </w:t>
      </w:r>
      <w:r w:rsidR="00BC78F1">
        <w:rPr>
          <w:color w:val="000000" w:themeColor="text1"/>
        </w:rPr>
        <w:t xml:space="preserve">prey </w:t>
      </w:r>
      <w:r w:rsidR="001974B5">
        <w:rPr>
          <w:color w:val="000000" w:themeColor="text1"/>
        </w:rPr>
        <w:t>in a single bite</w:t>
      </w:r>
      <w:del w:id="369" w:author="Chris C" w:date="2017-01-23T18:19:00Z">
        <w:r w:rsidR="00535369" w:rsidDel="004B7884">
          <w:rPr>
            <w:color w:val="000000" w:themeColor="text1"/>
          </w:rPr>
          <w:delText xml:space="preserve">, as in the case of </w:delText>
        </w:r>
        <w:r w:rsidR="00535369" w:rsidDel="004B7884">
          <w:delText>Russel’s viper</w:delText>
        </w:r>
      </w:del>
      <w:r w:rsidR="00535369">
        <w:rPr>
          <w:color w:val="000000" w:themeColor="text1"/>
        </w:rPr>
        <w:t xml:space="preserve">, </w:t>
      </w:r>
      <w:del w:id="370" w:author="Chris C" w:date="2017-01-23T20:17:00Z">
        <w:r w:rsidR="0038224A">
          <w:rPr>
            <w:color w:val="000000" w:themeColor="text1"/>
          </w:rPr>
          <w:delText xml:space="preserve">rendering </w:delText>
        </w:r>
      </w:del>
      <w:ins w:id="371" w:author="Chris C" w:date="2017-01-23T20:17:00Z">
        <w:r w:rsidR="00A047EC">
          <w:rPr>
            <w:color w:val="000000" w:themeColor="text1"/>
          </w:rPr>
          <w:t>venom toxicity</w:t>
        </w:r>
      </w:ins>
      <w:ins w:id="372" w:author="Chris C" w:date="2017-01-23T20:18:00Z">
        <w:r w:rsidR="00A047EC">
          <w:rPr>
            <w:color w:val="000000" w:themeColor="text1"/>
          </w:rPr>
          <w:t xml:space="preserve"> </w:t>
        </w:r>
      </w:ins>
      <w:del w:id="373" w:author="Chris C" w:date="2017-01-23T20:18:00Z">
        <w:r w:rsidR="0038224A">
          <w:rPr>
            <w:color w:val="000000" w:themeColor="text1"/>
          </w:rPr>
          <w:delText>it</w:delText>
        </w:r>
        <w:r w:rsidR="001974B5">
          <w:rPr>
            <w:color w:val="000000" w:themeColor="text1"/>
          </w:rPr>
          <w:delText xml:space="preserve"> possible that venom</w:delText>
        </w:r>
        <w:r w:rsidR="00171CAC">
          <w:rPr>
            <w:color w:val="000000" w:themeColor="text1"/>
          </w:rPr>
          <w:delText xml:space="preserve"> </w:delText>
        </w:r>
      </w:del>
      <w:del w:id="374" w:author="Chris C" w:date="2017-01-23T18:28:00Z">
        <w:r w:rsidR="00171CAC" w:rsidDel="00945F40">
          <w:rPr>
            <w:color w:val="000000" w:themeColor="text1"/>
          </w:rPr>
          <w:delText xml:space="preserve">characteristics </w:delText>
        </w:r>
      </w:del>
      <w:ins w:id="375" w:author="Chris C" w:date="2017-01-23T18:28:00Z">
        <w:r w:rsidR="00945F40">
          <w:rPr>
            <w:color w:val="000000" w:themeColor="text1"/>
          </w:rPr>
          <w:t>toxicity</w:t>
        </w:r>
        <w:del w:id="376" w:author="Chris C" w:date="2017-01-23T18:28:00Z">
          <w:r w:rsidR="00945F40">
            <w:rPr>
              <w:color w:val="000000" w:themeColor="text1"/>
            </w:rPr>
            <w:delText xml:space="preserve"> </w:delText>
          </w:r>
        </w:del>
      </w:ins>
      <w:del w:id="377" w:author="Chris C" w:date="2017-01-23T18:28:00Z">
        <w:r w:rsidR="001974B5" w:rsidDel="00945F40">
          <w:rPr>
            <w:color w:val="000000" w:themeColor="text1"/>
          </w:rPr>
          <w:delText xml:space="preserve">are </w:delText>
        </w:r>
      </w:del>
      <w:ins w:id="378" w:author="Chris C" w:date="2017-01-23T18:28:00Z">
        <w:r w:rsidR="00945F40">
          <w:rPr>
            <w:color w:val="000000" w:themeColor="text1"/>
          </w:rPr>
          <w:t xml:space="preserve">is </w:t>
        </w:r>
      </w:ins>
      <w:r w:rsidR="001974B5">
        <w:rPr>
          <w:color w:val="000000" w:themeColor="text1"/>
        </w:rPr>
        <w:t>no</w:t>
      </w:r>
      <w:r w:rsidR="0038224A">
        <w:rPr>
          <w:color w:val="000000" w:themeColor="text1"/>
        </w:rPr>
        <w:t xml:space="preserve"> longer</w:t>
      </w:r>
      <w:r w:rsidR="001974B5">
        <w:rPr>
          <w:color w:val="000000" w:themeColor="text1"/>
        </w:rPr>
        <w:t xml:space="preserve"> under selection</w:t>
      </w:r>
      <w:r>
        <w:rPr>
          <w:color w:val="000000" w:themeColor="text1"/>
        </w:rPr>
        <w:t xml:space="preserve"> </w:t>
      </w:r>
      <w:commentRangeStart w:id="379"/>
      <w:r w:rsidR="00BC78F1">
        <w:fldChar w:fldCharType="begin"/>
      </w:r>
      <w:r w:rsidR="00833820">
        <w:instrText xml:space="preserve"> ADDIN EN.CITE &lt;EndNote&gt;&lt;Cite&gt;&lt;Author&gt;Mebs&lt;/Author&gt;&lt;Year&gt;2001&lt;/Year&gt;&lt;RecNum&gt;4&lt;/RecNum&gt;&lt;DisplayText&gt;(9, 10)&lt;/DisplayText&gt;&lt;record&gt;&lt;rec-number&gt;4&lt;/rec-number&gt;&lt;foreign-keys&gt;&lt;key app="EN" db-id="ax5t9ztwnxe5f8edetnp2tzne0aaff55ftr5" timestamp="1457287058"&gt;4&lt;/key&gt;&lt;/foreign-keys&gt;&lt;ref-type name="Journal Article"&gt;17&lt;/ref-type&gt;&lt;contributors&gt;&lt;authors&gt;&lt;author&gt;Mebs, Dietrich&lt;/author&gt;&lt;/authors&gt;&lt;/contributors&gt;&lt;titles&gt;&lt;title&gt;Toxicity in animals. Trends in evolution?&lt;/title&gt;&lt;secondary-title&gt;Toxicon&lt;/secondary-title&gt;&lt;/titles&gt;&lt;periodical&gt;&lt;full-title&gt;Toxicon&lt;/full-title&gt;&lt;/periodical&gt;&lt;pages&gt;87-96&lt;/pages&gt;&lt;volume&gt;39&lt;/volume&gt;&lt;number&gt;1&lt;/number&gt;&lt;dates&gt;&lt;year&gt;2001&lt;/year&gt;&lt;/dates&gt;&lt;isbn&gt;0041-0101&lt;/isbn&gt;&lt;urls&gt;&lt;/urls&gt;&lt;/record&gt;&lt;/Cite&gt;&lt;Cite&gt;&lt;Author&gt;Sasa&lt;/Author&gt;&lt;Year&gt;1999&lt;/Year&gt;&lt;RecNum&gt;3&lt;/RecNum&gt;&lt;record&gt;&lt;rec-number&gt;3&lt;/rec-number&gt;&lt;foreign-keys&gt;&lt;key app="EN" db-id="ax5t9ztwnxe5f8edetnp2tzne0aaff55ftr5" timestamp="1457286239"&gt;3&lt;/key&gt;&lt;/foreign-keys&gt;&lt;ref-type name="Journal Article"&gt;17&lt;/ref-type&gt;&lt;contributors&gt;&lt;authors&gt;&lt;author&gt;Sasa, Mahmood&lt;/author&gt;&lt;/authors&gt;&lt;/contributors&gt;&lt;titles&gt;&lt;title&gt;Diet and snake venom evolution: can local selection alone explain intraspecific venom variation?&lt;/title&gt;&lt;secondary-title&gt;TOXICON-OXFORD-&lt;/secondary-title&gt;&lt;/titles&gt;&lt;periodical&gt;&lt;full-title&gt;TOXICON-OXFORD-&lt;/full-title&gt;&lt;/periodical&gt;&lt;pages&gt;249-252&lt;/pages&gt;&lt;volume&gt;37&lt;/volume&gt;&lt;dates&gt;&lt;year&gt;1999&lt;/year&gt;&lt;/dates&gt;&lt;isbn&gt;0041-0101&lt;/isbn&gt;&lt;urls&gt;&lt;/urls&gt;&lt;/record&gt;&lt;/Cite&gt;&lt;/EndNote&gt;</w:instrText>
      </w:r>
      <w:r w:rsidR="00BC78F1">
        <w:fldChar w:fldCharType="separate"/>
      </w:r>
      <w:r w:rsidR="00833820">
        <w:rPr>
          <w:noProof/>
        </w:rPr>
        <w:t>(</w:t>
      </w:r>
      <w:hyperlink w:anchor="_ENREF_9" w:tooltip="Mebs, 2001 #4" w:history="1">
        <w:r w:rsidR="00DF1FE6">
          <w:rPr>
            <w:noProof/>
          </w:rPr>
          <w:t>9</w:t>
        </w:r>
      </w:hyperlink>
      <w:r w:rsidR="00833820">
        <w:rPr>
          <w:noProof/>
        </w:rPr>
        <w:t xml:space="preserve">, </w:t>
      </w:r>
      <w:hyperlink w:anchor="_ENREF_10" w:tooltip="Sasa, 1999 #3" w:history="1">
        <w:r w:rsidR="00DF1FE6">
          <w:rPr>
            <w:noProof/>
          </w:rPr>
          <w:t>10</w:t>
        </w:r>
      </w:hyperlink>
      <w:r w:rsidR="00833820">
        <w:rPr>
          <w:noProof/>
        </w:rPr>
        <w:t>)</w:t>
      </w:r>
      <w:r w:rsidR="00BC78F1">
        <w:fldChar w:fldCharType="end"/>
      </w:r>
      <w:r w:rsidR="001608C1" w:rsidRPr="001608C1">
        <w:rPr>
          <w:color w:val="000000" w:themeColor="text1"/>
        </w:rPr>
        <w:t>.</w:t>
      </w:r>
      <w:commentRangeEnd w:id="379"/>
      <w:r w:rsidR="0038224A">
        <w:rPr>
          <w:rStyle w:val="CommentReference"/>
        </w:rPr>
        <w:commentReference w:id="379"/>
      </w:r>
      <w:r w:rsidR="00F32B46" w:rsidRPr="001608C1">
        <w:rPr>
          <w:color w:val="000000" w:themeColor="text1"/>
        </w:rPr>
        <w:t xml:space="preserve"> </w:t>
      </w:r>
      <w:r w:rsidR="0008546F">
        <w:rPr>
          <w:rFonts w:eastAsia="Times New Roman" w:cs="Times New Roman"/>
        </w:rPr>
        <w:t>S</w:t>
      </w:r>
      <w:r w:rsidR="001608C1">
        <w:rPr>
          <w:rFonts w:eastAsia="Times New Roman" w:cs="Times New Roman"/>
        </w:rPr>
        <w:t xml:space="preserve">uch a </w:t>
      </w:r>
      <w:r w:rsidR="003B5958" w:rsidRPr="00332BFB">
        <w:rPr>
          <w:rFonts w:eastAsia="Times New Roman" w:cs="Times New Roman"/>
        </w:rPr>
        <w:t>scenario</w:t>
      </w:r>
      <w:r w:rsidR="0008546F">
        <w:rPr>
          <w:rFonts w:eastAsia="Times New Roman" w:cs="Times New Roman"/>
        </w:rPr>
        <w:t xml:space="preserve"> </w:t>
      </w:r>
      <w:del w:id="380" w:author="Chris C" w:date="2017-01-23T20:19:00Z">
        <w:r w:rsidR="0008546F">
          <w:rPr>
            <w:rFonts w:eastAsia="Times New Roman" w:cs="Times New Roman"/>
          </w:rPr>
          <w:delText xml:space="preserve">predicts </w:delText>
        </w:r>
        <w:r w:rsidR="0008546F" w:rsidDel="00A047EC">
          <w:rPr>
            <w:rFonts w:eastAsia="Times New Roman" w:cs="Times New Roman"/>
          </w:rPr>
          <w:delText>that</w:delText>
        </w:r>
      </w:del>
      <w:ins w:id="381" w:author="Chris C" w:date="2017-01-23T20:19:00Z">
        <w:r w:rsidR="00A047EC">
          <w:rPr>
            <w:rFonts w:eastAsia="Times New Roman" w:cs="Times New Roman"/>
          </w:rPr>
          <w:t>would be supported if</w:t>
        </w:r>
      </w:ins>
      <w:del w:id="382" w:author="Chris C" w:date="2017-01-23T22:44:00Z">
        <w:r w:rsidR="0008546F">
          <w:rPr>
            <w:rFonts w:eastAsia="Times New Roman" w:cs="Times New Roman"/>
          </w:rPr>
          <w:delText>that</w:delText>
        </w:r>
      </w:del>
      <w:r w:rsidR="00E07536">
        <w:rPr>
          <w:rFonts w:eastAsia="Times New Roman" w:cs="Times New Roman"/>
        </w:rPr>
        <w:t xml:space="preserve"> </w:t>
      </w:r>
      <w:r w:rsidR="003B5958" w:rsidRPr="00332BFB">
        <w:rPr>
          <w:rFonts w:eastAsia="Times New Roman" w:cs="Times New Roman"/>
        </w:rPr>
        <w:t>venom</w:t>
      </w:r>
      <w:r w:rsidR="00171CAC">
        <w:rPr>
          <w:rFonts w:eastAsia="Times New Roman" w:cs="Times New Roman"/>
        </w:rPr>
        <w:t xml:space="preserve"> </w:t>
      </w:r>
      <w:del w:id="383" w:author="Chris C" w:date="2017-01-23T18:32:00Z">
        <w:r w:rsidR="00171CAC" w:rsidDel="00945F40">
          <w:rPr>
            <w:rFonts w:eastAsia="Times New Roman" w:cs="Times New Roman"/>
          </w:rPr>
          <w:delText>traits</w:delText>
        </w:r>
        <w:r w:rsidR="00BE46B5" w:rsidDel="00945F40">
          <w:rPr>
            <w:rFonts w:eastAsia="Times New Roman" w:cs="Times New Roman"/>
          </w:rPr>
          <w:delText xml:space="preserve">, such as </w:delText>
        </w:r>
        <w:r w:rsidR="001608C1" w:rsidDel="00945F40">
          <w:rPr>
            <w:rFonts w:eastAsia="Times New Roman" w:cs="Times New Roman"/>
          </w:rPr>
          <w:delText>potency</w:delText>
        </w:r>
        <w:r w:rsidR="00BC78F1" w:rsidDel="00945F40">
          <w:rPr>
            <w:rFonts w:eastAsia="Times New Roman" w:cs="Times New Roman"/>
          </w:rPr>
          <w:delText xml:space="preserve"> and quantity</w:delText>
        </w:r>
      </w:del>
      <w:ins w:id="384" w:author="Chris C" w:date="2017-01-23T18:32:00Z">
        <w:r w:rsidR="00945F40">
          <w:rPr>
            <w:rFonts w:eastAsia="Times New Roman" w:cs="Times New Roman"/>
          </w:rPr>
          <w:t>characteristics</w:t>
        </w:r>
      </w:ins>
      <w:del w:id="385" w:author="Chris C" w:date="2017-01-23T18:32:00Z">
        <w:r w:rsidR="00BE46B5" w:rsidDel="00945F40">
          <w:rPr>
            <w:rFonts w:eastAsia="Times New Roman" w:cs="Times New Roman"/>
          </w:rPr>
          <w:delText>,</w:delText>
        </w:r>
        <w:r w:rsidR="003B5958" w:rsidDel="00945F40">
          <w:rPr>
            <w:rFonts w:eastAsia="Times New Roman" w:cs="Times New Roman"/>
          </w:rPr>
          <w:delText xml:space="preserve"> </w:delText>
        </w:r>
      </w:del>
      <w:ins w:id="386" w:author="Chris C" w:date="2017-01-23T18:32:00Z">
        <w:r w:rsidR="00945F40">
          <w:rPr>
            <w:rFonts w:eastAsia="Times New Roman" w:cs="Times New Roman"/>
          </w:rPr>
          <w:t xml:space="preserve"> may </w:t>
        </w:r>
      </w:ins>
      <w:r w:rsidR="00171CAC">
        <w:rPr>
          <w:rFonts w:eastAsia="Times New Roman" w:cs="Times New Roman"/>
        </w:rPr>
        <w:t xml:space="preserve">vary </w:t>
      </w:r>
      <w:ins w:id="387" w:author="Chris C" w:date="2017-01-23T18:32:00Z">
        <w:r w:rsidR="00945F40">
          <w:rPr>
            <w:rFonts w:eastAsia="Times New Roman" w:cs="Times New Roman"/>
          </w:rPr>
          <w:t xml:space="preserve">randomly </w:t>
        </w:r>
      </w:ins>
      <w:del w:id="388" w:author="Chris C" w:date="2017-01-23T18:32:00Z">
        <w:r w:rsidR="000C6E9C" w:rsidDel="00945F40">
          <w:rPr>
            <w:rFonts w:eastAsia="Times New Roman" w:cs="Times New Roman"/>
          </w:rPr>
          <w:delText xml:space="preserve">according </w:delText>
        </w:r>
      </w:del>
      <w:ins w:id="389" w:author="Chris C" w:date="2017-01-23T18:32:00Z">
        <w:r w:rsidR="00945F40">
          <w:rPr>
            <w:rFonts w:eastAsia="Times New Roman" w:cs="Times New Roman"/>
          </w:rPr>
          <w:t xml:space="preserve">associated with </w:t>
        </w:r>
      </w:ins>
      <w:del w:id="390" w:author="Chris C" w:date="2017-01-23T18:32:00Z">
        <w:r w:rsidR="000C6E9C" w:rsidDel="00945F40">
          <w:rPr>
            <w:rFonts w:eastAsia="Times New Roman" w:cs="Times New Roman"/>
          </w:rPr>
          <w:lastRenderedPageBreak/>
          <w:delText xml:space="preserve">to </w:delText>
        </w:r>
      </w:del>
      <w:r w:rsidR="000C6E9C">
        <w:rPr>
          <w:rFonts w:eastAsia="Times New Roman" w:cs="Times New Roman"/>
        </w:rPr>
        <w:t>evolutionary drift</w:t>
      </w:r>
      <w:r w:rsidR="00171CAC">
        <w:rPr>
          <w:rFonts w:eastAsia="Times New Roman" w:cs="Times New Roman"/>
        </w:rPr>
        <w:t xml:space="preserve"> across </w:t>
      </w:r>
      <w:commentRangeStart w:id="391"/>
      <w:commentRangeStart w:id="392"/>
      <w:r w:rsidR="00171CAC">
        <w:rPr>
          <w:rFonts w:eastAsia="Times New Roman" w:cs="Times New Roman"/>
        </w:rPr>
        <w:t>species</w:t>
      </w:r>
      <w:commentRangeEnd w:id="391"/>
      <w:r w:rsidR="00945F40">
        <w:rPr>
          <w:rStyle w:val="CommentReference"/>
        </w:rPr>
        <w:commentReference w:id="391"/>
      </w:r>
      <w:commentRangeEnd w:id="392"/>
      <w:r w:rsidR="00945F40">
        <w:rPr>
          <w:rStyle w:val="CommentReference"/>
        </w:rPr>
        <w:commentReference w:id="392"/>
      </w:r>
      <w:r w:rsidR="00991467">
        <w:rPr>
          <w:rFonts w:eastAsia="Times New Roman" w:cs="Times New Roman"/>
        </w:rPr>
        <w:t xml:space="preserve">. </w:t>
      </w:r>
      <w:del w:id="393" w:author="Chris C" w:date="2017-01-23T18:33:00Z">
        <w:r w:rsidR="00991467" w:rsidDel="00945F40">
          <w:rPr>
            <w:rFonts w:eastAsia="Times New Roman" w:cs="Times New Roman"/>
          </w:rPr>
          <w:delText>However,</w:delText>
        </w:r>
        <w:r w:rsidR="00E07536" w:rsidDel="00945F40">
          <w:rPr>
            <w:rFonts w:eastAsia="Times New Roman" w:cs="Times New Roman"/>
          </w:rPr>
          <w:delText xml:space="preserve"> </w:delText>
        </w:r>
        <w:r w:rsidR="00171CAC" w:rsidDel="00945F40">
          <w:rPr>
            <w:rFonts w:eastAsia="Times New Roman" w:cs="Times New Roman"/>
          </w:rPr>
          <w:delText>this then brings into</w:delText>
        </w:r>
        <w:r w:rsidR="00320E26" w:rsidDel="00945F40">
          <w:rPr>
            <w:rFonts w:eastAsia="Times New Roman" w:cs="Times New Roman"/>
          </w:rPr>
          <w:delText xml:space="preserve"> </w:delText>
        </w:r>
        <w:r w:rsidR="0008546F" w:rsidDel="00945F40">
          <w:rPr>
            <w:rFonts w:eastAsia="Times New Roman" w:cs="Times New Roman"/>
          </w:rPr>
          <w:delText xml:space="preserve">question </w:delText>
        </w:r>
      </w:del>
      <w:del w:id="394" w:author="Chris C" w:date="2017-01-23T18:29:00Z">
        <w:r w:rsidR="00BC78F1" w:rsidDel="00945F40">
          <w:rPr>
            <w:rFonts w:eastAsia="Times New Roman" w:cs="Times New Roman"/>
          </w:rPr>
          <w:delText>the</w:delText>
        </w:r>
        <w:r w:rsidR="00BC6008" w:rsidDel="00945F40">
          <w:rPr>
            <w:rFonts w:eastAsia="Times New Roman" w:cs="Times New Roman"/>
          </w:rPr>
          <w:delText xml:space="preserve"> </w:delText>
        </w:r>
      </w:del>
      <w:del w:id="395" w:author="Chris C" w:date="2017-01-23T18:33:00Z">
        <w:r w:rsidR="00BC6008" w:rsidDel="00945F40">
          <w:rPr>
            <w:rFonts w:eastAsia="Times New Roman" w:cs="Times New Roman"/>
          </w:rPr>
          <w:delText>general</w:delText>
        </w:r>
        <w:r w:rsidR="00BC78F1" w:rsidDel="00945F40">
          <w:rPr>
            <w:rFonts w:eastAsia="Times New Roman" w:cs="Times New Roman"/>
          </w:rPr>
          <w:delText xml:space="preserve"> </w:delText>
        </w:r>
      </w:del>
      <w:del w:id="396" w:author="Chris C" w:date="2017-01-23T18:30:00Z">
        <w:r w:rsidR="00BC78F1" w:rsidDel="00945F40">
          <w:rPr>
            <w:rFonts w:eastAsia="Times New Roman" w:cs="Times New Roman"/>
          </w:rPr>
          <w:delText>importance of</w:delText>
        </w:r>
      </w:del>
      <w:del w:id="397" w:author="Chris C" w:date="2017-01-23T18:33:00Z">
        <w:r w:rsidR="00BC78F1" w:rsidDel="00945F40">
          <w:rPr>
            <w:rFonts w:eastAsia="Times New Roman" w:cs="Times New Roman"/>
          </w:rPr>
          <w:delText xml:space="preserve"> </w:delText>
        </w:r>
        <w:r w:rsidR="00BC6008" w:rsidDel="00945F40">
          <w:rPr>
            <w:rFonts w:eastAsia="Times New Roman" w:cs="Times New Roman"/>
          </w:rPr>
          <w:delText>ecological factors</w:delText>
        </w:r>
      </w:del>
      <w:del w:id="398" w:author="Chris C" w:date="2017-01-23T18:30:00Z">
        <w:r w:rsidR="00BC6008" w:rsidDel="00945F40">
          <w:rPr>
            <w:rFonts w:eastAsia="Times New Roman" w:cs="Times New Roman"/>
          </w:rPr>
          <w:delText xml:space="preserve"> </w:delText>
        </w:r>
        <w:r w:rsidR="00171CAC" w:rsidDel="00945F40">
          <w:rPr>
            <w:rFonts w:eastAsia="Times New Roman" w:cs="Times New Roman"/>
          </w:rPr>
          <w:delText xml:space="preserve">driving </w:delText>
        </w:r>
        <w:r w:rsidR="00BC6008" w:rsidDel="00945F40">
          <w:rPr>
            <w:rFonts w:eastAsia="Times New Roman" w:cs="Times New Roman"/>
          </w:rPr>
          <w:delText>the evolution of</w:delText>
        </w:r>
        <w:r w:rsidR="00BC78F1" w:rsidDel="00945F40">
          <w:rPr>
            <w:rFonts w:eastAsia="Times New Roman" w:cs="Times New Roman"/>
          </w:rPr>
          <w:delText xml:space="preserve"> </w:delText>
        </w:r>
        <w:r w:rsidR="003B5958" w:rsidDel="00945F40">
          <w:rPr>
            <w:rFonts w:eastAsia="Times New Roman" w:cs="Times New Roman"/>
          </w:rPr>
          <w:delText>predator</w:delText>
        </w:r>
        <w:r w:rsidR="00BC78F1" w:rsidDel="00945F40">
          <w:rPr>
            <w:rFonts w:eastAsia="Times New Roman" w:cs="Times New Roman"/>
          </w:rPr>
          <w:delText>y</w:delText>
        </w:r>
        <w:r w:rsidR="003B5958" w:rsidDel="00945F40">
          <w:rPr>
            <w:rFonts w:eastAsia="Times New Roman" w:cs="Times New Roman"/>
          </w:rPr>
          <w:delText xml:space="preserve"> </w:delText>
        </w:r>
        <w:r w:rsidR="002D6EF0" w:rsidDel="00945F40">
          <w:rPr>
            <w:rFonts w:eastAsia="Times New Roman" w:cs="Times New Roman"/>
          </w:rPr>
          <w:delText>trait</w:delText>
        </w:r>
        <w:r w:rsidR="00BC78F1" w:rsidDel="00945F40">
          <w:rPr>
            <w:rFonts w:eastAsia="Times New Roman" w:cs="Times New Roman"/>
          </w:rPr>
          <w:delText>s</w:delText>
        </w:r>
        <w:r w:rsidR="0038224A" w:rsidDel="00945F40">
          <w:rPr>
            <w:rFonts w:eastAsia="Times New Roman" w:cs="Times New Roman"/>
          </w:rPr>
          <w:delText xml:space="preserve"> in the first place</w:delText>
        </w:r>
      </w:del>
      <w:del w:id="399" w:author="Chris C" w:date="2017-01-23T18:33:00Z">
        <w:r w:rsidR="003B5958" w:rsidRPr="00332BFB" w:rsidDel="00945F40">
          <w:rPr>
            <w:rFonts w:eastAsia="Times New Roman" w:cs="Times New Roman"/>
          </w:rPr>
          <w:delText>.</w:delText>
        </w:r>
        <w:r w:rsidR="003B5958" w:rsidDel="00945F40">
          <w:rPr>
            <w:rFonts w:eastAsia="Times New Roman" w:cs="Times New Roman"/>
          </w:rPr>
          <w:delText xml:space="preserve"> </w:delText>
        </w:r>
      </w:del>
      <w:r w:rsidR="003B5958">
        <w:rPr>
          <w:rFonts w:eastAsia="Times New Roman" w:cs="Times New Roman"/>
        </w:rPr>
        <w:t xml:space="preserve">Here, </w:t>
      </w:r>
      <w:r w:rsidR="000F0566">
        <w:rPr>
          <w:rFonts w:eastAsia="Times New Roman" w:cs="Times New Roman"/>
        </w:rPr>
        <w:t>we use</w:t>
      </w:r>
      <w:r w:rsidR="00320E26">
        <w:rPr>
          <w:rFonts w:eastAsia="Times New Roman" w:cs="Times New Roman"/>
        </w:rPr>
        <w:t xml:space="preserve"> a comparative approach</w:t>
      </w:r>
      <w:r w:rsidR="00BC6008">
        <w:rPr>
          <w:rFonts w:eastAsia="Times New Roman" w:cs="Times New Roman"/>
        </w:rPr>
        <w:t xml:space="preserve"> </w:t>
      </w:r>
      <w:r w:rsidR="000F0566">
        <w:rPr>
          <w:rFonts w:eastAsia="Times New Roman" w:cs="Times New Roman"/>
        </w:rPr>
        <w:t>to</w:t>
      </w:r>
      <w:r w:rsidR="003B5958">
        <w:rPr>
          <w:rFonts w:eastAsia="Times New Roman" w:cs="Times New Roman"/>
        </w:rPr>
        <w:t xml:space="preserve"> test whether snake venom</w:t>
      </w:r>
      <w:r w:rsidR="00320E26">
        <w:rPr>
          <w:rFonts w:eastAsia="Times New Roman" w:cs="Times New Roman"/>
        </w:rPr>
        <w:t xml:space="preserve"> traits</w:t>
      </w:r>
      <w:r w:rsidR="003B5958">
        <w:rPr>
          <w:rFonts w:eastAsia="Times New Roman" w:cs="Times New Roman"/>
        </w:rPr>
        <w:t xml:space="preserve"> follow</w:t>
      </w:r>
      <w:r w:rsidR="00320E26">
        <w:rPr>
          <w:rFonts w:eastAsia="Times New Roman" w:cs="Times New Roman"/>
        </w:rPr>
        <w:t xml:space="preserve"> idiosyncratic patterns expected from neutral selection or patterns predicted</w:t>
      </w:r>
      <w:r w:rsidR="00E07536">
        <w:rPr>
          <w:rFonts w:eastAsia="Times New Roman" w:cs="Times New Roman"/>
        </w:rPr>
        <w:t xml:space="preserve"> </w:t>
      </w:r>
      <w:r w:rsidR="003B5958">
        <w:rPr>
          <w:rFonts w:eastAsia="Times New Roman" w:cs="Times New Roman"/>
        </w:rPr>
        <w:t>from</w:t>
      </w:r>
      <w:r w:rsidR="00E07536">
        <w:rPr>
          <w:rFonts w:eastAsia="Times New Roman" w:cs="Times New Roman"/>
        </w:rPr>
        <w:t xml:space="preserve"> </w:t>
      </w:r>
      <w:r w:rsidR="003B5958" w:rsidRPr="00332BFB">
        <w:rPr>
          <w:rFonts w:eastAsia="Times New Roman" w:cs="Times New Roman"/>
        </w:rPr>
        <w:t>macroevolution</w:t>
      </w:r>
      <w:r w:rsidR="003B5958">
        <w:rPr>
          <w:rFonts w:eastAsia="Times New Roman" w:cs="Times New Roman"/>
        </w:rPr>
        <w:t xml:space="preserve">ary and trophic </w:t>
      </w:r>
      <w:r w:rsidR="00320E26">
        <w:rPr>
          <w:rFonts w:eastAsia="Times New Roman" w:cs="Times New Roman"/>
        </w:rPr>
        <w:t>theory</w:t>
      </w:r>
      <w:r w:rsidR="003B5958">
        <w:rPr>
          <w:rFonts w:eastAsia="Times New Roman" w:cs="Times New Roman"/>
        </w:rPr>
        <w:t>.</w:t>
      </w:r>
      <w:commentRangeEnd w:id="355"/>
      <w:r w:rsidR="0013711C">
        <w:rPr>
          <w:rStyle w:val="CommentReference"/>
        </w:rPr>
        <w:commentReference w:id="355"/>
      </w:r>
    </w:p>
    <w:p w14:paraId="2B06D17C" w14:textId="304EE9FA" w:rsidR="00467601" w:rsidRDefault="003B5958" w:rsidP="00467601">
      <w:pPr>
        <w:spacing w:line="360" w:lineRule="auto"/>
        <w:ind w:firstLine="720"/>
        <w:rPr>
          <w:lang w:val="en-IE"/>
        </w:rPr>
      </w:pPr>
      <w:r>
        <w:t>As predation plays a key role in</w:t>
      </w:r>
      <w:r w:rsidR="00BC6008">
        <w:t xml:space="preserve"> both</w:t>
      </w:r>
      <w:r>
        <w:t xml:space="preserve"> </w:t>
      </w:r>
      <w:r w:rsidRPr="005266A2">
        <w:rPr>
          <w:lang w:val="en-IE"/>
        </w:rPr>
        <w:t>ecosystems</w:t>
      </w:r>
      <w:r>
        <w:rPr>
          <w:lang w:val="en-IE"/>
        </w:rPr>
        <w:t xml:space="preserve"> dynamics </w:t>
      </w:r>
      <w:r>
        <w:rPr>
          <w:lang w:val="en-IE"/>
        </w:rPr>
        <w:fldChar w:fldCharType="begin"/>
      </w:r>
      <w:r w:rsidR="00833820">
        <w:rPr>
          <w:lang w:val="en-IE"/>
        </w:rPr>
        <w:instrText xml:space="preserve"> ADDIN EN.CITE &lt;EndNote&gt;&lt;Cite&gt;&lt;Author&gt;Pace&lt;/Author&gt;&lt;Year&gt;1999&lt;/Year&gt;&lt;RecNum&gt;108&lt;/RecNum&gt;&lt;DisplayText&gt;(11)&lt;/DisplayText&gt;&lt;record&gt;&lt;rec-number&gt;108&lt;/rec-number&gt;&lt;foreign-keys&gt;&lt;key app="EN" db-id="ax5t9ztwnxe5f8edetnp2tzne0aaff55ftr5" timestamp="1467886331"&gt;108&lt;/key&gt;&lt;/foreign-keys&gt;&lt;ref-type name="Journal Article"&gt;17&lt;/ref-type&gt;&lt;contributors&gt;&lt;authors&gt;&lt;author&gt;Pace, Michael L&lt;/author&gt;&lt;author&gt;Cole, Jonathan J&lt;/author&gt;&lt;author&gt;Carpenter, Stephen R&lt;/author&gt;&lt;author&gt;Kitchell, James F&lt;/author&gt;&lt;/authors&gt;&lt;/contributors&gt;&lt;titles&gt;&lt;title&gt;Trophic cascades revealed in diverse ecosystems&lt;/title&gt;&lt;secondary-title&gt;Trends in ecology &amp;amp; evolution&lt;/secondary-title&gt;&lt;/titles&gt;&lt;periodical&gt;&lt;full-title&gt;Trends in ecology &amp;amp; evolution&lt;/full-title&gt;&lt;/periodical&gt;&lt;pages&gt;483-488&lt;/pages&gt;&lt;volume&gt;14&lt;/volume&gt;&lt;number&gt;12&lt;/number&gt;&lt;dates&gt;&lt;year&gt;1999&lt;/year&gt;&lt;/dates&gt;&lt;isbn&gt;0169-5347&lt;/isbn&gt;&lt;urls&gt;&lt;/urls&gt;&lt;/record&gt;&lt;/Cite&gt;&lt;/EndNote&gt;</w:instrText>
      </w:r>
      <w:r>
        <w:rPr>
          <w:lang w:val="en-IE"/>
        </w:rPr>
        <w:fldChar w:fldCharType="separate"/>
      </w:r>
      <w:r w:rsidR="00833820">
        <w:rPr>
          <w:noProof/>
          <w:lang w:val="en-IE"/>
        </w:rPr>
        <w:t>(</w:t>
      </w:r>
      <w:hyperlink w:anchor="_ENREF_11" w:tooltip="Pace, 1999 #108" w:history="1">
        <w:r w:rsidR="00DF1FE6">
          <w:rPr>
            <w:noProof/>
            <w:lang w:val="en-IE"/>
          </w:rPr>
          <w:t>11</w:t>
        </w:r>
      </w:hyperlink>
      <w:r w:rsidR="00833820">
        <w:rPr>
          <w:noProof/>
          <w:lang w:val="en-IE"/>
        </w:rPr>
        <w:t>)</w:t>
      </w:r>
      <w:r>
        <w:rPr>
          <w:lang w:val="en-IE"/>
        </w:rPr>
        <w:fldChar w:fldCharType="end"/>
      </w:r>
      <w:r>
        <w:rPr>
          <w:lang w:val="en-IE"/>
        </w:rPr>
        <w:t xml:space="preserve"> and</w:t>
      </w:r>
      <w:r w:rsidRPr="005266A2">
        <w:rPr>
          <w:lang w:val="en-IE"/>
        </w:rPr>
        <w:t xml:space="preserve"> the evolution of the species</w:t>
      </w:r>
      <w:r>
        <w:rPr>
          <w:lang w:val="en-IE"/>
        </w:rPr>
        <w:t xml:space="preserve"> </w:t>
      </w:r>
      <w:r w:rsidRPr="005266A2">
        <w:rPr>
          <w:lang w:val="en-IE"/>
        </w:rPr>
        <w:t>within</w:t>
      </w:r>
      <w:r w:rsidR="00BC6008">
        <w:rPr>
          <w:lang w:val="en-IE"/>
        </w:rPr>
        <w:t xml:space="preserve"> these</w:t>
      </w:r>
      <w:r w:rsidRPr="005266A2">
        <w:rPr>
          <w:lang w:val="en-IE"/>
        </w:rPr>
        <w:t xml:space="preserve"> </w:t>
      </w:r>
      <w:r w:rsidR="00BC6008">
        <w:rPr>
          <w:lang w:val="en-IE"/>
        </w:rPr>
        <w:t xml:space="preserve">ecosystems </w:t>
      </w:r>
      <w:r>
        <w:rPr>
          <w:lang w:val="en-IE"/>
        </w:rPr>
        <w:fldChar w:fldCharType="begin"/>
      </w:r>
      <w:r w:rsidR="00833820">
        <w:rPr>
          <w:lang w:val="en-IE"/>
        </w:rPr>
        <w:instrText xml:space="preserve"> ADDIN EN.CITE &lt;EndNote&gt;&lt;Cite&gt;&lt;Author&gt;Palkovacs&lt;/Author&gt;&lt;Year&gt;2009&lt;/Year&gt;&lt;RecNum&gt;109&lt;/RecNum&gt;&lt;DisplayText&gt;(12)&lt;/DisplayText&gt;&lt;record&gt;&lt;rec-number&gt;109&lt;/rec-number&gt;&lt;foreign-keys&gt;&lt;key app="EN" db-id="ax5t9ztwnxe5f8edetnp2tzne0aaff55ftr5" timestamp="1467886503"&gt;109&lt;/key&gt;&lt;/foreign-keys&gt;&lt;ref-type name="Journal Article"&gt;17&lt;/ref-type&gt;&lt;contributors&gt;&lt;authors&gt;&lt;author&gt;Palkovacs, Eric P&lt;/author&gt;&lt;author&gt;Post, David M&lt;/author&gt;&lt;/authors&gt;&lt;/contributors&gt;&lt;titles&gt;&lt;title&gt;Experimental evidence that phenotypic divergence in predators drives community divergence in prey&lt;/title&gt;&lt;secondary-title&gt;Ecology&lt;/secondary-title&gt;&lt;/titles&gt;&lt;periodical&gt;&lt;full-title&gt;Ecology&lt;/full-title&gt;&lt;/periodical&gt;&lt;pages&gt;300-305&lt;/pages&gt;&lt;volume&gt;90&lt;/volume&gt;&lt;number&gt;2&lt;/number&gt;&lt;dates&gt;&lt;year&gt;2009&lt;/year&gt;&lt;/dates&gt;&lt;isbn&gt;1939-9170&lt;/isbn&gt;&lt;urls&gt;&lt;/urls&gt;&lt;/record&gt;&lt;/Cite&gt;&lt;/EndNote&gt;</w:instrText>
      </w:r>
      <w:r>
        <w:rPr>
          <w:lang w:val="en-IE"/>
        </w:rPr>
        <w:fldChar w:fldCharType="separate"/>
      </w:r>
      <w:r w:rsidR="00833820">
        <w:rPr>
          <w:noProof/>
          <w:lang w:val="en-IE"/>
        </w:rPr>
        <w:t>(</w:t>
      </w:r>
      <w:hyperlink w:anchor="_ENREF_12" w:tooltip="Palkovacs, 2009 #109" w:history="1">
        <w:r w:rsidR="00DF1FE6">
          <w:rPr>
            <w:noProof/>
            <w:lang w:val="en-IE"/>
          </w:rPr>
          <w:t>12</w:t>
        </w:r>
      </w:hyperlink>
      <w:r w:rsidR="00833820">
        <w:rPr>
          <w:noProof/>
          <w:lang w:val="en-IE"/>
        </w:rPr>
        <w:t>)</w:t>
      </w:r>
      <w:r>
        <w:rPr>
          <w:lang w:val="en-IE"/>
        </w:rPr>
        <w:fldChar w:fldCharType="end"/>
      </w:r>
      <w:r>
        <w:rPr>
          <w:lang w:val="en-IE"/>
        </w:rPr>
        <w:t xml:space="preserve"> much</w:t>
      </w:r>
      <w:r w:rsidR="00C9669D">
        <w:rPr>
          <w:lang w:val="en-IE"/>
        </w:rPr>
        <w:t xml:space="preserve"> attention</w:t>
      </w:r>
      <w:r w:rsidRPr="005266A2">
        <w:rPr>
          <w:lang w:val="en-IE"/>
        </w:rPr>
        <w:t xml:space="preserve"> </w:t>
      </w:r>
      <w:r>
        <w:rPr>
          <w:lang w:val="en-IE"/>
        </w:rPr>
        <w:t>has been</w:t>
      </w:r>
      <w:r w:rsidR="00C9669D">
        <w:rPr>
          <w:lang w:val="en-IE"/>
        </w:rPr>
        <w:t xml:space="preserve"> given to understanding</w:t>
      </w:r>
      <w:r w:rsidRPr="005266A2">
        <w:rPr>
          <w:lang w:val="en-IE"/>
        </w:rPr>
        <w:t xml:space="preserve"> the general patterns related to these</w:t>
      </w:r>
      <w:r w:rsidR="00401D0D">
        <w:rPr>
          <w:lang w:val="en-IE"/>
        </w:rPr>
        <w:t xml:space="preserve"> </w:t>
      </w:r>
      <w:del w:id="400" w:author="Chris C" w:date="2017-01-23T22:13:00Z">
        <w:r w:rsidR="00401D0D">
          <w:rPr>
            <w:lang w:val="en-IE"/>
          </w:rPr>
          <w:delText>trophic</w:delText>
        </w:r>
        <w:r w:rsidRPr="005266A2">
          <w:rPr>
            <w:lang w:val="en-IE"/>
          </w:rPr>
          <w:delText xml:space="preserve"> </w:delText>
        </w:r>
        <w:r w:rsidRPr="005266A2" w:rsidDel="0013711C">
          <w:rPr>
            <w:lang w:val="en-IE"/>
          </w:rPr>
          <w:delText>interactions</w:delText>
        </w:r>
      </w:del>
      <w:ins w:id="401" w:author="Chris C" w:date="2017-01-23T22:13:00Z">
        <w:r w:rsidR="0013711C">
          <w:rPr>
            <w:lang w:val="en-IE"/>
          </w:rPr>
          <w:t>predator-prey relationships</w:t>
        </w:r>
      </w:ins>
      <w:del w:id="402" w:author="Chris C" w:date="2017-01-23T22:44:00Z">
        <w:r w:rsidRPr="005266A2">
          <w:rPr>
            <w:lang w:val="en-IE"/>
          </w:rPr>
          <w:delText>interactions</w:delText>
        </w:r>
      </w:del>
      <w:r w:rsidRPr="005266A2">
        <w:rPr>
          <w:lang w:val="en-IE"/>
        </w:rPr>
        <w:t xml:space="preserve"> and </w:t>
      </w:r>
      <w:r>
        <w:rPr>
          <w:lang w:val="en-IE"/>
        </w:rPr>
        <w:t>the driv</w:t>
      </w:r>
      <w:r w:rsidR="00E07536">
        <w:rPr>
          <w:lang w:val="en-IE"/>
        </w:rPr>
        <w:t>ers behind them. These include m</w:t>
      </w:r>
      <w:r>
        <w:rPr>
          <w:lang w:val="en-IE"/>
        </w:rPr>
        <w:t>acroecological patterns</w:t>
      </w:r>
      <w:r w:rsidR="00C9669D">
        <w:rPr>
          <w:lang w:val="en-IE"/>
        </w:rPr>
        <w:t xml:space="preserve"> </w:t>
      </w:r>
      <w:r>
        <w:rPr>
          <w:lang w:val="en-IE"/>
        </w:rPr>
        <w:t xml:space="preserve">derived from body mass and habitat complexity which predict </w:t>
      </w:r>
      <w:r w:rsidR="0038224A">
        <w:rPr>
          <w:lang w:val="en-IE"/>
        </w:rPr>
        <w:t xml:space="preserve">specific </w:t>
      </w:r>
      <w:r>
        <w:rPr>
          <w:lang w:val="en-IE"/>
        </w:rPr>
        <w:t xml:space="preserve">allometric scaling </w:t>
      </w:r>
      <w:r w:rsidR="00C9669D">
        <w:rPr>
          <w:lang w:val="en-IE"/>
        </w:rPr>
        <w:t xml:space="preserve">relationships for </w:t>
      </w:r>
      <w:r w:rsidR="00401D0D">
        <w:rPr>
          <w:lang w:val="en-IE"/>
        </w:rPr>
        <w:t xml:space="preserve">traits </w:t>
      </w:r>
      <w:r w:rsidR="00FF1294">
        <w:rPr>
          <w:lang w:val="en-IE"/>
        </w:rPr>
        <w:t>underlining</w:t>
      </w:r>
      <w:r>
        <w:rPr>
          <w:lang w:val="en-IE"/>
        </w:rPr>
        <w:t xml:space="preserve"> trophic</w:t>
      </w:r>
      <w:r w:rsidR="00FF1294">
        <w:rPr>
          <w:lang w:val="en-IE"/>
        </w:rPr>
        <w:t xml:space="preserve"> interactions</w:t>
      </w:r>
      <w:r w:rsidR="00C9669D">
        <w:rPr>
          <w:lang w:val="en-IE"/>
        </w:rPr>
        <w:t xml:space="preserve"> such as</w:t>
      </w:r>
      <w:r>
        <w:rPr>
          <w:lang w:val="en-IE"/>
        </w:rPr>
        <w:t xml:space="preserve"> </w:t>
      </w:r>
      <w:r w:rsidR="0040750C">
        <w:rPr>
          <w:lang w:val="en-IE"/>
        </w:rPr>
        <w:t xml:space="preserve">search and encounter rates </w:t>
      </w:r>
      <w:r w:rsidR="0040750C">
        <w:rPr>
          <w:lang w:val="en-IE"/>
        </w:rPr>
        <w:fldChar w:fldCharType="begin">
          <w:fldData xml:space="preserve">PEVuZE5vdGU+PENpdGU+PEF1dGhvcj5Eb21lbmljaTwvQXV0aG9yPjxZZWFyPjIwMDE8L1llYXI+
PFJlY051bT4xMDc8L1JlY051bT48RGlzcGxheVRleHQ+KDEzLTE1KTwvRGlzcGxheVRleHQ+PHJl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833820">
        <w:rPr>
          <w:lang w:val="en-IE"/>
        </w:rPr>
        <w:instrText xml:space="preserve"> ADDIN EN.CITE </w:instrText>
      </w:r>
      <w:r w:rsidR="00833820">
        <w:rPr>
          <w:lang w:val="en-IE"/>
        </w:rPr>
        <w:fldChar w:fldCharType="begin">
          <w:fldData xml:space="preserve">PEVuZE5vdGU+PENpdGU+PEF1dGhvcj5Eb21lbmljaTwvQXV0aG9yPjxZZWFyPjIwMDE8L1llYXI+
PFJlY051bT4xMDc8L1JlY051bT48RGlzcGxheVRleHQ+KDEzLTE1KTwvRGlzcGxheVRleHQ+PHJl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833820">
        <w:rPr>
          <w:lang w:val="en-IE"/>
        </w:rPr>
        <w:instrText xml:space="preserve"> ADDIN EN.CITE.DATA </w:instrText>
      </w:r>
      <w:r w:rsidR="00833820">
        <w:rPr>
          <w:lang w:val="en-IE"/>
        </w:rPr>
      </w:r>
      <w:r w:rsidR="00833820">
        <w:rPr>
          <w:lang w:val="en-IE"/>
        </w:rPr>
        <w:fldChar w:fldCharType="end"/>
      </w:r>
      <w:r w:rsidR="0040750C">
        <w:rPr>
          <w:lang w:val="en-IE"/>
        </w:rPr>
      </w:r>
      <w:r w:rsidR="0040750C">
        <w:rPr>
          <w:lang w:val="en-IE"/>
        </w:rPr>
        <w:fldChar w:fldCharType="separate"/>
      </w:r>
      <w:r w:rsidR="00833820">
        <w:rPr>
          <w:noProof/>
          <w:lang w:val="en-IE"/>
        </w:rPr>
        <w:t>(</w:t>
      </w:r>
      <w:hyperlink w:anchor="_ENREF_13" w:tooltip="Domenici, 2001 #107" w:history="1">
        <w:r w:rsidR="00DF1FE6">
          <w:rPr>
            <w:noProof/>
            <w:lang w:val="en-IE"/>
          </w:rPr>
          <w:t>13-15</w:t>
        </w:r>
      </w:hyperlink>
      <w:r w:rsidR="00833820">
        <w:rPr>
          <w:noProof/>
          <w:lang w:val="en-IE"/>
        </w:rPr>
        <w:t>)</w:t>
      </w:r>
      <w:r w:rsidR="0040750C">
        <w:rPr>
          <w:lang w:val="en-IE"/>
        </w:rPr>
        <w:fldChar w:fldCharType="end"/>
      </w:r>
      <w:r w:rsidR="00C9669D">
        <w:rPr>
          <w:lang w:val="en-IE"/>
        </w:rPr>
        <w:t>;</w:t>
      </w:r>
      <w:r w:rsidR="0040750C">
        <w:rPr>
          <w:lang w:val="en-IE"/>
        </w:rPr>
        <w:t xml:space="preserve"> the ability to</w:t>
      </w:r>
      <w:r w:rsidR="00806C7F">
        <w:rPr>
          <w:lang w:val="en-IE"/>
        </w:rPr>
        <w:t xml:space="preserve"> spot and</w:t>
      </w:r>
      <w:r w:rsidR="0040750C">
        <w:rPr>
          <w:lang w:val="en-IE"/>
        </w:rPr>
        <w:t xml:space="preserve"> track</w:t>
      </w:r>
      <w:r w:rsidR="00806C7F">
        <w:rPr>
          <w:lang w:val="en-IE"/>
        </w:rPr>
        <w:t xml:space="preserve"> prey</w:t>
      </w:r>
      <w:r w:rsidR="0040750C">
        <w:rPr>
          <w:lang w:val="en-IE"/>
        </w:rPr>
        <w:t xml:space="preserve"> </w:t>
      </w:r>
      <w:r w:rsidR="00BE23D6">
        <w:rPr>
          <w:lang w:val="en-IE"/>
        </w:rPr>
        <w:fldChar w:fldCharType="begin"/>
      </w:r>
      <w:r w:rsidR="00833820">
        <w:rPr>
          <w:lang w:val="en-IE"/>
        </w:rPr>
        <w:instrText xml:space="preserve"> ADDIN EN.CITE &lt;EndNote&gt;&lt;Cite&gt;&lt;Author&gt;Healy&lt;/Author&gt;&lt;Year&gt;2013&lt;/Year&gt;&lt;RecNum&gt;92&lt;/RecNum&gt;&lt;DisplayText&gt;(16, 17)&lt;/DisplayText&gt;&lt;record&gt;&lt;rec-number&gt;92&lt;/rec-number&gt;&lt;foreign-keys&gt;&lt;key app="EN" db-id="ax5t9ztwnxe5f8edetnp2tzne0aaff55ftr5" timestamp="1467284982"&gt;92&lt;/key&gt;&lt;/foreign-keys&gt;&lt;ref-type name="Journal Article"&gt;17&lt;/ref-type&gt;&lt;contributors&gt;&lt;authors&gt;&lt;author&gt;Healy, Kevin&lt;/author&gt;&lt;author&gt;McNally, Luke&lt;/author&gt;&lt;author&gt;Ruxton, Graeme D&lt;/author&gt;&lt;author&gt;Cooper, Natalie&lt;/author&gt;&lt;author&gt;Jackson, Andrew L&lt;/author&gt;&lt;/authors&gt;&lt;/contributors&gt;&lt;titles&gt;&lt;title&gt;Metabolic rate and body size are linked with perception of temporal information&lt;/title&gt;&lt;secondary-title&gt;Animal behaviour&lt;/secondary-title&gt;&lt;/titles&gt;&lt;periodical&gt;&lt;full-title&gt;Animal Behaviour&lt;/full-title&gt;&lt;/periodical&gt;&lt;pages&gt;685-696&lt;/pages&gt;&lt;volume&gt;86&lt;/volume&gt;&lt;number&gt;4&lt;/number&gt;&lt;dates&gt;&lt;year&gt;2013&lt;/year&gt;&lt;/dates&gt;&lt;isbn&gt;0003-3472&lt;/isbn&gt;&lt;urls&gt;&lt;/urls&gt;&lt;/record&gt;&lt;/Cite&gt;&lt;Cite&gt;&lt;Author&gt;Kiltie&lt;/Author&gt;&lt;Year&gt;2000&lt;/Year&gt;&lt;RecNum&gt;97&lt;/RecNum&gt;&lt;record&gt;&lt;rec-number&gt;97&lt;/rec-number&gt;&lt;foreign-keys&gt;&lt;key app="EN" db-id="ax5t9ztwnxe5f8edetnp2tzne0aaff55ftr5" timestamp="1467293349"&gt;97&lt;/key&gt;&lt;/foreign-keys&gt;&lt;ref-type name="Journal Article"&gt;17&lt;/ref-type&gt;&lt;contributors&gt;&lt;authors&gt;&lt;author&gt;Kiltie, RA&lt;/author&gt;&lt;/authors&gt;&lt;/contributors&gt;&lt;titles&gt;&lt;title&gt;Scaling of visual acuity with body size in mammals and birds&lt;/title&gt;&lt;secondary-title&gt;Functional Ecology&lt;/secondary-title&gt;&lt;/titles&gt;&lt;periodical&gt;&lt;full-title&gt;Functional Ecology&lt;/full-title&gt;&lt;/periodical&gt;&lt;pages&gt;226-234&lt;/pages&gt;&lt;volume&gt;14&lt;/volume&gt;&lt;number&gt;2&lt;/number&gt;&lt;dates&gt;&lt;year&gt;2000&lt;/year&gt;&lt;/dates&gt;&lt;isbn&gt;1365-2435&lt;/isbn&gt;&lt;urls&gt;&lt;/urls&gt;&lt;/record&gt;&lt;/Cite&gt;&lt;/EndNote&gt;</w:instrText>
      </w:r>
      <w:r w:rsidR="00BE23D6">
        <w:rPr>
          <w:lang w:val="en-IE"/>
        </w:rPr>
        <w:fldChar w:fldCharType="separate"/>
      </w:r>
      <w:r w:rsidR="00833820">
        <w:rPr>
          <w:noProof/>
          <w:lang w:val="en-IE"/>
        </w:rPr>
        <w:t>(</w:t>
      </w:r>
      <w:hyperlink w:anchor="_ENREF_16" w:tooltip="Healy, 2013 #92" w:history="1">
        <w:r w:rsidR="00DF1FE6">
          <w:rPr>
            <w:noProof/>
            <w:lang w:val="en-IE"/>
          </w:rPr>
          <w:t>16</w:t>
        </w:r>
      </w:hyperlink>
      <w:r w:rsidR="00833820">
        <w:rPr>
          <w:noProof/>
          <w:lang w:val="en-IE"/>
        </w:rPr>
        <w:t xml:space="preserve">, </w:t>
      </w:r>
      <w:hyperlink w:anchor="_ENREF_17" w:tooltip="Kiltie, 2000 #97" w:history="1">
        <w:r w:rsidR="00DF1FE6">
          <w:rPr>
            <w:noProof/>
            <w:lang w:val="en-IE"/>
          </w:rPr>
          <w:t>17</w:t>
        </w:r>
      </w:hyperlink>
      <w:r w:rsidR="00833820">
        <w:rPr>
          <w:noProof/>
          <w:lang w:val="en-IE"/>
        </w:rPr>
        <w:t>)</w:t>
      </w:r>
      <w:r w:rsidR="00BE23D6">
        <w:rPr>
          <w:lang w:val="en-IE"/>
        </w:rPr>
        <w:fldChar w:fldCharType="end"/>
      </w:r>
      <w:r w:rsidR="00C9669D">
        <w:rPr>
          <w:lang w:val="en-IE"/>
        </w:rPr>
        <w:t>;</w:t>
      </w:r>
      <w:r>
        <w:rPr>
          <w:lang w:val="en-IE"/>
        </w:rPr>
        <w:t xml:space="preserve"> and ingest</w:t>
      </w:r>
      <w:r w:rsidR="00806C7F">
        <w:rPr>
          <w:lang w:val="en-IE"/>
        </w:rPr>
        <w:t>ion</w:t>
      </w:r>
      <w:r>
        <w:rPr>
          <w:lang w:val="en-IE"/>
        </w:rPr>
        <w:t xml:space="preserve"> </w:t>
      </w:r>
      <w:r w:rsidR="00E07536">
        <w:rPr>
          <w:lang w:val="en-IE"/>
        </w:rPr>
        <w:t>rates</w:t>
      </w:r>
      <w:r>
        <w:rPr>
          <w:lang w:val="en-IE"/>
        </w:rPr>
        <w:t xml:space="preserve"> </w:t>
      </w:r>
      <w:r>
        <w:rPr>
          <w:lang w:val="en-IE"/>
        </w:rPr>
        <w:fldChar w:fldCharType="begin"/>
      </w:r>
      <w:r w:rsidR="00833820">
        <w:rPr>
          <w:lang w:val="en-IE"/>
        </w:rPr>
        <w:instrText xml:space="preserve"> ADDIN EN.CITE &lt;EndNote&gt;&lt;Cite&gt;&lt;Author&gt;Carbone&lt;/Author&gt;&lt;Year&gt;2014&lt;/Year&gt;&lt;RecNum&gt;93&lt;/RecNum&gt;&lt;DisplayText&gt;(15, 18)&lt;/DisplayText&gt;&lt;record&gt;&lt;rec-number&gt;93&lt;/rec-number&gt;&lt;foreign-keys&gt;&lt;key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Kane&lt;/Author&gt;&lt;Year&gt;2016&lt;/Year&gt;&lt;RecNum&gt;94&lt;/RecNum&gt;&lt;record&gt;&lt;rec-number&gt;94&lt;/rec-number&gt;&lt;foreign-keys&gt;&lt;key app="EN" db-id="ax5t9ztwnxe5f8edetnp2tzne0aaff55ftr5" timestamp="1467285303"&gt;94&lt;/key&gt;&lt;/foreign-keys&gt;&lt;ref-type name="Journal Article"&gt;17&lt;/ref-type&gt;&lt;contributors&gt;&lt;authors&gt;&lt;author&gt;Kane, Adam&lt;/author&gt;&lt;author&gt;Healy, Kevin&lt;/author&gt;&lt;author&gt;Ruxton, Graeme D&lt;/author&gt;&lt;author&gt;Jackson, Andrew L&lt;/author&gt;&lt;author&gt;Woods, H Arthur&lt;/author&gt;&lt;author&gt;Winn, Alice A&lt;/author&gt;&lt;/authors&gt;&lt;/contributors&gt;&lt;titles&gt;&lt;title&gt;Body Size as a Driver of Scavenging in Theropod Dinosaurs&lt;/title&gt;&lt;secondary-title&gt;The American Naturalist&lt;/secondary-title&gt;&lt;/titles&gt;&lt;periodical&gt;&lt;full-title&gt;The American Naturalist&lt;/full-title&gt;&lt;/periodical&gt;&lt;pages&gt;706-716&lt;/pages&gt;&lt;volume&gt;187&lt;/volume&gt;&lt;number&gt;6&lt;/number&gt;&lt;dates&gt;&lt;year&gt;2016&lt;/year&gt;&lt;/dates&gt;&lt;isbn&gt;0003-0147&lt;/isbn&gt;&lt;urls&gt;&lt;/urls&gt;&lt;/record&gt;&lt;/Cite&gt;&lt;/EndNote&gt;</w:instrText>
      </w:r>
      <w:r>
        <w:rPr>
          <w:lang w:val="en-IE"/>
        </w:rPr>
        <w:fldChar w:fldCharType="separate"/>
      </w:r>
      <w:r w:rsidR="00833820">
        <w:rPr>
          <w:noProof/>
          <w:lang w:val="en-IE"/>
        </w:rPr>
        <w:t>(</w:t>
      </w:r>
      <w:hyperlink w:anchor="_ENREF_15" w:tooltip="Kane, 2016 #94" w:history="1">
        <w:r w:rsidR="00DF1FE6">
          <w:rPr>
            <w:noProof/>
            <w:lang w:val="en-IE"/>
          </w:rPr>
          <w:t>15</w:t>
        </w:r>
      </w:hyperlink>
      <w:r w:rsidR="00833820">
        <w:rPr>
          <w:noProof/>
          <w:lang w:val="en-IE"/>
        </w:rPr>
        <w:t xml:space="preserve">, </w:t>
      </w:r>
      <w:hyperlink w:anchor="_ENREF_18" w:tooltip="Carbone, 2014 #93" w:history="1">
        <w:r w:rsidR="00DF1FE6">
          <w:rPr>
            <w:noProof/>
            <w:lang w:val="en-IE"/>
          </w:rPr>
          <w:t>18</w:t>
        </w:r>
      </w:hyperlink>
      <w:r w:rsidR="00833820">
        <w:rPr>
          <w:noProof/>
          <w:lang w:val="en-IE"/>
        </w:rPr>
        <w:t>)</w:t>
      </w:r>
      <w:r>
        <w:rPr>
          <w:lang w:val="en-IE"/>
        </w:rPr>
        <w:fldChar w:fldCharType="end"/>
      </w:r>
      <w:r w:rsidRPr="005266A2">
        <w:rPr>
          <w:lang w:val="en-IE"/>
        </w:rPr>
        <w:t>.</w:t>
      </w:r>
      <w:r>
        <w:rPr>
          <w:lang w:val="en-IE"/>
        </w:rPr>
        <w:t xml:space="preserve"> Other general predictions for predatory traits stem from the </w:t>
      </w:r>
      <w:r w:rsidRPr="005266A2">
        <w:rPr>
          <w:lang w:val="en-IE"/>
        </w:rPr>
        <w:t xml:space="preserve">co-evolution between both predators and their prey, </w:t>
      </w:r>
      <w:r>
        <w:rPr>
          <w:lang w:val="en-IE"/>
        </w:rPr>
        <w:t>w</w:t>
      </w:r>
      <w:r w:rsidR="0038224A">
        <w:rPr>
          <w:lang w:val="en-IE"/>
        </w:rPr>
        <w:t>h</w:t>
      </w:r>
      <w:r>
        <w:rPr>
          <w:lang w:val="en-IE"/>
        </w:rPr>
        <w:t>ere</w:t>
      </w:r>
      <w:r w:rsidRPr="005266A2">
        <w:rPr>
          <w:lang w:val="en-IE"/>
        </w:rPr>
        <w:t xml:space="preserve"> arms race dynamics</w:t>
      </w:r>
      <w:r>
        <w:rPr>
          <w:lang w:val="en-IE"/>
        </w:rPr>
        <w:t xml:space="preserve"> may drive the</w:t>
      </w:r>
      <w:r w:rsidR="00806C7F">
        <w:rPr>
          <w:lang w:val="en-IE"/>
        </w:rPr>
        <w:t xml:space="preserve"> </w:t>
      </w:r>
      <w:r w:rsidR="00954A56">
        <w:rPr>
          <w:lang w:val="en-IE"/>
        </w:rPr>
        <w:t>co-</w:t>
      </w:r>
      <w:r w:rsidR="00806C7F">
        <w:rPr>
          <w:lang w:val="en-IE"/>
        </w:rPr>
        <w:t>evolution of</w:t>
      </w:r>
      <w:r w:rsidR="00401D0D">
        <w:rPr>
          <w:lang w:val="en-IE"/>
        </w:rPr>
        <w:t xml:space="preserve"> predatory </w:t>
      </w:r>
      <w:r w:rsidR="00954A56">
        <w:rPr>
          <w:lang w:val="en-IE"/>
        </w:rPr>
        <w:t xml:space="preserve">and anti-predator </w:t>
      </w:r>
      <w:r w:rsidR="00401D0D">
        <w:rPr>
          <w:lang w:val="en-IE"/>
        </w:rPr>
        <w:t xml:space="preserve">traits </w:t>
      </w:r>
      <w:r w:rsidR="00A05682">
        <w:rPr>
          <w:lang w:val="en-IE"/>
        </w:rPr>
        <w:fldChar w:fldCharType="begin"/>
      </w:r>
      <w:r w:rsidR="00833820">
        <w:rPr>
          <w:lang w:val="en-IE"/>
        </w:rPr>
        <w:instrText xml:space="preserve"> ADDIN EN.CITE &lt;EndNote&gt;&lt;Cite&gt;&lt;Author&gt;Dawkins&lt;/Author&gt;&lt;Year&gt;1979&lt;/Year&gt;&lt;RecNum&gt;95&lt;/RecNum&gt;&lt;DisplayText&gt;(19, 20)&lt;/DisplayText&gt;&lt;record&gt;&lt;rec-number&gt;95&lt;/rec-number&gt;&lt;foreign-keys&gt;&lt;key app="EN" db-id="ax5t9ztwnxe5f8edetnp2tzne0aaff55ftr5" timestamp="1467292050"&gt;95&lt;/key&gt;&lt;/foreign-keys&gt;&lt;ref-type name="Journal Article"&gt;17&lt;/ref-type&gt;&lt;contributors&gt;&lt;authors&gt;&lt;author&gt;Dawkins, Richard&lt;/author&gt;&lt;author&gt;Krebs, John R&lt;/author&gt;&lt;/authors&gt;&lt;/contributors&gt;&lt;titles&gt;&lt;title&gt;Arms races between and within species&lt;/title&gt;&lt;secondary-title&gt;Proceedings of the Royal Society of London B: Biological Sciences&lt;/secondary-title&gt;&lt;/titles&gt;&lt;periodical&gt;&lt;full-title&gt;Proceedings of the Royal Society of London B: Biological Sciences&lt;/full-title&gt;&lt;/periodical&gt;&lt;pages&gt;489-511&lt;/pages&gt;&lt;volume&gt;205&lt;/volume&gt;&lt;number&gt;1161&lt;/number&gt;&lt;dates&gt;&lt;year&gt;1979&lt;/year&gt;&lt;/dates&gt;&lt;isbn&gt;0962-8452&lt;/isbn&gt;&lt;urls&gt;&lt;/urls&gt;&lt;/record&gt;&lt;/Cite&gt;&lt;Cite&gt;&lt;Author&gt;Van Valen&lt;/Author&gt;&lt;Year&gt;1973&lt;/Year&gt;&lt;RecNum&gt;96&lt;/RecNum&gt;&lt;record&gt;&lt;rec-number&gt;96&lt;/rec-number&gt;&lt;foreign-keys&gt;&lt;key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A05682">
        <w:rPr>
          <w:lang w:val="en-IE"/>
        </w:rPr>
        <w:fldChar w:fldCharType="separate"/>
      </w:r>
      <w:r w:rsidR="00833820">
        <w:rPr>
          <w:noProof/>
          <w:lang w:val="en-IE"/>
        </w:rPr>
        <w:t>(</w:t>
      </w:r>
      <w:hyperlink w:anchor="_ENREF_19" w:tooltip="Dawkins, 1979 #95" w:history="1">
        <w:r w:rsidR="00DF1FE6">
          <w:rPr>
            <w:noProof/>
            <w:lang w:val="en-IE"/>
          </w:rPr>
          <w:t>19</w:t>
        </w:r>
      </w:hyperlink>
      <w:r w:rsidR="00833820">
        <w:rPr>
          <w:noProof/>
          <w:lang w:val="en-IE"/>
        </w:rPr>
        <w:t xml:space="preserve">, </w:t>
      </w:r>
      <w:hyperlink w:anchor="_ENREF_20" w:tooltip="Van Valen, 1973 #96" w:history="1">
        <w:r w:rsidR="00DF1FE6">
          <w:rPr>
            <w:noProof/>
            <w:lang w:val="en-IE"/>
          </w:rPr>
          <w:t>20</w:t>
        </w:r>
      </w:hyperlink>
      <w:r w:rsidR="00833820">
        <w:rPr>
          <w:noProof/>
          <w:lang w:val="en-IE"/>
        </w:rPr>
        <w:t>)</w:t>
      </w:r>
      <w:r w:rsidR="00A05682">
        <w:rPr>
          <w:lang w:val="en-IE"/>
        </w:rPr>
        <w:fldChar w:fldCharType="end"/>
      </w:r>
      <w:r>
        <w:rPr>
          <w:lang w:val="en-IE"/>
        </w:rPr>
        <w:t>. While these two general drivers are likely to have important influences on</w:t>
      </w:r>
      <w:r w:rsidR="00E85125">
        <w:rPr>
          <w:lang w:val="en-IE"/>
        </w:rPr>
        <w:t xml:space="preserve"> </w:t>
      </w:r>
      <w:r w:rsidR="00954A56">
        <w:rPr>
          <w:lang w:val="en-IE"/>
        </w:rPr>
        <w:t>predator-prey co-</w:t>
      </w:r>
      <w:r>
        <w:rPr>
          <w:lang w:val="en-IE"/>
        </w:rPr>
        <w:t>evolution</w:t>
      </w:r>
      <w:r w:rsidR="002165F5">
        <w:rPr>
          <w:lang w:val="en-IE"/>
        </w:rPr>
        <w:t>,</w:t>
      </w:r>
      <w:r>
        <w:rPr>
          <w:lang w:val="en-IE"/>
        </w:rPr>
        <w:t xml:space="preserve"> </w:t>
      </w:r>
      <w:r w:rsidR="00954A56">
        <w:rPr>
          <w:lang w:val="en-IE"/>
        </w:rPr>
        <w:t>species traits</w:t>
      </w:r>
      <w:r>
        <w:rPr>
          <w:lang w:val="en-IE"/>
        </w:rPr>
        <w:t xml:space="preserve"> are often difficult to</w:t>
      </w:r>
      <w:r w:rsidR="00C610C0">
        <w:rPr>
          <w:lang w:val="en-IE"/>
        </w:rPr>
        <w:t xml:space="preserve"> </w:t>
      </w:r>
      <w:r w:rsidR="006348B9">
        <w:rPr>
          <w:lang w:val="en-IE"/>
        </w:rPr>
        <w:t xml:space="preserve">quantify and </w:t>
      </w:r>
      <w:r>
        <w:rPr>
          <w:lang w:val="en-IE"/>
        </w:rPr>
        <w:t>compare</w:t>
      </w:r>
      <w:r w:rsidR="006348B9">
        <w:rPr>
          <w:lang w:val="en-IE"/>
        </w:rPr>
        <w:t xml:space="preserve"> </w:t>
      </w:r>
      <w:r>
        <w:rPr>
          <w:lang w:val="en-IE"/>
        </w:rPr>
        <w:t xml:space="preserve">across the large number of species required for </w:t>
      </w:r>
      <w:r w:rsidRPr="005266A2">
        <w:rPr>
          <w:lang w:val="en-IE"/>
        </w:rPr>
        <w:t xml:space="preserve">macroecological </w:t>
      </w:r>
      <w:r w:rsidR="00806C7F">
        <w:rPr>
          <w:lang w:val="en-IE"/>
        </w:rPr>
        <w:t>studies</w:t>
      </w:r>
      <w:r>
        <w:rPr>
          <w:lang w:val="en-IE"/>
        </w:rPr>
        <w:t>.</w:t>
      </w:r>
      <w:r w:rsidR="00FF1294">
        <w:rPr>
          <w:lang w:val="en-IE"/>
        </w:rPr>
        <w:t xml:space="preserve"> Snake venom</w:t>
      </w:r>
      <w:r w:rsidR="00467601">
        <w:rPr>
          <w:lang w:val="en-IE"/>
        </w:rPr>
        <w:t xml:space="preserve"> however,</w:t>
      </w:r>
      <w:r w:rsidR="00FF1294">
        <w:rPr>
          <w:lang w:val="en-IE"/>
        </w:rPr>
        <w:t xml:space="preserve"> </w:t>
      </w:r>
      <w:r w:rsidR="00467601">
        <w:rPr>
          <w:lang w:val="en-IE"/>
        </w:rPr>
        <w:t>can be quanti</w:t>
      </w:r>
      <w:r w:rsidR="00954A56">
        <w:rPr>
          <w:lang w:val="en-IE"/>
        </w:rPr>
        <w:t xml:space="preserve">fied </w:t>
      </w:r>
      <w:r w:rsidR="00467601">
        <w:rPr>
          <w:lang w:val="en-IE"/>
        </w:rPr>
        <w:t>across a large group of diverse species allowing</w:t>
      </w:r>
      <w:r w:rsidR="00954A56">
        <w:rPr>
          <w:lang w:val="en-IE"/>
        </w:rPr>
        <w:t xml:space="preserve"> us to </w:t>
      </w:r>
      <w:r w:rsidR="004E17C2">
        <w:rPr>
          <w:lang w:val="en-IE"/>
        </w:rPr>
        <w:t xml:space="preserve">test </w:t>
      </w:r>
      <w:r w:rsidR="00EC4AED">
        <w:rPr>
          <w:lang w:val="en-IE"/>
        </w:rPr>
        <w:t>whether</w:t>
      </w:r>
      <w:r w:rsidR="00467601">
        <w:rPr>
          <w:lang w:val="en-IE"/>
        </w:rPr>
        <w:t xml:space="preserve"> </w:t>
      </w:r>
      <w:r w:rsidR="00954A56">
        <w:rPr>
          <w:lang w:val="en-IE"/>
        </w:rPr>
        <w:t>environmental and physiological</w:t>
      </w:r>
      <w:r w:rsidR="00467601">
        <w:rPr>
          <w:lang w:val="en-IE"/>
        </w:rPr>
        <w:t xml:space="preserve"> factors </w:t>
      </w:r>
      <w:r w:rsidR="00EC4AED">
        <w:rPr>
          <w:lang w:val="en-IE"/>
        </w:rPr>
        <w:t>influence</w:t>
      </w:r>
      <w:r w:rsidR="00467601">
        <w:rPr>
          <w:lang w:val="en-IE"/>
        </w:rPr>
        <w:t xml:space="preserve"> its evolution.</w:t>
      </w:r>
    </w:p>
    <w:p w14:paraId="632111F7" w14:textId="654347CF" w:rsidR="009E701D" w:rsidRDefault="00467601" w:rsidP="00467601">
      <w:pPr>
        <w:spacing w:line="360" w:lineRule="auto"/>
      </w:pPr>
      <w:r>
        <w:rPr>
          <w:lang w:val="en-IE"/>
        </w:rPr>
        <w:tab/>
      </w:r>
      <w:r w:rsidR="00D32F6A">
        <w:rPr>
          <w:lang w:val="en-IE"/>
        </w:rPr>
        <w:t xml:space="preserve">Predatory foraging traits are </w:t>
      </w:r>
      <w:r w:rsidR="00902723">
        <w:rPr>
          <w:lang w:val="en-IE"/>
        </w:rPr>
        <w:t xml:space="preserve">expected to be adapted towards </w:t>
      </w:r>
      <w:r w:rsidR="00AD60BB">
        <w:rPr>
          <w:lang w:val="en-IE"/>
        </w:rPr>
        <w:t>their</w:t>
      </w:r>
      <w:r w:rsidR="00902723">
        <w:rPr>
          <w:lang w:val="en-IE"/>
        </w:rPr>
        <w:t xml:space="preserve"> main target </w:t>
      </w:r>
      <w:r w:rsidR="000F0566">
        <w:rPr>
          <w:lang w:val="en-IE"/>
        </w:rPr>
        <w:t xml:space="preserve">prey </w:t>
      </w:r>
      <w:r w:rsidR="00902723">
        <w:rPr>
          <w:lang w:val="en-IE"/>
        </w:rPr>
        <w:t xml:space="preserve">species. For example, jaw morphology </w:t>
      </w:r>
      <w:r w:rsidR="000272ED">
        <w:rPr>
          <w:lang w:val="en-IE"/>
        </w:rPr>
        <w:t xml:space="preserve">in cichlid fish </w:t>
      </w:r>
      <w:r w:rsidR="001F2A82">
        <w:rPr>
          <w:lang w:val="en-IE"/>
        </w:rPr>
        <w:t>is</w:t>
      </w:r>
      <w:r w:rsidR="00CE53E9">
        <w:rPr>
          <w:lang w:val="en-IE"/>
        </w:rPr>
        <w:t xml:space="preserve"> </w:t>
      </w:r>
      <w:r w:rsidR="000272ED">
        <w:rPr>
          <w:lang w:val="en-IE"/>
        </w:rPr>
        <w:t xml:space="preserve">strongly selected by </w:t>
      </w:r>
      <w:r w:rsidR="008954E6">
        <w:rPr>
          <w:lang w:val="en-IE"/>
        </w:rPr>
        <w:t>factors such as prey type</w:t>
      </w:r>
      <w:r w:rsidR="00CF7D1F">
        <w:rPr>
          <w:lang w:val="en-IE"/>
        </w:rPr>
        <w:t xml:space="preserve"> </w:t>
      </w:r>
      <w:r w:rsidR="000272ED">
        <w:rPr>
          <w:lang w:val="en-IE"/>
        </w:rPr>
        <w:fldChar w:fldCharType="begin"/>
      </w:r>
      <w:r w:rsidR="00833820">
        <w:rPr>
          <w:lang w:val="en-IE"/>
        </w:rPr>
        <w:instrText xml:space="preserve"> ADDIN EN.CITE &lt;EndNote&gt;&lt;Cite&gt;&lt;Author&gt;Albertson&lt;/Author&gt;&lt;Year&gt;1999&lt;/Year&gt;&lt;RecNum&gt;100&lt;/RecNum&gt;&lt;DisplayText&gt;(21)&lt;/DisplayText&gt;&lt;record&gt;&lt;rec-number&gt;100&lt;/rec-number&gt;&lt;foreign-keys&gt;&lt;key app="EN" db-id="ax5t9ztwnxe5f8edetnp2tzne0aaff55ftr5" timestamp="1467301822"&gt;100&lt;/key&gt;&lt;/foreign-keys&gt;&lt;ref-type name="Journal Article"&gt;17&lt;/ref-type&gt;&lt;contributors&gt;&lt;authors&gt;&lt;author&gt;Albertson, R Craig&lt;/author&gt;&lt;author&gt;Markert, JA&lt;/author&gt;&lt;author&gt;Danley, PD&lt;/author&gt;&lt;author&gt;Kocher, TD&lt;/author&gt;&lt;/authors&gt;&lt;/contributors&gt;&lt;titles&gt;&lt;title&gt;Phylogeny of a rapidly evolving clade: the cichlid fishes of Lake Malawi, East Africa&lt;/title&gt;&lt;secondary-title&gt;Proceedings of the National Academy of Sciences&lt;/secondary-title&gt;&lt;/titles&gt;&lt;periodical&gt;&lt;full-title&gt;Proceedings of the National Academy of Sciences&lt;/full-title&gt;&lt;/periodical&gt;&lt;pages&gt;5107-5110&lt;/pages&gt;&lt;volume&gt;96&lt;/volume&gt;&lt;number&gt;9&lt;/number&gt;&lt;dates&gt;&lt;year&gt;1999&lt;/year&gt;&lt;/dates&gt;&lt;isbn&gt;0027-8424&lt;/isbn&gt;&lt;urls&gt;&lt;/urls&gt;&lt;/record&gt;&lt;/Cite&gt;&lt;/EndNote&gt;</w:instrText>
      </w:r>
      <w:r w:rsidR="000272ED">
        <w:rPr>
          <w:lang w:val="en-IE"/>
        </w:rPr>
        <w:fldChar w:fldCharType="separate"/>
      </w:r>
      <w:r w:rsidR="00833820">
        <w:rPr>
          <w:noProof/>
          <w:lang w:val="en-IE"/>
        </w:rPr>
        <w:t>(</w:t>
      </w:r>
      <w:hyperlink w:anchor="_ENREF_21" w:tooltip="Albertson, 1999 #100" w:history="1">
        <w:r w:rsidR="00DF1FE6">
          <w:rPr>
            <w:noProof/>
            <w:lang w:val="en-IE"/>
          </w:rPr>
          <w:t>21</w:t>
        </w:r>
      </w:hyperlink>
      <w:r w:rsidR="00833820">
        <w:rPr>
          <w:noProof/>
          <w:lang w:val="en-IE"/>
        </w:rPr>
        <w:t>)</w:t>
      </w:r>
      <w:r w:rsidR="000272ED">
        <w:rPr>
          <w:lang w:val="en-IE"/>
        </w:rPr>
        <w:fldChar w:fldCharType="end"/>
      </w:r>
      <w:r w:rsidR="000272ED">
        <w:rPr>
          <w:lang w:val="en-IE"/>
        </w:rPr>
        <w:t>.</w:t>
      </w:r>
      <w:r>
        <w:rPr>
          <w:lang w:val="en-IE"/>
        </w:rPr>
        <w:t xml:space="preserve"> Similar selection pressures </w:t>
      </w:r>
      <w:r w:rsidR="00EC4AED">
        <w:rPr>
          <w:lang w:val="en-IE"/>
        </w:rPr>
        <w:t xml:space="preserve">driven by </w:t>
      </w:r>
      <w:r>
        <w:rPr>
          <w:lang w:val="en-IE"/>
        </w:rPr>
        <w:t>prey type also</w:t>
      </w:r>
      <w:r w:rsidR="000C6E9C">
        <w:rPr>
          <w:lang w:val="en-IE"/>
        </w:rPr>
        <w:t xml:space="preserve"> appear to</w:t>
      </w:r>
      <w:r>
        <w:rPr>
          <w:lang w:val="en-IE"/>
        </w:rPr>
        <w:t xml:space="preserve"> </w:t>
      </w:r>
      <w:r w:rsidR="00EC4AED">
        <w:rPr>
          <w:lang w:val="en-IE"/>
        </w:rPr>
        <w:t xml:space="preserve">influence </w:t>
      </w:r>
      <w:r>
        <w:rPr>
          <w:lang w:val="en-IE"/>
        </w:rPr>
        <w:t>s</w:t>
      </w:r>
      <w:r w:rsidR="00921636">
        <w:rPr>
          <w:lang w:val="en-IE"/>
        </w:rPr>
        <w:t>nake venom</w:t>
      </w:r>
      <w:r w:rsidR="000C6E9C">
        <w:rPr>
          <w:lang w:val="en-IE"/>
        </w:rPr>
        <w:t xml:space="preserve"> traits such as its</w:t>
      </w:r>
      <w:r w:rsidR="00EC4AED">
        <w:rPr>
          <w:lang w:val="en-IE"/>
        </w:rPr>
        <w:t xml:space="preserve"> quantity</w:t>
      </w:r>
      <w:r w:rsidR="00921636">
        <w:rPr>
          <w:lang w:val="en-IE"/>
        </w:rPr>
        <w:t xml:space="preserve">. For example, a switch in diet from fish to eggs has resulted in the almost complete atrophy of the venom apparatus in the egg eating marble sea snake </w:t>
      </w:r>
      <w:r w:rsidR="00F170CD">
        <w:rPr>
          <w:i/>
          <w:lang w:val="en-IE"/>
        </w:rPr>
        <w:t xml:space="preserve">Aipysurus eydouxii </w:t>
      </w:r>
      <w:r w:rsidR="000E5E13">
        <w:rPr>
          <w:i/>
          <w:lang w:val="en-IE"/>
        </w:rPr>
        <w:fldChar w:fldCharType="begin"/>
      </w:r>
      <w:r w:rsidR="000E5E13">
        <w:rPr>
          <w:i/>
          <w:lang w:val="en-IE"/>
        </w:rPr>
        <w:instrText xml:space="preserve"> ADDIN EN.CITE &lt;EndNote&gt;&lt;Cite&gt;&lt;Author&gt;Li&lt;/Author&gt;&lt;Year&gt;2005&lt;/Year&gt;&lt;RecNum&gt;20&lt;/RecNum&gt;&lt;DisplayText&gt;(22)&lt;/DisplayText&gt;&lt;record&gt;&lt;rec-number&gt;20&lt;/rec-number&gt;&lt;foreign-keys&gt;&lt;key app="EN" db-id="ax5t9ztwnxe5f8edetnp2tzne0aaff55ftr5" timestamp="1457353997"&gt;20&lt;/key&gt;&lt;/foreign-keys&gt;&lt;ref-type name="Journal Article"&gt;17&lt;/ref-type&gt;&lt;contributors&gt;&lt;authors&gt;&lt;author&gt;Li, Min&lt;/author&gt;&lt;author&gt;Fry, BG&lt;/author&gt;&lt;author&gt;Kini, R Manjunatha&lt;/author&gt;&lt;/authors&gt;&lt;/contributors&gt;&lt;titles&gt;&lt;title&gt;Eggs-only diet: its implications for the toxin profile changes and ecology of the marbled sea snake (Aipysurus eydouxii)&lt;/title&gt;&lt;secondary-title&gt;Journal of Molecular Evolution&lt;/secondary-title&gt;&lt;/titles&gt;&lt;periodical&gt;&lt;full-title&gt;Journal of Molecular Evolution&lt;/full-title&gt;&lt;/periodical&gt;&lt;pages&gt;81-89&lt;/pages&gt;&lt;volume&gt;60&lt;/volume&gt;&lt;number&gt;1&lt;/number&gt;&lt;dates&gt;&lt;year&gt;2005&lt;/year&gt;&lt;/dates&gt;&lt;isbn&gt;0022-2844&lt;/isbn&gt;&lt;urls&gt;&lt;/urls&gt;&lt;/record&gt;&lt;/Cite&gt;&lt;/EndNote&gt;</w:instrText>
      </w:r>
      <w:r w:rsidR="000E5E13">
        <w:rPr>
          <w:i/>
          <w:lang w:val="en-IE"/>
        </w:rPr>
        <w:fldChar w:fldCharType="separate"/>
      </w:r>
      <w:r w:rsidR="000E5E13">
        <w:rPr>
          <w:i/>
          <w:noProof/>
          <w:lang w:val="en-IE"/>
        </w:rPr>
        <w:t>(</w:t>
      </w:r>
      <w:hyperlink w:anchor="_ENREF_22" w:tooltip="Li, 2005 #20" w:history="1">
        <w:r w:rsidR="00DF1FE6">
          <w:rPr>
            <w:i/>
            <w:noProof/>
            <w:lang w:val="en-IE"/>
          </w:rPr>
          <w:t>22</w:t>
        </w:r>
      </w:hyperlink>
      <w:r w:rsidR="000E5E13">
        <w:rPr>
          <w:i/>
          <w:noProof/>
          <w:lang w:val="en-IE"/>
        </w:rPr>
        <w:t>)</w:t>
      </w:r>
      <w:r w:rsidR="000E5E13">
        <w:rPr>
          <w:i/>
          <w:lang w:val="en-IE"/>
        </w:rPr>
        <w:fldChar w:fldCharType="end"/>
      </w:r>
      <w:r w:rsidR="000E5E13">
        <w:rPr>
          <w:i/>
          <w:lang w:val="en-IE"/>
        </w:rPr>
        <w:t xml:space="preserve">, </w:t>
      </w:r>
      <w:r w:rsidR="00AA6375" w:rsidRPr="00AA6375">
        <w:rPr>
          <w:color w:val="000000" w:themeColor="text1"/>
          <w:lang w:val="en-IE"/>
        </w:rPr>
        <w:t>demonstrating the importance of predation in venom evolution</w:t>
      </w:r>
      <w:r w:rsidR="00806C7F" w:rsidRPr="002B03BB">
        <w:rPr>
          <w:color w:val="000000" w:themeColor="text1"/>
          <w:lang w:val="en-IE"/>
        </w:rPr>
        <w:t>.</w:t>
      </w:r>
      <w:r w:rsidR="00806C7F" w:rsidRPr="007723F0">
        <w:rPr>
          <w:color w:val="FF0000"/>
          <w:lang w:val="en-IE"/>
        </w:rPr>
        <w:t xml:space="preserve"> </w:t>
      </w:r>
      <w:r w:rsidR="00921636">
        <w:rPr>
          <w:lang w:val="en-IE"/>
        </w:rPr>
        <w:t>Further</w:t>
      </w:r>
      <w:r w:rsidR="00AA6375">
        <w:rPr>
          <w:lang w:val="en-IE"/>
        </w:rPr>
        <w:t xml:space="preserve"> such</w:t>
      </w:r>
      <w:r w:rsidR="00921636">
        <w:rPr>
          <w:lang w:val="en-IE"/>
        </w:rPr>
        <w:t xml:space="preserve"> trophic selection </w:t>
      </w:r>
      <w:r w:rsidR="001F2A82">
        <w:rPr>
          <w:lang w:val="en-IE"/>
        </w:rPr>
        <w:t>is</w:t>
      </w:r>
      <w:r w:rsidR="000F0566">
        <w:rPr>
          <w:lang w:val="en-IE"/>
        </w:rPr>
        <w:t xml:space="preserve"> also</w:t>
      </w:r>
      <w:r w:rsidR="001F2A82">
        <w:rPr>
          <w:lang w:val="en-IE"/>
        </w:rPr>
        <w:t xml:space="preserve"> </w:t>
      </w:r>
      <w:r w:rsidR="007723F0">
        <w:rPr>
          <w:lang w:val="en-IE"/>
        </w:rPr>
        <w:t xml:space="preserve">seen in cases of </w:t>
      </w:r>
      <w:r w:rsidR="00921636">
        <w:rPr>
          <w:lang w:val="en-IE"/>
        </w:rPr>
        <w:t xml:space="preserve">prey-specific venoms </w:t>
      </w:r>
      <w:r w:rsidR="007723F0">
        <w:rPr>
          <w:lang w:val="en-IE"/>
        </w:rPr>
        <w:t>w</w:t>
      </w:r>
      <w:r w:rsidR="004E17C2">
        <w:rPr>
          <w:lang w:val="en-IE"/>
        </w:rPr>
        <w:t>h</w:t>
      </w:r>
      <w:r w:rsidR="007723F0">
        <w:rPr>
          <w:lang w:val="en-IE"/>
        </w:rPr>
        <w:t xml:space="preserve">ere </w:t>
      </w:r>
      <w:r w:rsidR="00AA6375">
        <w:rPr>
          <w:lang w:val="en-IE"/>
        </w:rPr>
        <w:t>potency is higher</w:t>
      </w:r>
      <w:r w:rsidR="001F2A82">
        <w:rPr>
          <w:lang w:val="en-IE"/>
        </w:rPr>
        <w:t xml:space="preserve"> </w:t>
      </w:r>
      <w:r w:rsidR="00AA6375">
        <w:rPr>
          <w:lang w:val="en-IE"/>
        </w:rPr>
        <w:t>when tested on</w:t>
      </w:r>
      <w:r w:rsidR="00921636">
        <w:rPr>
          <w:lang w:val="en-IE"/>
        </w:rPr>
        <w:t xml:space="preserve"> </w:t>
      </w:r>
      <w:r w:rsidR="001F2A82">
        <w:rPr>
          <w:lang w:val="en-IE"/>
        </w:rPr>
        <w:t xml:space="preserve">species commonly found </w:t>
      </w:r>
      <w:r w:rsidR="007723F0">
        <w:rPr>
          <w:lang w:val="en-IE"/>
        </w:rPr>
        <w:t xml:space="preserve">within the snakes </w:t>
      </w:r>
      <w:r w:rsidR="001F2A82">
        <w:rPr>
          <w:lang w:val="en-IE"/>
        </w:rPr>
        <w:t>diet</w:t>
      </w:r>
      <w:r w:rsidR="004C3E61">
        <w:rPr>
          <w:lang w:val="en-IE"/>
        </w:rPr>
        <w:t xml:space="preserve">, </w:t>
      </w:r>
      <w:r w:rsidR="00921636">
        <w:rPr>
          <w:lang w:val="en-IE"/>
        </w:rPr>
        <w:t xml:space="preserve">such as observed </w:t>
      </w:r>
      <w:r w:rsidR="00B10450">
        <w:rPr>
          <w:lang w:val="en-IE"/>
        </w:rPr>
        <w:t>in</w:t>
      </w:r>
      <w:r w:rsidR="001F2A82" w:rsidRPr="00CF7D1F">
        <w:rPr>
          <w:lang w:val="en-IE"/>
        </w:rPr>
        <w:t xml:space="preserve"> </w:t>
      </w:r>
      <w:r w:rsidR="00CF7D1F" w:rsidRPr="00CF7D1F">
        <w:t>Malayan pitviper</w:t>
      </w:r>
      <w:r w:rsidR="00B10450">
        <w:t>s</w:t>
      </w:r>
      <w:r w:rsidR="00CF7D1F">
        <w:t xml:space="preserve"> </w:t>
      </w:r>
      <w:r w:rsidR="00CF7D1F">
        <w:fldChar w:fldCharType="begin"/>
      </w:r>
      <w:r w:rsidR="000E5E13">
        <w:instrText xml:space="preserve"> ADDIN EN.CITE &lt;EndNote&gt;&lt;Cite&gt;&lt;Author&gt;Daltry&lt;/Author&gt;&lt;Year&gt;1996&lt;/Year&gt;&lt;RecNum&gt;8&lt;/RecNum&gt;&lt;DisplayText&gt;(23)&lt;/DisplayText&gt;&lt;record&gt;&lt;rec-number&gt;8&lt;/rec-number&gt;&lt;foreign-keys&gt;&lt;key app="EN" db-id="ax5t9ztwnxe5f8edetnp2tzne0aaff55ftr5" timestamp="1457290375"&gt;8&lt;/key&gt;&lt;/foreign-keys&gt;&lt;ref-type name="Journal Article"&gt;17&lt;/ref-type&gt;&lt;contributors&gt;&lt;authors&gt;&lt;author&gt;Daltry, Jennifer C&lt;/author&gt;&lt;author&gt;Wuester, Wolfgang&lt;/author&gt;&lt;author&gt;Thorpe, Roger S&lt;/author&gt;&lt;/authors&gt;&lt;/contributors&gt;&lt;titles&gt;&lt;title&gt;Diet and snake venom evolution&lt;/title&gt;&lt;secondary-title&gt;Nature&lt;/secondary-title&gt;&lt;/titles&gt;&lt;periodical&gt;&lt;full-title&gt;Nature&lt;/full-title&gt;&lt;/periodical&gt;&lt;pages&gt;537-540&lt;/pages&gt;&lt;volume&gt;379&lt;/volume&gt;&lt;number&gt;6565&lt;/number&gt;&lt;dates&gt;&lt;year&gt;1996&lt;/year&gt;&lt;/dates&gt;&lt;isbn&gt;0028-0836&lt;/isbn&gt;&lt;urls&gt;&lt;/urls&gt;&lt;/record&gt;&lt;/Cite&gt;&lt;Cite&gt;&lt;Author&gt;Daltry&lt;/Author&gt;&lt;Year&gt;1996&lt;/Year&gt;&lt;RecNum&gt;8&lt;/RecNum&gt;&lt;record&gt;&lt;rec-number&gt;8&lt;/rec-number&gt;&lt;foreign-keys&gt;&lt;key app="EN" db-id="ax5t9ztwnxe5f8edetnp2tzne0aaff55ftr5" timestamp="1457290375"&gt;8&lt;/key&gt;&lt;/foreign-keys&gt;&lt;ref-type name="Journal Article"&gt;17&lt;/ref-type&gt;&lt;contributors&gt;&lt;authors&gt;&lt;author&gt;Daltry, Jennifer C&lt;/author&gt;&lt;author&gt;Wuester, Wolfgang&lt;/author&gt;&lt;author&gt;Thorpe, Roger S&lt;/author&gt;&lt;/authors&gt;&lt;/contributors&gt;&lt;titles&gt;&lt;title&gt;Diet and snake venom evolution&lt;/title&gt;&lt;secondary-title&gt;Nature&lt;/secondary-title&gt;&lt;/titles&gt;&lt;periodical&gt;&lt;full-title&gt;Nature&lt;/full-title&gt;&lt;/periodical&gt;&lt;pages&gt;537-540&lt;/pages&gt;&lt;volume&gt;379&lt;/volume&gt;&lt;number&gt;6565&lt;/number&gt;&lt;dates&gt;&lt;year&gt;1996&lt;/year&gt;&lt;/dates&gt;&lt;isbn&gt;0028-0836&lt;/isbn&gt;&lt;urls&gt;&lt;/urls&gt;&lt;/record&gt;&lt;/Cite&gt;&lt;/EndNote&gt;</w:instrText>
      </w:r>
      <w:r w:rsidR="00CF7D1F">
        <w:fldChar w:fldCharType="separate"/>
      </w:r>
      <w:r w:rsidR="000E5E13">
        <w:rPr>
          <w:noProof/>
        </w:rPr>
        <w:t>(</w:t>
      </w:r>
      <w:hyperlink w:anchor="_ENREF_23" w:tooltip="Daltry, 1996 #8" w:history="1">
        <w:r w:rsidR="00DF1FE6">
          <w:rPr>
            <w:noProof/>
          </w:rPr>
          <w:t>23</w:t>
        </w:r>
      </w:hyperlink>
      <w:r w:rsidR="000E5E13">
        <w:rPr>
          <w:noProof/>
        </w:rPr>
        <w:t>)</w:t>
      </w:r>
      <w:r w:rsidR="00CF7D1F">
        <w:fldChar w:fldCharType="end"/>
      </w:r>
      <w:r w:rsidR="00CF7D1F" w:rsidRPr="00CF7D1F">
        <w:t xml:space="preserve">, coral snakes </w:t>
      </w:r>
      <w:r w:rsidR="00CF7D1F" w:rsidRPr="00CF7D1F">
        <w:fldChar w:fldCharType="begin"/>
      </w:r>
      <w:r w:rsidR="000E5E13">
        <w:instrText xml:space="preserve"> ADDIN EN.CITE &lt;EndNote&gt;&lt;Cite&gt;&lt;Author&gt;da Silva&lt;/Author&gt;&lt;Year&gt;2001&lt;/Year&gt;&lt;RecNum&gt;7&lt;/RecNum&gt;&lt;DisplayText&gt;(24)&lt;/DisplayText&gt;&lt;record&gt;&lt;rec-number&gt;7&lt;/rec-number&gt;&lt;foreign-keys&gt;&lt;key app="EN" db-id="ax5t9ztwnxe5f8edetnp2tzne0aaff55ftr5" timestamp="1457288882"&gt;7&lt;/key&gt;&lt;/foreign-keys&gt;&lt;ref-type name="Journal Article"&gt;17&lt;/ref-type&gt;&lt;contributors&gt;&lt;authors&gt;&lt;author&gt;da Silva, Nelson Jorge&lt;/author&gt;&lt;author&gt;Aird, Steven D&lt;/author&gt;&lt;/authors&gt;&lt;/contributors&gt;&lt;titles&gt;&lt;title&gt;Prey specificity, comparative lethality and compositional differences of coral snake venoms&lt;/title&gt;&lt;secondary-title&gt;Comparative Biochemistry and Physiology Part C: Toxicology &amp;amp; Pharmacology&lt;/secondary-title&gt;&lt;/titles&gt;&lt;periodical&gt;&lt;full-title&gt;Comparative Biochemistry and Physiology Part C: Toxicology &amp;amp; Pharmacology&lt;/full-title&gt;&lt;/periodical&gt;&lt;pages&gt;425-456&lt;/pages&gt;&lt;volume&gt;128&lt;/volume&gt;&lt;number&gt;3&lt;/number&gt;&lt;dates&gt;&lt;year&gt;2001&lt;/year&gt;&lt;/dates&gt;&lt;isbn&gt;1532-0456&lt;/isbn&gt;&lt;urls&gt;&lt;/urls&gt;&lt;/record&gt;&lt;/Cite&gt;&lt;/EndNote&gt;</w:instrText>
      </w:r>
      <w:r w:rsidR="00CF7D1F" w:rsidRPr="00CF7D1F">
        <w:fldChar w:fldCharType="separate"/>
      </w:r>
      <w:r w:rsidR="000E5E13">
        <w:rPr>
          <w:noProof/>
        </w:rPr>
        <w:t>(</w:t>
      </w:r>
      <w:hyperlink w:anchor="_ENREF_24" w:tooltip="da Silva, 2001 #7" w:history="1">
        <w:r w:rsidR="00DF1FE6">
          <w:rPr>
            <w:noProof/>
          </w:rPr>
          <w:t>24</w:t>
        </w:r>
      </w:hyperlink>
      <w:r w:rsidR="000E5E13">
        <w:rPr>
          <w:noProof/>
        </w:rPr>
        <w:t>)</w:t>
      </w:r>
      <w:r w:rsidR="00CF7D1F" w:rsidRPr="00CF7D1F">
        <w:fldChar w:fldCharType="end"/>
      </w:r>
      <w:r w:rsidR="00CE53E9">
        <w:t>,</w:t>
      </w:r>
      <w:r w:rsidR="00CF7D1F" w:rsidRPr="00CF7D1F">
        <w:t xml:space="preserve"> the viper genus </w:t>
      </w:r>
      <w:r w:rsidR="00CF7D1F" w:rsidRPr="00CF7D1F">
        <w:rPr>
          <w:i/>
        </w:rPr>
        <w:t>Echis</w:t>
      </w:r>
      <w:r w:rsidR="00CF7D1F" w:rsidRPr="00CF7D1F">
        <w:t xml:space="preserve"> </w:t>
      </w:r>
      <w:r w:rsidR="00CF7D1F" w:rsidRPr="00CF7D1F">
        <w:fldChar w:fldCharType="begin"/>
      </w:r>
      <w:r w:rsidR="000E5E13">
        <w:instrText xml:space="preserve"> ADDIN EN.CITE &lt;EndNote&gt;&lt;Cite&gt;&lt;Author&gt;Barlow&lt;/Author&gt;&lt;Year&gt;2009&lt;/Year&gt;&lt;RecNum&gt;2&lt;/RecNum&gt;&lt;DisplayText&gt;(25)&lt;/DisplayText&gt;&lt;record&gt;&lt;rec-number&gt;2&lt;/rec-number&gt;&lt;foreign-keys&gt;&lt;key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CF7D1F" w:rsidRPr="00CF7D1F">
        <w:fldChar w:fldCharType="separate"/>
      </w:r>
      <w:r w:rsidR="000E5E13">
        <w:rPr>
          <w:noProof/>
        </w:rPr>
        <w:t>(</w:t>
      </w:r>
      <w:hyperlink w:anchor="_ENREF_25" w:tooltip="Barlow, 2009 #2" w:history="1">
        <w:r w:rsidR="00DF1FE6">
          <w:rPr>
            <w:noProof/>
          </w:rPr>
          <w:t>25</w:t>
        </w:r>
      </w:hyperlink>
      <w:r w:rsidR="000E5E13">
        <w:rPr>
          <w:noProof/>
        </w:rPr>
        <w:t>)</w:t>
      </w:r>
      <w:r w:rsidR="00CF7D1F" w:rsidRPr="00CF7D1F">
        <w:fldChar w:fldCharType="end"/>
      </w:r>
      <w:r w:rsidR="00CE53E9">
        <w:t>,</w:t>
      </w:r>
      <w:r w:rsidR="00CF7D1F" w:rsidRPr="00CF7D1F">
        <w:t xml:space="preserve"> saw</w:t>
      </w:r>
      <w:r w:rsidR="00CE53E9">
        <w:t>-</w:t>
      </w:r>
      <w:r w:rsidR="00CF7D1F" w:rsidRPr="00CF7D1F">
        <w:t xml:space="preserve">scaled vipers </w:t>
      </w:r>
      <w:r w:rsidR="00CF7D1F" w:rsidRPr="00CF7D1F">
        <w:fldChar w:fldCharType="begin"/>
      </w:r>
      <w:r w:rsidR="000E5E13">
        <w:instrText xml:space="preserve"> ADDIN EN.CITE &lt;EndNote&gt;&lt;Cite&gt;&lt;Author&gt;Richards&lt;/Author&gt;&lt;Year&gt;2012&lt;/Year&gt;&lt;RecNum&gt;12&lt;/RecNum&gt;&lt;DisplayText&gt;(26)&lt;/DisplayText&gt;&lt;record&gt;&lt;rec-number&gt;12&lt;/rec-number&gt;&lt;foreign-keys&gt;&lt;key app="EN" db-id="ax5t9ztwnxe5f8edetnp2tzne0aaff55ftr5" timestamp="1457304590"&gt;12&lt;/key&gt;&lt;/foreign-keys&gt;&lt;ref-type name="Journal Article"&gt;17&lt;/ref-type&gt;&lt;contributors&gt;&lt;authors&gt;&lt;author&gt;Richards, DP&lt;/author&gt;&lt;author&gt;Barlow, A&lt;/author&gt;&lt;author&gt;Wüster, Wolfgang&lt;/author&gt;&lt;/authors&gt;&lt;/contributors&gt;&lt;titles&gt;&lt;title&gt;Venom lethality and diet: differential responses of natural prey and model organisms to the venom of the saw-scaled vipers (Echis)&lt;/title&gt;&lt;secondary-title&gt;Toxicon&lt;/secondary-title&gt;&lt;/titles&gt;&lt;periodical&gt;&lt;full-title&gt;Toxicon&lt;/full-title&gt;&lt;/periodical&gt;&lt;pages&gt;110-116&lt;/pages&gt;&lt;volume&gt;59&lt;/volume&gt;&lt;number&gt;1&lt;/number&gt;&lt;dates&gt;&lt;year&gt;2012&lt;/year&gt;&lt;/dates&gt;&lt;isbn&gt;0041-0101&lt;/isbn&gt;&lt;urls&gt;&lt;/urls&gt;&lt;/record&gt;&lt;/Cite&gt;&lt;/EndNote&gt;</w:instrText>
      </w:r>
      <w:r w:rsidR="00CF7D1F" w:rsidRPr="00CF7D1F">
        <w:fldChar w:fldCharType="separate"/>
      </w:r>
      <w:r w:rsidR="000E5E13">
        <w:rPr>
          <w:noProof/>
        </w:rPr>
        <w:t>(</w:t>
      </w:r>
      <w:hyperlink w:anchor="_ENREF_26" w:tooltip="Richards, 2012 #12" w:history="1">
        <w:r w:rsidR="00DF1FE6">
          <w:rPr>
            <w:noProof/>
          </w:rPr>
          <w:t>26</w:t>
        </w:r>
      </w:hyperlink>
      <w:r w:rsidR="000E5E13">
        <w:rPr>
          <w:noProof/>
        </w:rPr>
        <w:t>)</w:t>
      </w:r>
      <w:r w:rsidR="00CF7D1F" w:rsidRPr="00CF7D1F">
        <w:fldChar w:fldCharType="end"/>
      </w:r>
      <w:r w:rsidR="00BA591D">
        <w:t xml:space="preserve"> and insect eating </w:t>
      </w:r>
      <w:r w:rsidR="00BA591D">
        <w:rPr>
          <w:i/>
        </w:rPr>
        <w:t xml:space="preserve">Pelias </w:t>
      </w:r>
      <w:r w:rsidR="00BA591D">
        <w:t xml:space="preserve">vipers </w:t>
      </w:r>
      <w:r w:rsidR="00BA591D">
        <w:fldChar w:fldCharType="begin"/>
      </w:r>
      <w:r w:rsidR="000E5E13">
        <w:instrText xml:space="preserve"> ADDIN EN.CITE &lt;EndNote&gt;&lt;Cite&gt;&lt;Author&gt;Starkov&lt;/Author&gt;&lt;Year&gt;2007&lt;/Year&gt;&lt;RecNum&gt;116&lt;/RecNum&gt;&lt;DisplayText&gt;(27)&lt;/DisplayText&gt;&lt;record&gt;&lt;rec-number&gt;116&lt;/rec-number&gt;&lt;foreign-keys&gt;&lt;key app="EN" db-id="ax5t9ztwnxe5f8edetnp2tzne0aaff55ftr5" timestamp="1469459417"&gt;116&lt;/key&gt;&lt;/foreign-keys&gt;&lt;ref-type name="Journal Article"&gt;17&lt;/ref-type&gt;&lt;contributors&gt;&lt;authors&gt;&lt;author&gt;Starkov, Vladislav G&lt;/author&gt;&lt;author&gt;Osipov, Alexey V&lt;/author&gt;&lt;author&gt;Utkin, Yuri N&lt;/author&gt;&lt;/authors&gt;&lt;/contributors&gt;&lt;titles&gt;&lt;title&gt;Toxicity of venoms from vipers of Pelias group to crickets Gryllus assimilis and its relation to snake entomophagy&lt;/title&gt;&lt;secondary-title&gt;Toxicon&lt;/secondary-title&gt;&lt;/titles&gt;&lt;periodical&gt;&lt;full-title&gt;Toxicon&lt;/full-title&gt;&lt;/periodical&gt;&lt;pages&gt;995-1001&lt;/pages&gt;&lt;volume&gt;49&lt;/volume&gt;&lt;number&gt;7&lt;/number&gt;&lt;dates&gt;&lt;year&gt;2007&lt;/year&gt;&lt;/dates&gt;&lt;isbn&gt;0041-0101&lt;/isbn&gt;&lt;urls&gt;&lt;/urls&gt;&lt;/record&gt;&lt;/Cite&gt;&lt;/EndNote&gt;</w:instrText>
      </w:r>
      <w:r w:rsidR="00BA591D">
        <w:fldChar w:fldCharType="separate"/>
      </w:r>
      <w:r w:rsidR="000E5E13">
        <w:rPr>
          <w:noProof/>
        </w:rPr>
        <w:t>(</w:t>
      </w:r>
      <w:hyperlink w:anchor="_ENREF_27" w:tooltip="Starkov, 2007 #116" w:history="1">
        <w:r w:rsidR="00DF1FE6">
          <w:rPr>
            <w:noProof/>
          </w:rPr>
          <w:t>27</w:t>
        </w:r>
      </w:hyperlink>
      <w:r w:rsidR="000E5E13">
        <w:rPr>
          <w:noProof/>
        </w:rPr>
        <w:t>)</w:t>
      </w:r>
      <w:r w:rsidR="00BA591D">
        <w:fldChar w:fldCharType="end"/>
      </w:r>
      <w:r w:rsidR="002A7338">
        <w:t>.</w:t>
      </w:r>
      <w:r w:rsidR="00C20DC4">
        <w:t xml:space="preserve"> </w:t>
      </w:r>
      <w:r w:rsidR="00C20DC4" w:rsidRPr="002A7338">
        <w:rPr>
          <w:lang w:val="en-IE"/>
        </w:rPr>
        <w:t>However</w:t>
      </w:r>
      <w:r w:rsidR="00C20DC4" w:rsidRPr="005266A2">
        <w:rPr>
          <w:lang w:val="en-IE"/>
        </w:rPr>
        <w:t>,</w:t>
      </w:r>
      <w:r w:rsidR="00C20DC4">
        <w:rPr>
          <w:lang w:val="en-IE"/>
        </w:rPr>
        <w:t xml:space="preserve"> such co-evolution is not apparent in </w:t>
      </w:r>
      <w:r w:rsidR="00C20DC4" w:rsidRPr="005266A2">
        <w:rPr>
          <w:lang w:val="en-IE"/>
        </w:rPr>
        <w:t xml:space="preserve">all </w:t>
      </w:r>
      <w:r w:rsidR="00C20DC4">
        <w:rPr>
          <w:lang w:val="en-IE"/>
        </w:rPr>
        <w:t xml:space="preserve">snake species, such as in tiger snakes where variation in venom across populations is independent of dietary differences </w:t>
      </w:r>
      <w:r w:rsidR="00C20DC4">
        <w:rPr>
          <w:lang w:val="en-IE"/>
        </w:rPr>
        <w:fldChar w:fldCharType="begin"/>
      </w:r>
      <w:r w:rsidR="000E5E13">
        <w:rPr>
          <w:lang w:val="en-IE"/>
        </w:rPr>
        <w:instrText xml:space="preserve"> ADDIN EN.CITE &lt;EndNote&gt;&lt;Cite&gt;&lt;Author&gt;Williams&lt;/Author&gt;&lt;Year&gt;1988&lt;/Year&gt;&lt;RecNum&gt;23&lt;/RecNum&gt;&lt;DisplayText&gt;(28)&lt;/DisplayText&gt;&lt;record&gt;&lt;rec-number&gt;23&lt;/rec-number&gt;&lt;foreign-keys&gt;&lt;key app="EN" db-id="ax5t9ztwnxe5f8edetnp2tzne0aaff55ftr5" timestamp="1457360788"&gt;23&lt;/key&gt;&lt;/foreign-keys&gt;&lt;ref-type name="Journal Article"&gt;17&lt;/ref-type&gt;&lt;contributors&gt;&lt;authors&gt;&lt;author&gt;Williams, V&lt;/author&gt;&lt;author&gt;White, J&lt;/author&gt;&lt;author&gt;Schwaner, TD&lt;/author&gt;&lt;author&gt;Sparrow, A&lt;/author&gt;&lt;/authors&gt;&lt;/contributors&gt;&lt;titles&gt;&lt;title&gt;Variation in venom proteins from isolated populations of tiger snakes (Notechis ater niger, N. scutatus) in South Australia&lt;/title&gt;&lt;secondary-title&gt;Toxicon&lt;/secondary-title&gt;&lt;/titles&gt;&lt;periodical&gt;&lt;full-title&gt;Toxicon&lt;/full-title&gt;&lt;/periodical&gt;&lt;pages&gt;1067-1075&lt;/pages&gt;&lt;volume&gt;26&lt;/volume&gt;&lt;number&gt;11&lt;/number&gt;&lt;dates&gt;&lt;year&gt;1988&lt;/year&gt;&lt;/dates&gt;&lt;isbn&gt;0041-0101&lt;/isbn&gt;&lt;urls&gt;&lt;/urls&gt;&lt;/record&gt;&lt;/Cite&gt;&lt;/EndNote&gt;</w:instrText>
      </w:r>
      <w:r w:rsidR="00C20DC4">
        <w:rPr>
          <w:lang w:val="en-IE"/>
        </w:rPr>
        <w:fldChar w:fldCharType="separate"/>
      </w:r>
      <w:r w:rsidR="000E5E13">
        <w:rPr>
          <w:noProof/>
          <w:lang w:val="en-IE"/>
        </w:rPr>
        <w:t>(</w:t>
      </w:r>
      <w:hyperlink w:anchor="_ENREF_28" w:tooltip="Williams, 1988 #23" w:history="1">
        <w:r w:rsidR="00DF1FE6">
          <w:rPr>
            <w:noProof/>
            <w:lang w:val="en-IE"/>
          </w:rPr>
          <w:t>28</w:t>
        </w:r>
      </w:hyperlink>
      <w:r w:rsidR="000E5E13">
        <w:rPr>
          <w:noProof/>
          <w:lang w:val="en-IE"/>
        </w:rPr>
        <w:t>)</w:t>
      </w:r>
      <w:r w:rsidR="00C20DC4">
        <w:rPr>
          <w:lang w:val="en-IE"/>
        </w:rPr>
        <w:fldChar w:fldCharType="end"/>
      </w:r>
      <w:r w:rsidR="00C20DC4">
        <w:rPr>
          <w:lang w:val="en-IE"/>
        </w:rPr>
        <w:t xml:space="preserve">. </w:t>
      </w:r>
      <w:r w:rsidR="002A7338">
        <w:t xml:space="preserve"> </w:t>
      </w:r>
      <w:r w:rsidR="00C20DC4">
        <w:rPr>
          <w:lang w:val="en-IE"/>
        </w:rPr>
        <w:t>Furthermore</w:t>
      </w:r>
      <w:r w:rsidR="001F2A82">
        <w:rPr>
          <w:lang w:val="en-IE"/>
        </w:rPr>
        <w:t>,</w:t>
      </w:r>
      <w:r w:rsidR="002A7338">
        <w:rPr>
          <w:lang w:val="en-IE"/>
        </w:rPr>
        <w:t xml:space="preserve"> prey species can also respond in </w:t>
      </w:r>
      <w:r w:rsidR="00C20DC4">
        <w:rPr>
          <w:lang w:val="en-IE"/>
        </w:rPr>
        <w:t>such</w:t>
      </w:r>
      <w:r w:rsidR="002A7338">
        <w:rPr>
          <w:lang w:val="en-IE"/>
        </w:rPr>
        <w:t xml:space="preserve"> co-evolutionary arms race</w:t>
      </w:r>
      <w:r w:rsidR="00C20DC4">
        <w:rPr>
          <w:lang w:val="en-IE"/>
        </w:rPr>
        <w:t>s</w:t>
      </w:r>
      <w:r w:rsidR="002A7338">
        <w:rPr>
          <w:lang w:val="en-IE"/>
        </w:rPr>
        <w:t xml:space="preserve"> through the development of immunity. </w:t>
      </w:r>
      <w:r w:rsidR="00AD60BB">
        <w:rPr>
          <w:lang w:val="en-IE"/>
        </w:rPr>
        <w:t>E</w:t>
      </w:r>
      <w:r w:rsidR="002A7338">
        <w:rPr>
          <w:lang w:val="en-IE"/>
        </w:rPr>
        <w:t>vidence</w:t>
      </w:r>
      <w:r w:rsidR="00AD60BB">
        <w:rPr>
          <w:lang w:val="en-IE"/>
        </w:rPr>
        <w:t xml:space="preserve"> for this is seen in</w:t>
      </w:r>
      <w:r w:rsidR="002A7338">
        <w:rPr>
          <w:lang w:val="en-IE"/>
        </w:rPr>
        <w:t xml:space="preserve"> </w:t>
      </w:r>
      <w:r w:rsidR="002A7338" w:rsidRPr="002A7338">
        <w:rPr>
          <w:lang w:val="en-IE"/>
        </w:rPr>
        <w:t>venoms</w:t>
      </w:r>
      <w:r w:rsidR="00AD60BB">
        <w:rPr>
          <w:lang w:val="en-IE"/>
        </w:rPr>
        <w:t xml:space="preserve"> that</w:t>
      </w:r>
      <w:r w:rsidR="002A7338" w:rsidRPr="002A7338">
        <w:rPr>
          <w:lang w:val="en-IE"/>
        </w:rPr>
        <w:t xml:space="preserve"> show weaker potencies in potential prey items </w:t>
      </w:r>
      <w:r w:rsidR="00AD60BB">
        <w:rPr>
          <w:lang w:val="en-IE"/>
        </w:rPr>
        <w:t>such as in</w:t>
      </w:r>
      <w:r w:rsidR="002A7338" w:rsidRPr="002A7338">
        <w:rPr>
          <w:lang w:val="en-IE"/>
        </w:rPr>
        <w:t xml:space="preserve"> the case</w:t>
      </w:r>
      <w:r w:rsidR="004C3E61">
        <w:rPr>
          <w:lang w:val="en-IE"/>
        </w:rPr>
        <w:t>s</w:t>
      </w:r>
      <w:r w:rsidR="002A7338" w:rsidRPr="002A7338">
        <w:rPr>
          <w:lang w:val="en-IE"/>
        </w:rPr>
        <w:t xml:space="preserve"> of </w:t>
      </w:r>
      <w:r w:rsidR="002A7338" w:rsidRPr="002A7338">
        <w:t>Opossums and</w:t>
      </w:r>
      <w:r w:rsidR="00E84AE9">
        <w:t xml:space="preserve"> </w:t>
      </w:r>
      <w:r w:rsidR="002A7338" w:rsidRPr="002A7338">
        <w:t xml:space="preserve">Neotropical pitvipers </w:t>
      </w:r>
      <w:r w:rsidR="002A7338" w:rsidRPr="002A7338">
        <w:fldChar w:fldCharType="begin"/>
      </w:r>
      <w:r w:rsidR="000E5E13">
        <w:instrText xml:space="preserve"> ADDIN EN.CITE &lt;EndNote&gt;&lt;Cite&gt;&lt;Author&gt;Voss&lt;/Author&gt;&lt;Year&gt;2013&lt;/Year&gt;&lt;RecNum&gt;6&lt;/RecNum&gt;&lt;DisplayText&gt;(29)&lt;/DisplayText&gt;&lt;record&gt;&lt;rec-number&gt;6&lt;/rec-number&gt;&lt;foreign-keys&gt;&lt;key app="EN" db-id="ax5t9ztwnxe5f8edetnp2tzne0aaff55ftr5" timestamp="1457288662"&gt;6&lt;/key&gt;&lt;/foreign-keys&gt;&lt;ref-type name="Journal Article"&gt;17&lt;/ref-type&gt;&lt;contributors&gt;&lt;authors&gt;&lt;author&gt;Voss, Robert S&lt;/author&gt;&lt;/authors&gt;&lt;/contributors&gt;&lt;titles&gt;&lt;title&gt;Opossums (Mammalia: Didelphidae) in the diets of Neotropical pitvipers (Serpentes: Crotalinae): Evidence for alternative coevolutionary outcomes?&lt;/title&gt;&lt;secondary-title&gt;Toxicon&lt;/secondary-title&gt;&lt;/titles&gt;&lt;periodical&gt;&lt;full-title&gt;Toxicon&lt;/full-title&gt;&lt;/periodical&gt;&lt;pages&gt;1-6&lt;/pages&gt;&lt;volume&gt;66&lt;/volume&gt;&lt;dates&gt;&lt;year&gt;2013&lt;/year&gt;&lt;/dates&gt;&lt;isbn&gt;0041-0101&lt;/isbn&gt;&lt;urls&gt;&lt;/urls&gt;&lt;/record&gt;&lt;/Cite&gt;&lt;/EndNote&gt;</w:instrText>
      </w:r>
      <w:r w:rsidR="002A7338" w:rsidRPr="002A7338">
        <w:fldChar w:fldCharType="separate"/>
      </w:r>
      <w:r w:rsidR="000E5E13">
        <w:rPr>
          <w:noProof/>
        </w:rPr>
        <w:t>(</w:t>
      </w:r>
      <w:hyperlink w:anchor="_ENREF_29" w:tooltip="Voss, 2013 #6" w:history="1">
        <w:r w:rsidR="00DF1FE6">
          <w:rPr>
            <w:noProof/>
          </w:rPr>
          <w:t>29</w:t>
        </w:r>
      </w:hyperlink>
      <w:r w:rsidR="000E5E13">
        <w:rPr>
          <w:noProof/>
        </w:rPr>
        <w:t>)</w:t>
      </w:r>
      <w:r w:rsidR="002A7338" w:rsidRPr="002A7338">
        <w:fldChar w:fldCharType="end"/>
      </w:r>
      <w:r w:rsidR="002A7338" w:rsidRPr="002A7338">
        <w:t xml:space="preserve">; eels and </w:t>
      </w:r>
      <w:r w:rsidR="002A7338" w:rsidRPr="002A7338">
        <w:rPr>
          <w:i/>
        </w:rPr>
        <w:t>Laticauda colubrine</w:t>
      </w:r>
      <w:r w:rsidR="002A7338" w:rsidRPr="002A7338">
        <w:t xml:space="preserve"> </w:t>
      </w:r>
      <w:r w:rsidR="002A7338" w:rsidRPr="002A7338">
        <w:fldChar w:fldCharType="begin"/>
      </w:r>
      <w:r w:rsidR="000E5E13">
        <w:instrText xml:space="preserve"> ADDIN EN.CITE &lt;EndNote&gt;&lt;Cite&gt;&lt;Author&gt;Heatwole&lt;/Author&gt;&lt;Year&gt;1995&lt;/Year&gt;&lt;RecNum&gt;25&lt;/RecNum&gt;&lt;DisplayText&gt;(30)&lt;/DisplayText&gt;&lt;record&gt;&lt;rec-number&gt;25&lt;/rec-number&gt;&lt;foreign-keys&gt;&lt;key app="EN" db-id="ax5t9ztwnxe5f8edetnp2tzne0aaff55ftr5" timestamp="1457366261"&gt;25&lt;/key&gt;&lt;/foreign-keys&gt;&lt;ref-type name="Journal Article"&gt;17&lt;/ref-type&gt;&lt;contributors&gt;&lt;authors&gt;&lt;author&gt;Heatwole, Harold&lt;/author&gt;&lt;author&gt;Poran, Naomie S&lt;/author&gt;&lt;/authors&gt;&lt;/contributors&gt;&lt;titles&gt;&lt;title&gt;Resistances of sympatric and allopatric eels to sea snake venoms&lt;/title&gt;&lt;secondary-title&gt;Copeia&lt;/secondary-title&gt;&lt;/titles&gt;&lt;periodical&gt;&lt;full-title&gt;Copeia&lt;/full-title&gt;&lt;/periodical&gt;&lt;pages&gt;136-147&lt;/pages&gt;&lt;dates&gt;&lt;year&gt;1995&lt;/year&gt;&lt;/dates&gt;&lt;isbn&gt;0045-8511&lt;/isbn&gt;&lt;urls&gt;&lt;/urls&gt;&lt;/record&gt;&lt;/Cite&gt;&lt;/EndNote&gt;</w:instrText>
      </w:r>
      <w:r w:rsidR="002A7338" w:rsidRPr="002A7338">
        <w:fldChar w:fldCharType="separate"/>
      </w:r>
      <w:r w:rsidR="000E5E13">
        <w:rPr>
          <w:noProof/>
        </w:rPr>
        <w:t>(</w:t>
      </w:r>
      <w:hyperlink w:anchor="_ENREF_30" w:tooltip="Heatwole, 1995 #25" w:history="1">
        <w:r w:rsidR="00DF1FE6">
          <w:rPr>
            <w:noProof/>
          </w:rPr>
          <w:t>30</w:t>
        </w:r>
      </w:hyperlink>
      <w:r w:rsidR="000E5E13">
        <w:rPr>
          <w:noProof/>
        </w:rPr>
        <w:t>)</w:t>
      </w:r>
      <w:r w:rsidR="002A7338" w:rsidRPr="002A7338">
        <w:fldChar w:fldCharType="end"/>
      </w:r>
      <w:r w:rsidR="002A7338" w:rsidRPr="002A7338">
        <w:t xml:space="preserve">; and between </w:t>
      </w:r>
      <w:r w:rsidR="002A7338" w:rsidRPr="002A7338">
        <w:lastRenderedPageBreak/>
        <w:t xml:space="preserve">ground squirrels and </w:t>
      </w:r>
      <w:r w:rsidR="002A7338" w:rsidRPr="002A7338">
        <w:rPr>
          <w:noProof/>
        </w:rPr>
        <w:t>rattlesnakes</w:t>
      </w:r>
      <w:r w:rsidR="002A7338" w:rsidRPr="002A7338">
        <w:t xml:space="preserve"> </w:t>
      </w:r>
      <w:r w:rsidR="002A7338" w:rsidRPr="002A7338">
        <w:fldChar w:fldCharType="begin"/>
      </w:r>
      <w:r w:rsidR="000E5E13">
        <w:instrText xml:space="preserve"> ADDIN EN.CITE &lt;EndNote&gt;&lt;Cite&gt;&lt;Author&gt;Biardi&lt;/Author&gt;&lt;Year&gt;2011&lt;/Year&gt;&lt;RecNum&gt;26&lt;/RecNum&gt;&lt;DisplayText&gt;(31, 32)&lt;/DisplayText&gt;&lt;record&gt;&lt;rec-number&gt;26&lt;/rec-number&gt;&lt;foreign-keys&gt;&lt;key app="EN" db-id="ax5t9ztwnxe5f8edetnp2tzne0aaff55ftr5" timestamp="1457366464"&gt;26&lt;/key&gt;&lt;/foreign-keys&gt;&lt;ref-type name="Journal Article"&gt;17&lt;/ref-type&gt;&lt;contributors&gt;&lt;authors&gt;&lt;author&gt;Biardi, James E&lt;/author&gt;&lt;author&gt;Coss, Richard G&lt;/author&gt;&lt;/authors&gt;&lt;/contributors&gt;&lt;titles&gt;&lt;title&gt;Rock squirrel (Spermophilus variegatus) blood sera affects proteolytic and hemolytic activities of rattlesnake venoms&lt;/title&gt;&lt;secondary-title&gt;Toxicon&lt;/secondary-title&gt;&lt;/titles&gt;&lt;periodical&gt;&lt;full-title&gt;Toxicon&lt;/full-title&gt;&lt;/periodical&gt;&lt;pages&gt;323-331&lt;/pages&gt;&lt;volume&gt;57&lt;/volume&gt;&lt;number&gt;2&lt;/number&gt;&lt;dates&gt;&lt;year&gt;2011&lt;/year&gt;&lt;/dates&gt;&lt;isbn&gt;0041-0101&lt;/isbn&gt;&lt;urls&gt;&lt;/urls&gt;&lt;/record&gt;&lt;/Cite&gt;&lt;Cite&gt;&lt;Author&gt;Poran&lt;/Author&gt;&lt;Year&gt;1987&lt;/Year&gt;&lt;RecNum&gt;115&lt;/RecNum&gt;&lt;record&gt;&lt;rec-number&gt;115&lt;/rec-number&gt;&lt;foreign-keys&gt;&lt;key app="EN" db-id="ax5t9ztwnxe5f8edetnp2tzne0aaff55ftr5" timestamp="1469459131"&gt;115&lt;/key&gt;&lt;/foreign-keys&gt;&lt;ref-type name="Journal Article"&gt;17&lt;/ref-type&gt;&lt;contributors&gt;&lt;authors&gt;&lt;author&gt;Poran, Naomie S&lt;/author&gt;&lt;author&gt;Coss, Richard G&lt;/author&gt;&lt;author&gt;Benjamini, ELI&lt;/author&gt;&lt;/authors&gt;&lt;/contributors&gt;&lt;titles&gt;&lt;title&gt;Resistance of California ground squirrels (Spermophilus beecheyi) to the venom of the northern Pacific rattlesnake (Crotalus viridis oreganus): a study of adaptive variation&lt;/title&gt;&lt;secondary-title&gt;Toxicon&lt;/secondary-title&gt;&lt;/titles&gt;&lt;periodical&gt;&lt;full-title&gt;Toxicon&lt;/full-title&gt;&lt;/periodical&gt;&lt;pages&gt;767-777&lt;/pages&gt;&lt;volume&gt;25&lt;/volume&gt;&lt;number&gt;7&lt;/number&gt;&lt;dates&gt;&lt;year&gt;1987&lt;/year&gt;&lt;/dates&gt;&lt;isbn&gt;0041-0101&lt;/isbn&gt;&lt;urls&gt;&lt;/urls&gt;&lt;/record&gt;&lt;/Cite&gt;&lt;/EndNote&gt;</w:instrText>
      </w:r>
      <w:r w:rsidR="002A7338" w:rsidRPr="002A7338">
        <w:fldChar w:fldCharType="separate"/>
      </w:r>
      <w:r w:rsidR="000E5E13">
        <w:rPr>
          <w:noProof/>
        </w:rPr>
        <w:t>(</w:t>
      </w:r>
      <w:hyperlink w:anchor="_ENREF_31" w:tooltip="Biardi, 2011 #26" w:history="1">
        <w:r w:rsidR="00DF1FE6">
          <w:rPr>
            <w:noProof/>
          </w:rPr>
          <w:t>31</w:t>
        </w:r>
      </w:hyperlink>
      <w:r w:rsidR="000E5E13">
        <w:rPr>
          <w:noProof/>
        </w:rPr>
        <w:t xml:space="preserve">, </w:t>
      </w:r>
      <w:hyperlink w:anchor="_ENREF_32" w:tooltip="Poran, 1987 #115" w:history="1">
        <w:r w:rsidR="00DF1FE6">
          <w:rPr>
            <w:noProof/>
          </w:rPr>
          <w:t>32</w:t>
        </w:r>
      </w:hyperlink>
      <w:r w:rsidR="000E5E13">
        <w:rPr>
          <w:noProof/>
        </w:rPr>
        <w:t>)</w:t>
      </w:r>
      <w:r w:rsidR="002A7338" w:rsidRPr="002A7338">
        <w:fldChar w:fldCharType="end"/>
      </w:r>
      <w:r w:rsidR="002A7338" w:rsidRPr="002A7338">
        <w:rPr>
          <w:lang w:val="en-IE"/>
        </w:rPr>
        <w:t xml:space="preserve"> . </w:t>
      </w:r>
      <w:commentRangeStart w:id="403"/>
      <w:r w:rsidR="001803E9">
        <w:rPr>
          <w:lang w:val="en-IE"/>
        </w:rPr>
        <w:t>This idiosyncratic</w:t>
      </w:r>
      <w:r w:rsidR="00825783">
        <w:rPr>
          <w:lang w:val="en-IE"/>
        </w:rPr>
        <w:t xml:space="preserve"> pattern</w:t>
      </w:r>
      <w:r w:rsidR="001803E9">
        <w:rPr>
          <w:lang w:val="en-IE"/>
        </w:rPr>
        <w:t xml:space="preserve"> of some species displaying prey-specific venom while others</w:t>
      </w:r>
      <w:r w:rsidR="00825783">
        <w:rPr>
          <w:lang w:val="en-IE"/>
        </w:rPr>
        <w:t xml:space="preserve"> do not may mirror a</w:t>
      </w:r>
      <w:r w:rsidR="001803E9">
        <w:rPr>
          <w:lang w:val="en-IE"/>
        </w:rPr>
        <w:t xml:space="preserve"> pattern predicted from the </w:t>
      </w:r>
      <w:commentRangeStart w:id="404"/>
      <w:r w:rsidR="004E17C2" w:rsidRPr="006B4792">
        <w:rPr>
          <w:i/>
          <w:lang w:val="en-IE"/>
        </w:rPr>
        <w:t>o</w:t>
      </w:r>
      <w:r w:rsidR="001803E9" w:rsidRPr="006B4792">
        <w:rPr>
          <w:i/>
          <w:lang w:val="en-IE"/>
        </w:rPr>
        <w:t xml:space="preserve">verkill </w:t>
      </w:r>
      <w:r w:rsidR="00825783" w:rsidRPr="006B4792">
        <w:rPr>
          <w:i/>
          <w:lang w:val="en-IE"/>
        </w:rPr>
        <w:t>hypotheses</w:t>
      </w:r>
      <w:commentRangeEnd w:id="404"/>
      <w:r w:rsidR="004E17C2">
        <w:rPr>
          <w:rStyle w:val="CommentReference"/>
        </w:rPr>
        <w:commentReference w:id="404"/>
      </w:r>
      <w:r w:rsidR="00825783">
        <w:rPr>
          <w:lang w:val="en-IE"/>
        </w:rPr>
        <w:t xml:space="preserve"> were neutral processes are the main driver of venom potency</w:t>
      </w:r>
      <w:r w:rsidR="001803E9">
        <w:rPr>
          <w:lang w:val="en-IE"/>
        </w:rPr>
        <w:t xml:space="preserve"> </w:t>
      </w:r>
      <w:r w:rsidR="00236879">
        <w:rPr>
          <w:lang w:val="en-IE"/>
        </w:rPr>
        <w:fldChar w:fldCharType="begin"/>
      </w:r>
      <w:r w:rsidR="00833820">
        <w:rPr>
          <w:lang w:val="en-IE"/>
        </w:rPr>
        <w:instrText xml:space="preserve"> ADDIN EN.CITE &lt;EndNote&gt;&lt;Cite&gt;&lt;Author&gt;Sasa&lt;/Author&gt;&lt;Year&gt;1999&lt;/Year&gt;&lt;RecNum&gt;3&lt;/RecNum&gt;&lt;DisplayText&gt;(10)&lt;/DisplayText&gt;&lt;record&gt;&lt;rec-number&gt;3&lt;/rec-number&gt;&lt;foreign-keys&gt;&lt;key app="EN" db-id="ax5t9ztwnxe5f8edetnp2tzne0aaff55ftr5" timestamp="1457286239"&gt;3&lt;/key&gt;&lt;/foreign-keys&gt;&lt;ref-type name="Journal Article"&gt;17&lt;/ref-type&gt;&lt;contributors&gt;&lt;authors&gt;&lt;author&gt;Sasa, Mahmood&lt;/author&gt;&lt;/authors&gt;&lt;/contributors&gt;&lt;titles&gt;&lt;title&gt;Diet and snake venom evolution: can local selection alone explain intraspecific venom variation?&lt;/title&gt;&lt;secondary-title&gt;TOXICON-OXFORD-&lt;/secondary-title&gt;&lt;/titles&gt;&lt;periodical&gt;&lt;full-title&gt;TOXICON-OXFORD-&lt;/full-title&gt;&lt;/periodical&gt;&lt;pages&gt;249-252&lt;/pages&gt;&lt;volume&gt;37&lt;/volume&gt;&lt;dates&gt;&lt;year&gt;1999&lt;/year&gt;&lt;/dates&gt;&lt;isbn&gt;0041-0101&lt;/isbn&gt;&lt;urls&gt;&lt;/urls&gt;&lt;/record&gt;&lt;/Cite&gt;&lt;/EndNote&gt;</w:instrText>
      </w:r>
      <w:r w:rsidR="00236879">
        <w:rPr>
          <w:lang w:val="en-IE"/>
        </w:rPr>
        <w:fldChar w:fldCharType="separate"/>
      </w:r>
      <w:r w:rsidR="00833820">
        <w:rPr>
          <w:noProof/>
          <w:lang w:val="en-IE"/>
        </w:rPr>
        <w:t>(</w:t>
      </w:r>
      <w:hyperlink w:anchor="_ENREF_10" w:tooltip="Sasa, 1999 #3" w:history="1">
        <w:r w:rsidR="00DF1FE6">
          <w:rPr>
            <w:noProof/>
            <w:lang w:val="en-IE"/>
          </w:rPr>
          <w:t>10</w:t>
        </w:r>
      </w:hyperlink>
      <w:r w:rsidR="00833820">
        <w:rPr>
          <w:noProof/>
          <w:lang w:val="en-IE"/>
        </w:rPr>
        <w:t>)</w:t>
      </w:r>
      <w:r w:rsidR="00236879">
        <w:rPr>
          <w:lang w:val="en-IE"/>
        </w:rPr>
        <w:fldChar w:fldCharType="end"/>
      </w:r>
      <w:r w:rsidR="005266A2" w:rsidRPr="005266A2">
        <w:rPr>
          <w:lang w:val="en-IE"/>
        </w:rPr>
        <w:t xml:space="preserve">. </w:t>
      </w:r>
      <w:commentRangeEnd w:id="403"/>
      <w:r w:rsidR="0013711C">
        <w:rPr>
          <w:rStyle w:val="CommentReference"/>
        </w:rPr>
        <w:commentReference w:id="403"/>
      </w:r>
      <w:r w:rsidR="00236879">
        <w:t xml:space="preserve">However, </w:t>
      </w:r>
      <w:r w:rsidR="0039657F">
        <w:t xml:space="preserve">many measures of venom potency are not typically tested on natural prey </w:t>
      </w:r>
      <w:r w:rsidR="00335AE4">
        <w:t>species</w:t>
      </w:r>
      <w:r w:rsidR="0039657F">
        <w:t xml:space="preserve"> leading to the question of whether these examples represent an </w:t>
      </w:r>
      <w:r w:rsidR="006222AB">
        <w:t>idiosyncratic</w:t>
      </w:r>
      <w:r w:rsidR="0039657F">
        <w:t xml:space="preserve"> pattern expected under weak</w:t>
      </w:r>
      <w:r w:rsidR="00EC4AED">
        <w:t xml:space="preserve"> or neutral</w:t>
      </w:r>
      <w:r w:rsidR="0039657F">
        <w:t xml:space="preserve"> selection or whether a general pattern</w:t>
      </w:r>
      <w:r w:rsidR="00EC4AED">
        <w:t xml:space="preserve"> might</w:t>
      </w:r>
      <w:r w:rsidR="0039657F">
        <w:t xml:space="preserve"> emerge </w:t>
      </w:r>
      <w:r w:rsidR="00EC4AED">
        <w:t>if analyses controlled for the relatedness of the model species to its normal prey</w:t>
      </w:r>
      <w:r w:rsidR="0039657F">
        <w:t>.</w:t>
      </w:r>
      <w:r w:rsidR="006034F2">
        <w:t xml:space="preserve"> While</w:t>
      </w:r>
      <w:r w:rsidR="0039657F">
        <w:t xml:space="preserve"> </w:t>
      </w:r>
      <w:r w:rsidR="00334A0B">
        <w:t xml:space="preserve">measures of </w:t>
      </w:r>
      <w:r w:rsidR="00825783">
        <w:t>potency</w:t>
      </w:r>
      <w:r w:rsidR="00334A0B">
        <w:t xml:space="preserve"> </w:t>
      </w:r>
      <w:r w:rsidR="00825783">
        <w:t xml:space="preserve">using natural prey species </w:t>
      </w:r>
      <w:r w:rsidR="00334A0B">
        <w:t>are</w:t>
      </w:r>
      <w:r w:rsidR="00825783">
        <w:t xml:space="preserve"> becom</w:t>
      </w:r>
      <w:r w:rsidR="00334A0B">
        <w:t>ing</w:t>
      </w:r>
      <w:r w:rsidR="00825783">
        <w:t xml:space="preserve"> more common,</w:t>
      </w:r>
      <w:r w:rsidR="00334A0B">
        <w:t xml:space="preserve"> </w:t>
      </w:r>
      <w:r w:rsidR="00825783">
        <w:t>these are</w:t>
      </w:r>
      <w:r w:rsidR="006034F2">
        <w:t xml:space="preserve"> taxonomically</w:t>
      </w:r>
      <w:r w:rsidR="00825783">
        <w:t xml:space="preserve"> res</w:t>
      </w:r>
      <w:r w:rsidR="002B7D6F">
        <w:t>tricted</w:t>
      </w:r>
      <w:r w:rsidR="00334A0B">
        <w:t xml:space="preserve"> making large comparative analysis difficult</w:t>
      </w:r>
      <w:r w:rsidR="002B7D6F">
        <w:t xml:space="preserve"> </w:t>
      </w:r>
      <w:r w:rsidR="007D0C64">
        <w:fldChar w:fldCharType="begin"/>
      </w:r>
      <w:r w:rsidR="000E5E13">
        <w:instrText xml:space="preserve"> ADDIN EN.CITE &lt;EndNote&gt;&lt;Cite&gt;&lt;Author&gt;Barlow&lt;/Author&gt;&lt;Year&gt;2009&lt;/Year&gt;&lt;RecNum&gt;2&lt;/RecNum&gt;&lt;DisplayText&gt;(24, 25)&lt;/DisplayText&gt;&lt;record&gt;&lt;rec-number&gt;2&lt;/rec-number&gt;&lt;foreign-keys&gt;&lt;key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Cite&gt;&lt;Author&gt;da Silva&lt;/Author&gt;&lt;Year&gt;2001&lt;/Year&gt;&lt;RecNum&gt;7&lt;/RecNum&gt;&lt;record&gt;&lt;rec-number&gt;7&lt;/rec-number&gt;&lt;foreign-keys&gt;&lt;key app="EN" db-id="ax5t9ztwnxe5f8edetnp2tzne0aaff55ftr5" timestamp="1457288882"&gt;7&lt;/key&gt;&lt;/foreign-keys&gt;&lt;ref-type name="Journal Article"&gt;17&lt;/ref-type&gt;&lt;contributors&gt;&lt;authors&gt;&lt;author&gt;da Silva, Nelson Jorge&lt;/author&gt;&lt;author&gt;Aird, Steven D&lt;/author&gt;&lt;/authors&gt;&lt;/contributors&gt;&lt;titles&gt;&lt;title&gt;Prey specificity, comparative lethality and compositional differences of coral snake venoms&lt;/title&gt;&lt;secondary-title&gt;Comparative Biochemistry and Physiology Part C: Toxicology &amp;amp; Pharmacology&lt;/secondary-title&gt;&lt;/titles&gt;&lt;periodical&gt;&lt;full-title&gt;Comparative Biochemistry and Physiology Part C: Toxicology &amp;amp; Pharmacology&lt;/full-title&gt;&lt;/periodical&gt;&lt;pages&gt;425-456&lt;/pages&gt;&lt;volume&gt;128&lt;/volume&gt;&lt;number&gt;3&lt;/number&gt;&lt;dates&gt;&lt;year&gt;2001&lt;/year&gt;&lt;/dates&gt;&lt;isbn&gt;1532-0456&lt;/isbn&gt;&lt;urls&gt;&lt;/urls&gt;&lt;/record&gt;&lt;/Cite&gt;&lt;/EndNote&gt;</w:instrText>
      </w:r>
      <w:r w:rsidR="007D0C64">
        <w:fldChar w:fldCharType="separate"/>
      </w:r>
      <w:r w:rsidR="000E5E13">
        <w:rPr>
          <w:noProof/>
        </w:rPr>
        <w:t>(</w:t>
      </w:r>
      <w:hyperlink w:anchor="_ENREF_24" w:tooltip="da Silva, 2001 #7" w:history="1">
        <w:r w:rsidR="00DF1FE6">
          <w:rPr>
            <w:noProof/>
          </w:rPr>
          <w:t>24</w:t>
        </w:r>
      </w:hyperlink>
      <w:r w:rsidR="000E5E13">
        <w:rPr>
          <w:noProof/>
        </w:rPr>
        <w:t xml:space="preserve">, </w:t>
      </w:r>
      <w:hyperlink w:anchor="_ENREF_25" w:tooltip="Barlow, 2009 #2" w:history="1">
        <w:r w:rsidR="00DF1FE6">
          <w:rPr>
            <w:noProof/>
          </w:rPr>
          <w:t>25</w:t>
        </w:r>
      </w:hyperlink>
      <w:r w:rsidR="000E5E13">
        <w:rPr>
          <w:noProof/>
        </w:rPr>
        <w:t>)</w:t>
      </w:r>
      <w:r w:rsidR="007D0C64">
        <w:fldChar w:fldCharType="end"/>
      </w:r>
      <w:r w:rsidR="00825783">
        <w:t>.</w:t>
      </w:r>
      <w:r w:rsidR="009E701D">
        <w:t xml:space="preserve"> </w:t>
      </w:r>
      <w:r w:rsidR="005C7BF7">
        <w:t xml:space="preserve"> Here we utilize </w:t>
      </w:r>
      <w:r w:rsidR="006B6AAA">
        <w:t>these measures of venom</w:t>
      </w:r>
      <w:r w:rsidR="005C7BF7">
        <w:t xml:space="preserve"> potency on non-natural species </w:t>
      </w:r>
      <w:r w:rsidR="009E701D">
        <w:t>by</w:t>
      </w:r>
      <w:r w:rsidR="005C7BF7">
        <w:t xml:space="preserve"> testing if potency is higher </w:t>
      </w:r>
      <w:r w:rsidR="006B6AAA">
        <w:t>when measured on</w:t>
      </w:r>
      <w:r w:rsidR="005C7BF7">
        <w:t xml:space="preserve"> test species phylogenetically </w:t>
      </w:r>
      <w:r w:rsidR="006B6AAA">
        <w:t xml:space="preserve">closer to </w:t>
      </w:r>
      <w:r w:rsidR="005C7BF7">
        <w:t>natural dietary species.</w:t>
      </w:r>
      <w:commentRangeStart w:id="405"/>
      <w:r w:rsidR="009E701D">
        <w:t xml:space="preserve"> </w:t>
      </w:r>
      <w:r w:rsidR="00B11E9A">
        <w:t xml:space="preserve">By accounting </w:t>
      </w:r>
      <w:del w:id="406" w:author="Chris C" w:date="2017-01-23T22:18:00Z">
        <w:r w:rsidR="00B11E9A">
          <w:delText xml:space="preserve">for this </w:delText>
        </w:r>
        <w:r w:rsidR="00B11E9A" w:rsidDel="0013711C">
          <w:delText>variation</w:delText>
        </w:r>
      </w:del>
      <w:ins w:id="407" w:author="Chris C" w:date="2017-01-23T22:18:00Z">
        <w:r w:rsidR="0013711C">
          <w:t>the</w:t>
        </w:r>
      </w:ins>
      <w:ins w:id="408" w:author="Chris C" w:date="2017-01-23T22:24:00Z">
        <w:r w:rsidR="0013711C">
          <w:t xml:space="preserve"> relatedness of the</w:t>
        </w:r>
      </w:ins>
      <w:ins w:id="409" w:author="Chris C" w:date="2017-01-23T22:18:00Z">
        <w:r w:rsidR="0013711C">
          <w:t xml:space="preserve"> test species </w:t>
        </w:r>
      </w:ins>
      <w:ins w:id="410" w:author="Chris C" w:date="2017-01-23T22:25:00Z">
        <w:r w:rsidR="0013711C">
          <w:t>relative to their</w:t>
        </w:r>
      </w:ins>
      <w:ins w:id="411" w:author="Chris C" w:date="2017-01-23T22:18:00Z">
        <w:r w:rsidR="0013711C">
          <w:t xml:space="preserve"> </w:t>
        </w:r>
      </w:ins>
      <w:ins w:id="412" w:author="Chris C" w:date="2017-01-23T22:25:00Z">
        <w:r w:rsidR="0013711C">
          <w:t>normal</w:t>
        </w:r>
      </w:ins>
      <w:ins w:id="413" w:author="Chris C" w:date="2017-01-23T22:18:00Z">
        <w:r w:rsidR="0013711C">
          <w:t xml:space="preserve"> prey, we can</w:t>
        </w:r>
      </w:ins>
      <w:del w:id="414" w:author="Chris C" w:date="2017-01-23T22:44:00Z">
        <w:r w:rsidR="00B11E9A">
          <w:delText>variation</w:delText>
        </w:r>
      </w:del>
      <w:r w:rsidR="00B11E9A">
        <w:t xml:space="preserve"> </w:t>
      </w:r>
      <w:del w:id="415" w:author="Chris C" w:date="2017-01-23T22:19:00Z">
        <w:r w:rsidR="00B11E9A">
          <w:delText>within the model,</w:delText>
        </w:r>
        <w:r w:rsidR="009E701D">
          <w:delText xml:space="preserve"> </w:delText>
        </w:r>
        <w:r w:rsidR="009E701D" w:rsidDel="0013711C">
          <w:delText>the</w:delText>
        </w:r>
      </w:del>
      <w:ins w:id="416" w:author="Chris C" w:date="2017-01-23T22:19:00Z">
        <w:r w:rsidR="0013711C">
          <w:t xml:space="preserve">test whether </w:t>
        </w:r>
      </w:ins>
      <w:ins w:id="417" w:author="Chris C" w:date="2017-01-23T22:21:00Z">
        <w:r w:rsidR="0013711C">
          <w:t xml:space="preserve">venom </w:t>
        </w:r>
      </w:ins>
      <w:ins w:id="418" w:author="Chris C" w:date="2017-01-23T22:25:00Z">
        <w:r w:rsidR="0013711C">
          <w:t>is selected to</w:t>
        </w:r>
      </w:ins>
      <w:ins w:id="419" w:author="Chris C" w:date="2017-01-23T22:21:00Z">
        <w:r w:rsidR="0013711C">
          <w:t xml:space="preserve"> incapacitate</w:t>
        </w:r>
      </w:ins>
      <w:ins w:id="420" w:author="Chris C" w:date="2017-01-23T22:20:00Z">
        <w:r w:rsidR="0013711C">
          <w:t xml:space="preserve"> </w:t>
        </w:r>
      </w:ins>
      <w:ins w:id="421" w:author="Chris C" w:date="2017-01-23T22:25:00Z">
        <w:r w:rsidR="0013711C">
          <w:t>specific</w:t>
        </w:r>
      </w:ins>
      <w:ins w:id="422" w:author="Chris C" w:date="2017-01-23T22:20:00Z">
        <w:r w:rsidR="0013711C">
          <w:t xml:space="preserve"> prey </w:t>
        </w:r>
      </w:ins>
      <w:ins w:id="423" w:author="Chris C" w:date="2017-01-23T22:25:00Z">
        <w:r w:rsidR="0013711C">
          <w:t>types</w:t>
        </w:r>
      </w:ins>
      <w:ins w:id="424" w:author="Chris C" w:date="2017-01-23T22:21:00Z">
        <w:r w:rsidR="0013711C">
          <w:t>.</w:t>
        </w:r>
      </w:ins>
      <w:ins w:id="425" w:author="Chris C" w:date="2017-01-23T22:44:00Z">
        <w:r w:rsidR="009E701D">
          <w:t xml:space="preserve"> </w:t>
        </w:r>
      </w:ins>
      <w:del w:id="426" w:author="Chris C" w:date="2017-01-23T22:44:00Z">
        <w:r w:rsidR="009E701D">
          <w:delText xml:space="preserve">the </w:delText>
        </w:r>
      </w:del>
      <w:del w:id="427" w:author="Chris C" w:date="2017-01-23T22:21:00Z">
        <w:r w:rsidR="009E701D">
          <w:delText xml:space="preserve">importance of </w:delText>
        </w:r>
        <w:r w:rsidR="009E701D" w:rsidDel="0013711C">
          <w:delText>other</w:delText>
        </w:r>
      </w:del>
      <w:ins w:id="428" w:author="Chris C" w:date="2017-01-23T22:21:00Z">
        <w:r w:rsidR="0013711C">
          <w:t xml:space="preserve">In addition, </w:t>
        </w:r>
      </w:ins>
      <w:ins w:id="429" w:author="Chris C" w:date="2017-01-23T22:26:00Z">
        <w:r w:rsidR="00ED4D0F">
          <w:t xml:space="preserve">we can also compare </w:t>
        </w:r>
      </w:ins>
      <w:ins w:id="430" w:author="Chris C" w:date="2017-01-23T22:21:00Z">
        <w:r w:rsidR="0013711C">
          <w:t xml:space="preserve">venom volume, </w:t>
        </w:r>
      </w:ins>
      <w:ins w:id="431" w:author="Chris C" w:date="2017-01-23T22:26:00Z">
        <w:r w:rsidR="00ED4D0F">
          <w:t>to</w:t>
        </w:r>
      </w:ins>
      <w:ins w:id="432" w:author="Chris C" w:date="2017-01-23T22:44:00Z">
        <w:r w:rsidR="009E701D">
          <w:t xml:space="preserve"> </w:t>
        </w:r>
      </w:ins>
      <w:del w:id="433" w:author="Chris C" w:date="2017-01-23T22:44:00Z">
        <w:r w:rsidR="009E701D">
          <w:delText xml:space="preserve">other </w:delText>
        </w:r>
      </w:del>
      <w:del w:id="434" w:author="Chris C" w:date="2017-01-23T22:22:00Z">
        <w:r w:rsidR="009E701D">
          <w:delText xml:space="preserve">potentially </w:delText>
        </w:r>
      </w:del>
      <w:ins w:id="435" w:author="Chris C" w:date="2017-01-23T22:22:00Z">
        <w:r w:rsidR="0013711C">
          <w:t>as</w:t>
        </w:r>
      </w:ins>
      <w:ins w:id="436" w:author="Chris C" w:date="2017-01-23T22:23:00Z">
        <w:r w:rsidR="0013711C">
          <w:t>sess whether this may be associated with physiological factors such as size and metabolism or</w:t>
        </w:r>
      </w:ins>
      <w:ins w:id="437" w:author="Chris C" w:date="2017-01-23T22:24:00Z">
        <w:r w:rsidR="0013711C">
          <w:t xml:space="preserve"> environmental</w:t>
        </w:r>
      </w:ins>
      <w:ins w:id="438" w:author="Chris C" w:date="2017-01-23T22:23:00Z">
        <w:r w:rsidR="0013711C">
          <w:t xml:space="preserve"> </w:t>
        </w:r>
      </w:ins>
      <w:ins w:id="439" w:author="Chris C" w:date="2017-01-23T22:24:00Z">
        <w:r w:rsidR="0013711C">
          <w:t>factors</w:t>
        </w:r>
      </w:ins>
      <w:ins w:id="440" w:author="Chris C" w:date="2017-01-23T22:26:00Z">
        <w:r w:rsidR="00ED4D0F">
          <w:t xml:space="preserve"> or prey characteristics</w:t>
        </w:r>
      </w:ins>
      <w:del w:id="441" w:author="Chris C" w:date="2017-01-23T22:22:00Z">
        <w:r w:rsidR="009E701D" w:rsidDel="0013711C">
          <w:delText>important</w:delText>
        </w:r>
      </w:del>
      <w:del w:id="442" w:author="Chris C" w:date="2017-01-23T22:44:00Z">
        <w:r w:rsidR="009E701D">
          <w:delText>important</w:delText>
        </w:r>
      </w:del>
      <w:del w:id="443" w:author="Chris C" w:date="2017-01-23T22:22:00Z">
        <w:r w:rsidR="009E701D">
          <w:delText xml:space="preserve"> evolutionary drivers of venom, such as Macroecological factors, can be tested on </w:delText>
        </w:r>
        <w:r w:rsidR="00A30B5D">
          <w:delText xml:space="preserve">other </w:delText>
        </w:r>
        <w:r w:rsidR="009E701D">
          <w:delText xml:space="preserve">venom traits such as </w:delText>
        </w:r>
        <w:r w:rsidR="00A30B5D">
          <w:delText>volume available</w:delText>
        </w:r>
        <w:r w:rsidR="009E701D">
          <w:delText>.</w:delText>
        </w:r>
        <w:commentRangeEnd w:id="405"/>
        <w:r w:rsidR="00B11E9A">
          <w:rPr>
            <w:rStyle w:val="CommentReference"/>
          </w:rPr>
          <w:commentReference w:id="405"/>
        </w:r>
      </w:del>
    </w:p>
    <w:p w14:paraId="2A975A99" w14:textId="77777777" w:rsidR="005C7BF7" w:rsidRDefault="005C7BF7" w:rsidP="00467601">
      <w:pPr>
        <w:spacing w:line="360" w:lineRule="auto"/>
      </w:pPr>
    </w:p>
    <w:p w14:paraId="2215E479" w14:textId="39B38A56" w:rsidR="00286E66" w:rsidRDefault="00EE01E3" w:rsidP="00EE01E3">
      <w:pPr>
        <w:spacing w:line="360" w:lineRule="auto"/>
        <w:ind w:firstLine="720"/>
        <w:jc w:val="center"/>
        <w:rPr>
          <w:lang w:val="en-IE"/>
        </w:rPr>
      </w:pPr>
      <w:r>
        <w:rPr>
          <w:noProof/>
        </w:rPr>
        <w:drawing>
          <wp:inline distT="0" distB="0" distL="0" distR="0" wp14:anchorId="360304F9" wp14:editId="46348B42">
            <wp:extent cx="5727700" cy="4178300"/>
            <wp:effectExtent l="0" t="0" r="12700" b="12700"/>
            <wp:docPr id="2" name="Picture 2" descr="Summary%20Figure%201_18_Jan_20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ary%20Figure%201_18_Jan_2017.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178300"/>
                    </a:xfrm>
                    <a:prstGeom prst="rect">
                      <a:avLst/>
                    </a:prstGeom>
                    <a:noFill/>
                    <a:ln>
                      <a:noFill/>
                    </a:ln>
                  </pic:spPr>
                </pic:pic>
              </a:graphicData>
            </a:graphic>
          </wp:inline>
        </w:drawing>
      </w:r>
    </w:p>
    <w:p w14:paraId="2FD174E5" w14:textId="15C4093A" w:rsidR="00426ABB" w:rsidRPr="00EE01E3" w:rsidRDefault="00EE01E3" w:rsidP="00426ABB">
      <w:pPr>
        <w:spacing w:line="360" w:lineRule="auto"/>
        <w:ind w:firstLine="720"/>
        <w:rPr>
          <w:sz w:val="20"/>
          <w:szCs w:val="20"/>
          <w:lang w:val="en-IE"/>
        </w:rPr>
      </w:pPr>
      <w:r w:rsidRPr="00EE01E3">
        <w:rPr>
          <w:sz w:val="20"/>
          <w:szCs w:val="20"/>
          <w:lang w:val="en-IE"/>
        </w:rPr>
        <w:lastRenderedPageBreak/>
        <w:t>Figure 1. Summary of hypothesis relating to potential drivers of snake venom evolution.</w:t>
      </w:r>
    </w:p>
    <w:p w14:paraId="4C989E6C" w14:textId="77777777" w:rsidR="00EE01E3" w:rsidRPr="00426ABB" w:rsidRDefault="00EE01E3" w:rsidP="00426ABB">
      <w:pPr>
        <w:spacing w:line="360" w:lineRule="auto"/>
        <w:ind w:firstLine="720"/>
        <w:rPr>
          <w:lang w:val="en-IE"/>
        </w:rPr>
      </w:pPr>
    </w:p>
    <w:p w14:paraId="450EC143" w14:textId="729BC6BC" w:rsidR="009751BF" w:rsidRPr="000E7B97" w:rsidRDefault="00A30B5D" w:rsidP="009E701D">
      <w:pPr>
        <w:spacing w:line="360" w:lineRule="auto"/>
        <w:ind w:firstLine="720"/>
      </w:pPr>
      <w:r>
        <w:t>Similar</w:t>
      </w:r>
      <w:r w:rsidR="009178CB">
        <w:t xml:space="preserve"> </w:t>
      </w:r>
      <w:r>
        <w:t xml:space="preserve">to </w:t>
      </w:r>
      <w:r w:rsidR="009178CB">
        <w:t>venom potency</w:t>
      </w:r>
      <w:r>
        <w:t xml:space="preserve"> we also predict that</w:t>
      </w:r>
      <w:r w:rsidR="009178CB">
        <w:t xml:space="preserve"> </w:t>
      </w:r>
      <w:r w:rsidR="009E701D">
        <w:t>venom yield</w:t>
      </w:r>
      <w:r w:rsidR="009178CB">
        <w:t xml:space="preserve"> is</w:t>
      </w:r>
      <w:r w:rsidR="009E701D">
        <w:t xml:space="preserve"> </w:t>
      </w:r>
      <w:r w:rsidR="00EA5C3E">
        <w:t>under positive selection</w:t>
      </w:r>
      <w:r w:rsidR="00323EB3">
        <w:t xml:space="preserve"> from potential trophic and macroecological factors</w:t>
      </w:r>
      <w:r w:rsidR="00EA5C3E">
        <w:t>.</w:t>
      </w:r>
      <w:r w:rsidR="000E7B97">
        <w:t xml:space="preserve"> </w:t>
      </w:r>
      <w:r w:rsidR="00AC0DD3">
        <w:t xml:space="preserve">As </w:t>
      </w:r>
      <w:r w:rsidR="00EA5C3E">
        <w:t>venom</w:t>
      </w:r>
      <w:r w:rsidR="000E7B97">
        <w:t xml:space="preserve"> </w:t>
      </w:r>
      <w:r w:rsidR="00AD60BB">
        <w:t>production</w:t>
      </w:r>
      <w:r w:rsidR="006A7C8F">
        <w:t xml:space="preserve"> </w:t>
      </w:r>
      <w:r w:rsidR="00AC0DD3">
        <w:t>incur</w:t>
      </w:r>
      <w:r w:rsidR="00046675">
        <w:t>s a</w:t>
      </w:r>
      <w:r w:rsidR="000E7B97">
        <w:t xml:space="preserve"> metabolic cost</w:t>
      </w:r>
      <w:r w:rsidR="00AC0DD3">
        <w:t xml:space="preserve"> </w:t>
      </w:r>
      <w:r w:rsidR="00AC0DD3">
        <w:fldChar w:fldCharType="begin"/>
      </w:r>
      <w:r w:rsidR="000E5E13">
        <w:instrText xml:space="preserve"> ADDIN EN.CITE &lt;EndNote&gt;&lt;Cite&gt;&lt;Author&gt;McCue&lt;/Author&gt;&lt;Year&gt;2006&lt;/Year&gt;&lt;RecNum&gt;10&lt;/RecNum&gt;&lt;DisplayText&gt;(33)&lt;/DisplayText&gt;&lt;record&gt;&lt;rec-number&gt;10&lt;/rec-number&gt;&lt;foreign-keys&gt;&lt;key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AC0DD3">
        <w:fldChar w:fldCharType="separate"/>
      </w:r>
      <w:r w:rsidR="000E5E13">
        <w:rPr>
          <w:noProof/>
        </w:rPr>
        <w:t>(</w:t>
      </w:r>
      <w:hyperlink w:anchor="_ENREF_33" w:tooltip="McCue, 2006 #10" w:history="1">
        <w:r w:rsidR="00DF1FE6">
          <w:rPr>
            <w:noProof/>
          </w:rPr>
          <w:t>33</w:t>
        </w:r>
      </w:hyperlink>
      <w:r w:rsidR="000E5E13">
        <w:rPr>
          <w:noProof/>
        </w:rPr>
        <w:t>)</w:t>
      </w:r>
      <w:r w:rsidR="00AC0DD3">
        <w:fldChar w:fldCharType="end"/>
      </w:r>
      <w:r w:rsidR="00E84AE9">
        <w:t xml:space="preserve"> (</w:t>
      </w:r>
      <w:r w:rsidR="00046675">
        <w:t>although t</w:t>
      </w:r>
      <w:r w:rsidR="00A24A84">
        <w:t xml:space="preserve">he level of this cost </w:t>
      </w:r>
      <w:r w:rsidR="00046675">
        <w:t xml:space="preserve">is debated </w:t>
      </w:r>
      <w:r w:rsidR="00046675">
        <w:fldChar w:fldCharType="begin"/>
      </w:r>
      <w:r w:rsidR="000E5E13">
        <w:instrText xml:space="preserve"> ADDIN EN.CITE &lt;EndNote&gt;&lt;Cite&gt;&lt;Author&gt;Pintor&lt;/Author&gt;&lt;Year&gt;2010&lt;/Year&gt;&lt;RecNum&gt;27&lt;/RecNum&gt;&lt;DisplayText&gt;(34)&lt;/DisplayText&gt;&lt;record&gt;&lt;rec-number&gt;27&lt;/rec-number&gt;&lt;foreign-keys&gt;&lt;key app="EN" db-id="ax5t9ztwnxe5f8edetnp2tzne0aaff55ftr5" timestamp="1457368259"&gt;27&lt;/key&gt;&lt;/foreign-keys&gt;&lt;ref-type name="Journal Article"&gt;17&lt;/ref-type&gt;&lt;contributors&gt;&lt;authors&gt;&lt;author&gt;Pintor, Anna FV&lt;/author&gt;&lt;author&gt;Krockenberger, Andrew K&lt;/author&gt;&lt;author&gt;Seymour, Jamie E&lt;/author&gt;&lt;/authors&gt;&lt;/contributors&gt;&lt;titles&gt;&lt;title&gt;Costs of venom production in the common death adder (Acanthophis antarcticus)&lt;/title&gt;&lt;secondary-title&gt;Toxicon&lt;/secondary-title&gt;&lt;/titles&gt;&lt;periodical&gt;&lt;full-title&gt;Toxicon&lt;/full-title&gt;&lt;/periodical&gt;&lt;pages&gt;1035-1042&lt;/pages&gt;&lt;volume&gt;56&lt;/volume&gt;&lt;number&gt;6&lt;/number&gt;&lt;dates&gt;&lt;year&gt;2010&lt;/year&gt;&lt;/dates&gt;&lt;isbn&gt;0041-0101&lt;/isbn&gt;&lt;urls&gt;&lt;/urls&gt;&lt;/record&gt;&lt;/Cite&gt;&lt;/EndNote&gt;</w:instrText>
      </w:r>
      <w:r w:rsidR="00046675">
        <w:fldChar w:fldCharType="separate"/>
      </w:r>
      <w:r w:rsidR="000E5E13">
        <w:rPr>
          <w:noProof/>
        </w:rPr>
        <w:t>(</w:t>
      </w:r>
      <w:hyperlink w:anchor="_ENREF_34" w:tooltip="Pintor, 2010 #27" w:history="1">
        <w:r w:rsidR="00DF1FE6">
          <w:rPr>
            <w:noProof/>
          </w:rPr>
          <w:t>34</w:t>
        </w:r>
      </w:hyperlink>
      <w:r w:rsidR="000E5E13">
        <w:rPr>
          <w:noProof/>
        </w:rPr>
        <w:t>)</w:t>
      </w:r>
      <w:r w:rsidR="00046675">
        <w:fldChar w:fldCharType="end"/>
      </w:r>
      <w:r w:rsidR="00E84AE9">
        <w:t>)</w:t>
      </w:r>
      <w:r w:rsidR="000E7B97">
        <w:t xml:space="preserve"> and requires storage</w:t>
      </w:r>
      <w:r w:rsidR="00046675">
        <w:t>,</w:t>
      </w:r>
      <w:r w:rsidR="000E7B97">
        <w:t xml:space="preserve"> the volume of venom a snake species can produce is likely to be linked </w:t>
      </w:r>
      <w:r w:rsidR="00B11E9A">
        <w:t xml:space="preserve">strongly </w:t>
      </w:r>
      <w:r w:rsidR="000E7B97">
        <w:t>to</w:t>
      </w:r>
      <w:r w:rsidR="00B11E9A">
        <w:t xml:space="preserve"> body size as</w:t>
      </w:r>
      <w:r w:rsidR="000E7B97">
        <w:t xml:space="preserve"> o</w:t>
      </w:r>
      <w:r w:rsidR="005266A2">
        <w:t>ne of the strongest determinants of trophic ecology</w:t>
      </w:r>
      <w:r w:rsidR="00E7439E">
        <w:t>.</w:t>
      </w:r>
      <w:r w:rsidR="00535369">
        <w:t xml:space="preserve"> </w:t>
      </w:r>
      <w:r w:rsidR="009751BF">
        <w:t>In general, larger predators eat larger prey</w:t>
      </w:r>
      <w:r w:rsidR="009751BF" w:rsidRPr="009751BF">
        <w:t xml:space="preserve"> </w:t>
      </w:r>
      <w:r w:rsidR="009751BF">
        <w:fldChar w:fldCharType="begin"/>
      </w:r>
      <w:r w:rsidR="00833820">
        <w:instrText xml:space="preserve"> ADDIN EN.CITE &lt;EndNote&gt;&lt;Cite&gt;&lt;Author&gt;Carbone&lt;/Author&gt;&lt;Year&gt;2014&lt;/Year&gt;&lt;RecNum&gt;93&lt;/RecNum&gt;&lt;DisplayText&gt;(18)&lt;/DisplayText&gt;&lt;record&gt;&lt;rec-number&gt;93&lt;/rec-number&gt;&lt;foreign-keys&gt;&lt;key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9751BF">
        <w:fldChar w:fldCharType="separate"/>
      </w:r>
      <w:r w:rsidR="00833820">
        <w:rPr>
          <w:noProof/>
        </w:rPr>
        <w:t>(</w:t>
      </w:r>
      <w:hyperlink w:anchor="_ENREF_18" w:tooltip="Carbone, 2014 #93" w:history="1">
        <w:r w:rsidR="00DF1FE6">
          <w:rPr>
            <w:noProof/>
          </w:rPr>
          <w:t>18</w:t>
        </w:r>
      </w:hyperlink>
      <w:r w:rsidR="00833820">
        <w:rPr>
          <w:noProof/>
        </w:rPr>
        <w:t>)</w:t>
      </w:r>
      <w:r w:rsidR="009751BF">
        <w:fldChar w:fldCharType="end"/>
      </w:r>
      <w:r w:rsidR="009751BF">
        <w:t xml:space="preserve">. </w:t>
      </w:r>
      <w:r w:rsidR="004058B3">
        <w:t xml:space="preserve">If venom is under selection for its ability to kill prey it would be expected that larger snake species would need to produce larger quantities of venom to keep pace with the subsequent increase in prey size. </w:t>
      </w:r>
      <w:r w:rsidR="00D26E0D">
        <w:t>T</w:t>
      </w:r>
      <w:r w:rsidR="004058B3">
        <w:t>he metering of venom in response to prey size seen in several species</w:t>
      </w:r>
      <w:r w:rsidR="004058B3" w:rsidDel="004058B3">
        <w:t xml:space="preserve"> </w:t>
      </w:r>
      <w:r w:rsidR="009751BF">
        <w:fldChar w:fldCharType="begin"/>
      </w:r>
      <w:r w:rsidR="000E5E13">
        <w:instrText xml:space="preserve"> ADDIN EN.CITE &lt;EndNote&gt;&lt;Cite&gt;&lt;Author&gt;Hayes&lt;/Author&gt;&lt;Year&gt;1995&lt;/Year&gt;&lt;RecNum&gt;28&lt;/RecNum&gt;&lt;DisplayText&gt;(35, 36)&lt;/DisplayText&gt;&lt;record&gt;&lt;rec-number&gt;28&lt;/rec-number&gt;&lt;foreign-keys&gt;&lt;key app="EN" db-id="ax5t9ztwnxe5f8edetnp2tzne0aaff55ftr5" timestamp="1457368338"&gt;28&lt;/key&gt;&lt;/foreign-keys&gt;&lt;ref-type name="Journal Article"&gt;17&lt;/ref-type&gt;&lt;contributors&gt;&lt;authors&gt;&lt;author&gt;Hayes, William K&lt;/author&gt;&lt;/authors&gt;&lt;/contributors&gt;&lt;titles&gt;&lt;title&gt;Venom metering by juvenile prairie rattlesnakes, Crotalus v. viridis: effects of prey size and experience&lt;/title&gt;&lt;secondary-title&gt;Animal Behaviour&lt;/secondary-title&gt;&lt;/titles&gt;&lt;periodical&gt;&lt;full-title&gt;Animal Behaviour&lt;/full-title&gt;&lt;/periodical&gt;&lt;pages&gt;33-40&lt;/pages&gt;&lt;volume&gt;50&lt;/volume&gt;&lt;number&gt;1&lt;/number&gt;&lt;dates&gt;&lt;year&gt;1995&lt;/year&gt;&lt;/dates&gt;&lt;isbn&gt;0003-3472&lt;/isbn&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9751BF">
        <w:fldChar w:fldCharType="separate"/>
      </w:r>
      <w:r w:rsidR="000E5E13">
        <w:rPr>
          <w:noProof/>
        </w:rPr>
        <w:t>(</w:t>
      </w:r>
      <w:hyperlink w:anchor="_ENREF_35" w:tooltip="Hayes, 1995 #28" w:history="1">
        <w:r w:rsidR="00DF1FE6">
          <w:rPr>
            <w:noProof/>
          </w:rPr>
          <w:t>35</w:t>
        </w:r>
      </w:hyperlink>
      <w:r w:rsidR="000E5E13">
        <w:rPr>
          <w:noProof/>
        </w:rPr>
        <w:t xml:space="preserve">, </w:t>
      </w:r>
      <w:hyperlink w:anchor="_ENREF_36" w:tooltip="Hayes, 2002 #9" w:history="1">
        <w:r w:rsidR="00DF1FE6">
          <w:rPr>
            <w:noProof/>
          </w:rPr>
          <w:t>36</w:t>
        </w:r>
      </w:hyperlink>
      <w:r w:rsidR="000E5E13">
        <w:rPr>
          <w:noProof/>
        </w:rPr>
        <w:t>)</w:t>
      </w:r>
      <w:r w:rsidR="009751BF">
        <w:fldChar w:fldCharType="end"/>
      </w:r>
      <w:r w:rsidR="00D26E0D">
        <w:t xml:space="preserve"> represents an</w:t>
      </w:r>
      <w:r w:rsidR="00B11E9A">
        <w:t xml:space="preserve">ecdotal evidence </w:t>
      </w:r>
      <w:r w:rsidR="00D26E0D">
        <w:t>of this</w:t>
      </w:r>
      <w:r w:rsidR="00B11E9A">
        <w:t xml:space="preserve"> tradeoff</w:t>
      </w:r>
      <w:r w:rsidR="009751BF">
        <w:t xml:space="preserve">. However, while bigger snakes are known to have larger amounts of venom in general </w:t>
      </w:r>
      <w:r w:rsidR="009751BF">
        <w:fldChar w:fldCharType="begin"/>
      </w:r>
      <w:r w:rsidR="000E5E13">
        <w:instrText xml:space="preserve"> ADDIN EN.CITE &lt;EndNote&gt;&lt;Cite&gt;&lt;Author&gt;Chippaux&lt;/Author&gt;&lt;Year&gt;1991&lt;/Year&gt;&lt;RecNum&gt;5&lt;/RecNum&gt;&lt;DisplayText&gt;(37)&lt;/DisplayText&gt;&lt;record&gt;&lt;rec-number&gt;5&lt;/rec-number&gt;&lt;foreign-keys&gt;&lt;key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9751BF">
        <w:fldChar w:fldCharType="separate"/>
      </w:r>
      <w:r w:rsidR="000E5E13">
        <w:rPr>
          <w:noProof/>
        </w:rPr>
        <w:t>(</w:t>
      </w:r>
      <w:hyperlink w:anchor="_ENREF_37" w:tooltip="Chippaux, 1991 #5" w:history="1">
        <w:r w:rsidR="00DF1FE6">
          <w:rPr>
            <w:noProof/>
          </w:rPr>
          <w:t>37</w:t>
        </w:r>
      </w:hyperlink>
      <w:r w:rsidR="000E5E13">
        <w:rPr>
          <w:noProof/>
        </w:rPr>
        <w:t>)</w:t>
      </w:r>
      <w:r w:rsidR="009751BF">
        <w:fldChar w:fldCharType="end"/>
      </w:r>
      <w:r w:rsidR="009751BF">
        <w:t xml:space="preserve"> </w:t>
      </w:r>
      <w:r w:rsidR="00B52257">
        <w:t xml:space="preserve">it is not known whether venom </w:t>
      </w:r>
      <w:r w:rsidR="00D6784F">
        <w:t>yield</w:t>
      </w:r>
      <w:r w:rsidR="00B52257">
        <w:t xml:space="preserve"> scales interspecifically</w:t>
      </w:r>
      <w:r w:rsidR="00D6784F">
        <w:t xml:space="preserve"> according</w:t>
      </w:r>
      <w:r w:rsidR="00B52257">
        <w:t xml:space="preserve"> to any general pattern</w:t>
      </w:r>
      <w:r w:rsidR="009751BF">
        <w:t xml:space="preserve">. </w:t>
      </w:r>
      <w:r w:rsidR="00E15A59">
        <w:t xml:space="preserve">One prediction is that </w:t>
      </w:r>
      <w:r w:rsidR="00445032">
        <w:t xml:space="preserve">venom </w:t>
      </w:r>
      <w:r w:rsidR="00D6784F">
        <w:t>yield</w:t>
      </w:r>
      <w:r w:rsidR="00445032">
        <w:t xml:space="preserve"> increase</w:t>
      </w:r>
      <w:r w:rsidR="00E15A59">
        <w:t>s</w:t>
      </w:r>
      <w:r w:rsidR="00445032">
        <w:t xml:space="preserve"> with</w:t>
      </w:r>
      <w:r w:rsidR="00E15A59">
        <w:t xml:space="preserve"> snake</w:t>
      </w:r>
      <w:r w:rsidR="00445032">
        <w:t xml:space="preserve"> body s</w:t>
      </w:r>
      <w:r w:rsidR="00E15A59">
        <w:t>ize with an exponent relating to the</w:t>
      </w:r>
      <w:r w:rsidR="00482FA0">
        <w:t>ir</w:t>
      </w:r>
      <w:r w:rsidR="00E15A59">
        <w:t xml:space="preserve"> predator</w:t>
      </w:r>
      <w:r w:rsidR="00482FA0">
        <w:t>-</w:t>
      </w:r>
      <w:r w:rsidR="00E15A59">
        <w:t xml:space="preserve">prey </w:t>
      </w:r>
      <w:r w:rsidR="007D0C64">
        <w:t>body size scaling</w:t>
      </w:r>
      <w:r>
        <w:t xml:space="preserve"> as described by</w:t>
      </w:r>
      <w:r w:rsidR="009751BF">
        <w:t xml:space="preserve"> </w:t>
      </w:r>
      <w:r>
        <w:t>(</w:t>
      </w:r>
      <w:r w:rsidR="009751BF">
        <w:t>equation 1</w:t>
      </w:r>
      <w:r>
        <w:t>)</w:t>
      </w:r>
      <w:r w:rsidR="009751BF">
        <w:t>;</w:t>
      </w:r>
    </w:p>
    <w:p w14:paraId="621901A0" w14:textId="77777777" w:rsidR="009751BF" w:rsidRPr="00523C36" w:rsidRDefault="001C6CF3" w:rsidP="009751BF">
      <w:pPr>
        <w:spacing w:line="36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prey</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9751BF">
        <w:t xml:space="preserve"> </w:t>
      </w:r>
    </w:p>
    <w:p w14:paraId="30C18CF0" w14:textId="403F1950" w:rsidR="00725A8B" w:rsidRPr="00031018" w:rsidRDefault="009751BF" w:rsidP="00335B4A">
      <w:pPr>
        <w:spacing w:line="360" w:lineRule="auto"/>
      </w:pPr>
      <w:commentRangeStart w:id="444"/>
      <w:commentRangeStart w:id="445"/>
      <w:r>
        <w:t>W</w:t>
      </w:r>
      <w:r w:rsidR="00B11E9A">
        <w:t>h</w:t>
      </w:r>
      <w:r>
        <w:t>ere</w:t>
      </w:r>
      <w:r w:rsidR="00B52257">
        <w:t xml:space="preserve"> for snakes</w:t>
      </w:r>
      <w:r>
        <w:t xml:space="preserve"> the scaling exponent </w:t>
      </w:r>
      <w:r w:rsidRPr="00046675">
        <w:rPr>
          <w:i/>
        </w:rPr>
        <w:t>a</w:t>
      </w:r>
      <w:r>
        <w:t xml:space="preserve"> is </w:t>
      </w:r>
      <w:r w:rsidRPr="001E64EB">
        <w:rPr>
          <w:color w:val="000000" w:themeColor="text1"/>
        </w:rPr>
        <w:t>approximately 0.88</w:t>
      </w:r>
      <w:r w:rsidR="004058B3">
        <w:rPr>
          <w:color w:val="000000" w:themeColor="text1"/>
        </w:rPr>
        <w:t xml:space="preserve"> </w:t>
      </w:r>
      <w:r w:rsidR="004058B3">
        <w:fldChar w:fldCharType="begin"/>
      </w:r>
      <w:r w:rsidR="00833820">
        <w:instrText xml:space="preserve"> ADDIN EN.CITE &lt;EndNote&gt;&lt;Cite&gt;&lt;Author&gt;Carbone&lt;/Author&gt;&lt;Year&gt;2014&lt;/Year&gt;&lt;RecNum&gt;93&lt;/RecNum&gt;&lt;DisplayText&gt;(18)&lt;/DisplayText&gt;&lt;record&gt;&lt;rec-number&gt;93&lt;/rec-number&gt;&lt;foreign-keys&gt;&lt;key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4058B3">
        <w:fldChar w:fldCharType="separate"/>
      </w:r>
      <w:r w:rsidR="00833820">
        <w:rPr>
          <w:noProof/>
        </w:rPr>
        <w:t>(</w:t>
      </w:r>
      <w:hyperlink w:anchor="_ENREF_18" w:tooltip="Carbone, 2014 #93" w:history="1">
        <w:r w:rsidR="00DF1FE6">
          <w:rPr>
            <w:noProof/>
          </w:rPr>
          <w:t>18</w:t>
        </w:r>
      </w:hyperlink>
      <w:r w:rsidR="00833820">
        <w:rPr>
          <w:noProof/>
        </w:rPr>
        <w:t>)</w:t>
      </w:r>
      <w:r w:rsidR="004058B3">
        <w:fldChar w:fldCharType="end"/>
      </w:r>
      <w:commentRangeEnd w:id="444"/>
      <w:r w:rsidR="007C1661">
        <w:rPr>
          <w:rStyle w:val="CommentReference"/>
        </w:rPr>
        <w:commentReference w:id="444"/>
      </w:r>
      <w:commentRangeEnd w:id="445"/>
      <w:r w:rsidR="001C18A4">
        <w:rPr>
          <w:rStyle w:val="CommentReference"/>
        </w:rPr>
        <w:commentReference w:id="445"/>
      </w:r>
      <w:r>
        <w:t xml:space="preserve">. </w:t>
      </w:r>
      <w:r w:rsidR="006B743A">
        <w:t xml:space="preserve">However, venom </w:t>
      </w:r>
      <w:r w:rsidR="00D6784F">
        <w:t>yield</w:t>
      </w:r>
      <w:r w:rsidR="006B743A">
        <w:t xml:space="preserve"> would not be expected to scale according to this exponent as the effects of </w:t>
      </w:r>
      <w:r w:rsidR="006B743A" w:rsidRPr="006B743A">
        <w:t>toxicological</w:t>
      </w:r>
      <w:r w:rsidR="006B743A" w:rsidRPr="006B743A" w:rsidDel="006B743A">
        <w:t xml:space="preserve"> </w:t>
      </w:r>
      <w:r w:rsidR="006B743A">
        <w:t xml:space="preserve">agents also follows an allometric relationship </w:t>
      </w:r>
      <w:r w:rsidR="006B743A">
        <w:fldChar w:fldCharType="begin"/>
      </w:r>
      <w:r w:rsidR="000E5E13">
        <w:instrText xml:space="preserve"> ADDIN EN.CITE &lt;EndNote&gt;&lt;Cite&gt;&lt;Author&gt;Nestorov&lt;/Author&gt;&lt;Year&gt;2003&lt;/Year&gt;&lt;RecNum&gt;101&lt;/RecNum&gt;&lt;DisplayText&gt;(38)&lt;/DisplayText&gt;&lt;record&gt;&lt;rec-number&gt;101&lt;/rec-number&gt;&lt;foreign-keys&gt;&lt;key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6B743A">
        <w:fldChar w:fldCharType="separate"/>
      </w:r>
      <w:r w:rsidR="000E5E13">
        <w:rPr>
          <w:noProof/>
        </w:rPr>
        <w:t>(</w:t>
      </w:r>
      <w:hyperlink w:anchor="_ENREF_38" w:tooltip="Nestorov, 2003 #101" w:history="1">
        <w:r w:rsidR="00DF1FE6">
          <w:rPr>
            <w:noProof/>
          </w:rPr>
          <w:t>38</w:t>
        </w:r>
      </w:hyperlink>
      <w:r w:rsidR="000E5E13">
        <w:rPr>
          <w:noProof/>
        </w:rPr>
        <w:t>)</w:t>
      </w:r>
      <w:r w:rsidR="006B743A">
        <w:fldChar w:fldCharType="end"/>
      </w:r>
      <w:r w:rsidR="006B743A">
        <w:t xml:space="preserve"> w</w:t>
      </w:r>
      <w:r w:rsidR="0023568A">
        <w:t>h</w:t>
      </w:r>
      <w:r w:rsidR="006B743A">
        <w:t>ere the amount of venom required (</w:t>
      </w:r>
      <w:r w:rsidR="006B743A" w:rsidRPr="002C7E1A">
        <w:rPr>
          <w:i/>
        </w:rPr>
        <w:t>V</w:t>
      </w:r>
      <w:r w:rsidR="006B743A">
        <w:t>)  to induce the same incapacitating effect on a prey of mass (</w:t>
      </w:r>
      <w:r w:rsidR="006B743A" w:rsidRPr="00AD60BB">
        <w:rPr>
          <w:i/>
        </w:rPr>
        <w:t>M</w:t>
      </w:r>
      <w:r w:rsidR="006B743A">
        <w:rPr>
          <w:i/>
          <w:vertAlign w:val="subscript"/>
        </w:rPr>
        <w:t>prey</w:t>
      </w:r>
      <w:r w:rsidR="006B743A">
        <w:t>) would</w:t>
      </w:r>
      <w:r w:rsidR="00B52257">
        <w:t xml:space="preserve"> be expected to</w:t>
      </w:r>
      <w:r w:rsidR="006B743A">
        <w:t xml:space="preserve"> follow (equation 2);</w:t>
      </w:r>
    </w:p>
    <w:p w14:paraId="5B61F45E" w14:textId="1E65AD2A" w:rsidR="00725A8B" w:rsidRDefault="004426D3"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prey</m:t>
                  </m:r>
                </m:sub>
              </m:sSub>
            </m:e>
            <m:sup>
              <m:r>
                <w:rPr>
                  <w:rFonts w:ascii="Cambria Math" w:hAnsi="Cambria Math"/>
                </w:rPr>
                <m:t>b</m:t>
              </m:r>
            </m:sup>
          </m:sSup>
        </m:oMath>
      </m:oMathPara>
    </w:p>
    <w:p w14:paraId="2C883AEF" w14:textId="7DDA5E22" w:rsidR="00E15A59" w:rsidRPr="00725A8B" w:rsidRDefault="002C7E1A" w:rsidP="00887523">
      <w:pPr>
        <w:spacing w:line="360" w:lineRule="auto"/>
        <w:rPr>
          <w:rFonts w:eastAsiaTheme="minorEastAsia"/>
        </w:rPr>
      </w:pPr>
      <w:r>
        <w:t>w</w:t>
      </w:r>
      <w:r w:rsidR="0023568A">
        <w:t>h</w:t>
      </w:r>
      <w:r w:rsidR="00E15A59">
        <w:t>ere</w:t>
      </w:r>
      <w:r>
        <w:t xml:space="preserve"> </w:t>
      </w:r>
      <w:r w:rsidR="00B11EC0">
        <w:rPr>
          <w:i/>
        </w:rPr>
        <w:t>b</w:t>
      </w:r>
      <w:r w:rsidR="00E15A59">
        <w:t xml:space="preserve"> is the scaling coefficient</w:t>
      </w:r>
      <w:r w:rsidR="007C1661">
        <w:t>, commonly estimated as 0.75,</w:t>
      </w:r>
      <w:r w:rsidR="00E15A59">
        <w:t xml:space="preserve"> of venoms</w:t>
      </w:r>
      <w:r w:rsidR="0023568A">
        <w:t>’</w:t>
      </w:r>
      <w:r w:rsidR="00E15A59">
        <w:t xml:space="preserve"> toxicological effects</w:t>
      </w:r>
      <w:r w:rsidR="002144EF">
        <w:t xml:space="preserve"> </w:t>
      </w:r>
      <w:r w:rsidR="002144EF">
        <w:fldChar w:fldCharType="begin"/>
      </w:r>
      <w:r w:rsidR="000E5E13">
        <w:instrText xml:space="preserve"> ADDIN EN.CITE &lt;EndNote&gt;&lt;Cite&gt;&lt;Author&gt;Nestorov&lt;/Author&gt;&lt;Year&gt;2003&lt;/Year&gt;&lt;RecNum&gt;101&lt;/RecNum&gt;&lt;DisplayText&gt;(38)&lt;/DisplayText&gt;&lt;record&gt;&lt;rec-number&gt;101&lt;/rec-number&gt;&lt;foreign-keys&gt;&lt;key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fldChar w:fldCharType="separate"/>
      </w:r>
      <w:r w:rsidR="000E5E13">
        <w:rPr>
          <w:noProof/>
        </w:rPr>
        <w:t>(</w:t>
      </w:r>
      <w:hyperlink w:anchor="_ENREF_38" w:tooltip="Nestorov, 2003 #101" w:history="1">
        <w:r w:rsidR="00DF1FE6">
          <w:rPr>
            <w:noProof/>
          </w:rPr>
          <w:t>38</w:t>
        </w:r>
      </w:hyperlink>
      <w:r w:rsidR="000E5E13">
        <w:rPr>
          <w:noProof/>
        </w:rPr>
        <w:t>)</w:t>
      </w:r>
      <w:r w:rsidR="002144EF">
        <w:fldChar w:fldCharType="end"/>
      </w:r>
      <w:r w:rsidR="00E15A59">
        <w:t>.</w:t>
      </w:r>
      <w:r w:rsidR="004F2E54">
        <w:t xml:space="preserve"> </w:t>
      </w:r>
      <w:r w:rsidR="006B743A">
        <w:t xml:space="preserve">Hence to calculate the expected allometry </w:t>
      </w:r>
      <w:r w:rsidR="00EE59FD">
        <w:t xml:space="preserve">of venom </w:t>
      </w:r>
      <w:r w:rsidR="00D6784F">
        <w:t>yield</w:t>
      </w:r>
      <w:r w:rsidR="00EE59FD">
        <w:t xml:space="preserve"> with snake body mass in a case w</w:t>
      </w:r>
      <w:r w:rsidR="0023568A">
        <w:t>h</w:t>
      </w:r>
      <w:r w:rsidR="00EE59FD">
        <w:t xml:space="preserve">ere </w:t>
      </w:r>
      <w:r w:rsidR="00D6784F">
        <w:t xml:space="preserve">yield </w:t>
      </w:r>
      <w:r w:rsidR="00EE59FD">
        <w:t xml:space="preserve">increases at a rate to match predator-prey size scaling after accounting for scaling of </w:t>
      </w:r>
      <w:r w:rsidR="00EE59FD" w:rsidRPr="006B743A">
        <w:t>toxicological</w:t>
      </w:r>
      <w:r w:rsidR="00EE59FD" w:rsidRPr="006B743A" w:rsidDel="006B743A">
        <w:t xml:space="preserve"> </w:t>
      </w:r>
      <w:r w:rsidR="00EE59FD">
        <w:t xml:space="preserve">effects we substitute </w:t>
      </w:r>
      <m:oMath>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EE59FD">
        <w:rPr>
          <w:rFonts w:eastAsiaTheme="minorEastAsia"/>
        </w:rPr>
        <w:t xml:space="preserve"> from equation 1 </w:t>
      </w:r>
      <w:r w:rsidR="00B52257">
        <w:rPr>
          <w:rFonts w:eastAsiaTheme="minorEastAsia"/>
        </w:rPr>
        <w:t xml:space="preserve">for </w:t>
      </w:r>
      <m:oMath>
        <m:sSub>
          <m:sSubPr>
            <m:ctrlPr>
              <w:rPr>
                <w:rFonts w:ascii="Cambria Math" w:hAnsi="Cambria Math"/>
                <w:i/>
              </w:rPr>
            </m:ctrlPr>
          </m:sSubPr>
          <m:e>
            <m:r>
              <w:rPr>
                <w:rFonts w:ascii="Cambria Math" w:hAnsi="Cambria Math"/>
              </w:rPr>
              <m:t>M</m:t>
            </m:r>
          </m:e>
          <m:sub>
            <m:r>
              <w:rPr>
                <w:rFonts w:ascii="Cambria Math" w:hAnsi="Cambria Math"/>
              </w:rPr>
              <m:t>prey</m:t>
            </m:r>
          </m:sub>
        </m:sSub>
      </m:oMath>
      <w:r w:rsidR="00B52257">
        <w:rPr>
          <w:rFonts w:eastAsiaTheme="minorEastAsia"/>
        </w:rPr>
        <w:t xml:space="preserve"> </w:t>
      </w:r>
      <w:r w:rsidR="00887523">
        <w:rPr>
          <w:rFonts w:eastAsiaTheme="minorEastAsia"/>
        </w:rPr>
        <w:t xml:space="preserve">to get </w:t>
      </w:r>
      <w:r w:rsidR="00234535">
        <w:t>(equation 3)</w:t>
      </w:r>
      <w:r w:rsidR="00F8130F">
        <w:t>;</w:t>
      </w:r>
      <m:oMath>
        <m:r>
          <m:rPr>
            <m:sty m:val="p"/>
          </m:rPr>
          <w:rPr>
            <w:rFonts w:ascii="Cambria Math" w:eastAsiaTheme="minorEastAsia" w:hAnsi="Cambria Math"/>
          </w:rPr>
          <m:t xml:space="preserve"> </m:t>
        </m:r>
      </m:oMath>
    </w:p>
    <w:p w14:paraId="62435522" w14:textId="1B000147" w:rsidR="00725A8B" w:rsidRDefault="00725A8B"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ab</m:t>
              </m:r>
            </m:sup>
          </m:sSup>
        </m:oMath>
      </m:oMathPara>
    </w:p>
    <w:p w14:paraId="0CDB4CD7" w14:textId="77777777" w:rsidR="0023568A" w:rsidRDefault="0013466C" w:rsidP="005266A2">
      <w:pPr>
        <w:spacing w:line="360" w:lineRule="auto"/>
        <w:rPr>
          <w:rFonts w:eastAsiaTheme="minorEastAsia"/>
        </w:rPr>
      </w:pPr>
      <w:r>
        <w:rPr>
          <w:rFonts w:eastAsiaTheme="minorEastAsia"/>
        </w:rPr>
        <w:t>If we take the commonly used value</w:t>
      </w:r>
      <w:r w:rsidR="002C7E1A">
        <w:rPr>
          <w:rFonts w:eastAsiaTheme="minorEastAsia"/>
        </w:rPr>
        <w:t xml:space="preserve"> of 0.75</w:t>
      </w:r>
      <w:r>
        <w:rPr>
          <w:rFonts w:eastAsiaTheme="minorEastAsia"/>
        </w:rPr>
        <w:t xml:space="preserve"> for the</w:t>
      </w:r>
      <w:r w:rsidR="002144EF">
        <w:rPr>
          <w:rFonts w:eastAsiaTheme="minorEastAsia"/>
        </w:rPr>
        <w:t xml:space="preserve"> interspecific</w:t>
      </w:r>
      <w:r>
        <w:rPr>
          <w:rFonts w:eastAsiaTheme="minorEastAsia"/>
        </w:rPr>
        <w:t xml:space="preserve"> scaling of drug dosages</w:t>
      </w:r>
      <w:r w:rsidR="002144EF">
        <w:rPr>
          <w:rFonts w:eastAsiaTheme="minorEastAsia"/>
        </w:rPr>
        <w:t xml:space="preserve"> </w:t>
      </w:r>
      <w:r w:rsidR="002144EF">
        <w:rPr>
          <w:rFonts w:eastAsiaTheme="minorEastAsia"/>
        </w:rPr>
        <w:fldChar w:fldCharType="begin"/>
      </w:r>
      <w:r w:rsidR="000E5E13">
        <w:rPr>
          <w:rFonts w:eastAsiaTheme="minorEastAsia"/>
        </w:rPr>
        <w:instrText xml:space="preserve"> ADDIN EN.CITE &lt;EndNote&gt;&lt;Cite&gt;&lt;Author&gt;Nestorov&lt;/Author&gt;&lt;Year&gt;2003&lt;/Year&gt;&lt;RecNum&gt;101&lt;/RecNum&gt;&lt;DisplayText&gt;(38)&lt;/DisplayText&gt;&lt;record&gt;&lt;rec-number&gt;101&lt;/rec-number&gt;&lt;foreign-keys&gt;&lt;key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rPr>
          <w:rFonts w:eastAsiaTheme="minorEastAsia"/>
        </w:rPr>
        <w:fldChar w:fldCharType="separate"/>
      </w:r>
      <w:r w:rsidR="000E5E13">
        <w:rPr>
          <w:rFonts w:eastAsiaTheme="minorEastAsia"/>
          <w:noProof/>
        </w:rPr>
        <w:t>(</w:t>
      </w:r>
      <w:hyperlink w:anchor="_ENREF_38" w:tooltip="Nestorov, 2003 #101" w:history="1">
        <w:r w:rsidR="00DF1FE6">
          <w:rPr>
            <w:rFonts w:eastAsiaTheme="minorEastAsia"/>
            <w:noProof/>
          </w:rPr>
          <w:t>38</w:t>
        </w:r>
      </w:hyperlink>
      <w:r w:rsidR="000E5E13">
        <w:rPr>
          <w:rFonts w:eastAsiaTheme="minorEastAsia"/>
          <w:noProof/>
        </w:rPr>
        <w:t>)</w:t>
      </w:r>
      <w:r w:rsidR="002144EF">
        <w:rPr>
          <w:rFonts w:eastAsiaTheme="minorEastAsia"/>
        </w:rPr>
        <w:fldChar w:fldCharType="end"/>
      </w:r>
      <w:r>
        <w:rPr>
          <w:rFonts w:eastAsiaTheme="minorEastAsia"/>
        </w:rPr>
        <w:t xml:space="preserve"> for </w:t>
      </w:r>
      <w:r w:rsidRPr="0013466C">
        <w:rPr>
          <w:rFonts w:eastAsiaTheme="minorEastAsia"/>
          <w:i/>
        </w:rPr>
        <w:t>b</w:t>
      </w:r>
      <w:r>
        <w:rPr>
          <w:rFonts w:eastAsiaTheme="minorEastAsia"/>
        </w:rPr>
        <w:t xml:space="preserve"> and</w:t>
      </w:r>
      <w:r w:rsidR="002C7E1A">
        <w:rPr>
          <w:rFonts w:eastAsiaTheme="minorEastAsia"/>
        </w:rPr>
        <w:t xml:space="preserve"> the value of </w:t>
      </w:r>
      <w:commentRangeStart w:id="446"/>
      <w:r w:rsidR="002C7E1A">
        <w:rPr>
          <w:rFonts w:eastAsiaTheme="minorEastAsia"/>
        </w:rPr>
        <w:t>0.68 for</w:t>
      </w:r>
      <w:r>
        <w:rPr>
          <w:rFonts w:eastAsiaTheme="minorEastAsia"/>
        </w:rPr>
        <w:t xml:space="preserve"> </w:t>
      </w:r>
      <w:r>
        <w:rPr>
          <w:rFonts w:eastAsiaTheme="minorEastAsia"/>
          <w:i/>
        </w:rPr>
        <w:t>a</w:t>
      </w:r>
      <w:r w:rsidR="002C7E1A">
        <w:rPr>
          <w:rFonts w:eastAsiaTheme="minorEastAsia"/>
        </w:rPr>
        <w:t xml:space="preserve"> from the scaling predator-prey mass relationship for </w:t>
      </w:r>
      <w:r>
        <w:rPr>
          <w:rFonts w:eastAsiaTheme="minorEastAsia"/>
        </w:rPr>
        <w:t xml:space="preserve">snakes </w:t>
      </w:r>
      <w:r w:rsidR="002144EF">
        <w:rPr>
          <w:rFonts w:eastAsiaTheme="minorEastAsia"/>
        </w:rPr>
        <w:lastRenderedPageBreak/>
        <w:fldChar w:fldCharType="begin"/>
      </w:r>
      <w:r w:rsidR="00833820">
        <w:rPr>
          <w:rFonts w:eastAsiaTheme="minorEastAsia"/>
        </w:rPr>
        <w:instrText xml:space="preserve"> ADDIN EN.CITE &lt;EndNote&gt;&lt;Cite&gt;&lt;Author&gt;Carbone&lt;/Author&gt;&lt;Year&gt;2014&lt;/Year&gt;&lt;RecNum&gt;93&lt;/RecNum&gt;&lt;DisplayText&gt;(18)&lt;/DisplayText&gt;&lt;record&gt;&lt;rec-number&gt;93&lt;/rec-number&gt;&lt;foreign-keys&gt;&lt;key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2144EF">
        <w:rPr>
          <w:rFonts w:eastAsiaTheme="minorEastAsia"/>
        </w:rPr>
        <w:fldChar w:fldCharType="separate"/>
      </w:r>
      <w:r w:rsidR="00833820">
        <w:rPr>
          <w:rFonts w:eastAsiaTheme="minorEastAsia"/>
          <w:noProof/>
        </w:rPr>
        <w:t>(</w:t>
      </w:r>
      <w:hyperlink w:anchor="_ENREF_18" w:tooltip="Carbone, 2014 #93" w:history="1">
        <w:r w:rsidR="00DF1FE6">
          <w:rPr>
            <w:rFonts w:eastAsiaTheme="minorEastAsia"/>
            <w:noProof/>
          </w:rPr>
          <w:t>18</w:t>
        </w:r>
      </w:hyperlink>
      <w:r w:rsidR="00833820">
        <w:rPr>
          <w:rFonts w:eastAsiaTheme="minorEastAsia"/>
          <w:noProof/>
        </w:rPr>
        <w:t>)</w:t>
      </w:r>
      <w:r w:rsidR="002144EF">
        <w:rPr>
          <w:rFonts w:eastAsiaTheme="minorEastAsia"/>
        </w:rPr>
        <w:fldChar w:fldCharType="end"/>
      </w:r>
      <w:r w:rsidR="002144EF">
        <w:rPr>
          <w:rFonts w:eastAsiaTheme="minorEastAsia"/>
        </w:rPr>
        <w:t xml:space="preserve"> </w:t>
      </w:r>
      <w:commentRangeEnd w:id="446"/>
      <w:r w:rsidR="0023568A">
        <w:rPr>
          <w:rStyle w:val="CommentReference"/>
        </w:rPr>
        <w:commentReference w:id="446"/>
      </w:r>
      <w:r>
        <w:rPr>
          <w:rFonts w:eastAsiaTheme="minorEastAsia"/>
        </w:rPr>
        <w:t>we would expect a scaling exponent of approximately 0.51 between snake venom</w:t>
      </w:r>
      <w:r w:rsidR="004C5322">
        <w:rPr>
          <w:rFonts w:eastAsiaTheme="minorEastAsia"/>
        </w:rPr>
        <w:t xml:space="preserve"> </w:t>
      </w:r>
      <w:r w:rsidR="00D6784F">
        <w:rPr>
          <w:rFonts w:eastAsiaTheme="minorEastAsia"/>
        </w:rPr>
        <w:t>yield</w:t>
      </w:r>
      <w:r>
        <w:rPr>
          <w:rFonts w:eastAsiaTheme="minorEastAsia"/>
        </w:rPr>
        <w:t xml:space="preserve"> and</w:t>
      </w:r>
      <w:r w:rsidR="00B304BB">
        <w:rPr>
          <w:rFonts w:eastAsiaTheme="minorEastAsia"/>
        </w:rPr>
        <w:t xml:space="preserve"> </w:t>
      </w:r>
      <w:r>
        <w:rPr>
          <w:rFonts w:eastAsiaTheme="minorEastAsia"/>
        </w:rPr>
        <w:t>snake mass.</w:t>
      </w:r>
    </w:p>
    <w:p w14:paraId="3536E854" w14:textId="0C1A6142" w:rsidR="008452B2" w:rsidRPr="008452B2" w:rsidRDefault="004C5322" w:rsidP="005266A2">
      <w:pPr>
        <w:spacing w:line="360" w:lineRule="auto"/>
        <w:rPr>
          <w:rFonts w:eastAsiaTheme="minorEastAsia"/>
        </w:rPr>
      </w:pPr>
      <w:r>
        <w:rPr>
          <w:rFonts w:eastAsiaTheme="minorEastAsia"/>
        </w:rPr>
        <w:t xml:space="preserve">Other predictions include </w:t>
      </w:r>
      <w:r w:rsidR="00CB5C18">
        <w:rPr>
          <w:rFonts w:eastAsiaTheme="minorEastAsia"/>
        </w:rPr>
        <w:t>the overkill hypothesis</w:t>
      </w:r>
      <w:r>
        <w:rPr>
          <w:rFonts w:eastAsiaTheme="minorEastAsia"/>
        </w:rPr>
        <w:t xml:space="preserve"> which predicts</w:t>
      </w:r>
      <w:r w:rsidR="000E7B97">
        <w:rPr>
          <w:rFonts w:eastAsiaTheme="minorEastAsia"/>
        </w:rPr>
        <w:t xml:space="preserve"> </w:t>
      </w:r>
      <w:r w:rsidR="00CB5C18">
        <w:rPr>
          <w:rFonts w:eastAsiaTheme="minorEastAsia"/>
        </w:rPr>
        <w:t xml:space="preserve">no </w:t>
      </w:r>
      <w:r w:rsidR="00B4784A">
        <w:rPr>
          <w:rFonts w:eastAsiaTheme="minorEastAsia"/>
        </w:rPr>
        <w:t>relationship</w:t>
      </w:r>
      <w:r>
        <w:rPr>
          <w:rFonts w:eastAsiaTheme="minorEastAsia"/>
        </w:rPr>
        <w:t xml:space="preserve"> between venom </w:t>
      </w:r>
      <w:r w:rsidR="00EB0B24">
        <w:rPr>
          <w:rFonts w:eastAsiaTheme="minorEastAsia"/>
        </w:rPr>
        <w:t>yield</w:t>
      </w:r>
      <w:r w:rsidR="00B4784A">
        <w:rPr>
          <w:rFonts w:eastAsiaTheme="minorEastAsia"/>
        </w:rPr>
        <w:t xml:space="preserve"> </w:t>
      </w:r>
      <w:r>
        <w:rPr>
          <w:rFonts w:eastAsiaTheme="minorEastAsia"/>
        </w:rPr>
        <w:t xml:space="preserve">and </w:t>
      </w:r>
      <w:r w:rsidR="00B4784A">
        <w:rPr>
          <w:rFonts w:eastAsiaTheme="minorEastAsia"/>
        </w:rPr>
        <w:t>prey size</w:t>
      </w:r>
      <w:r w:rsidR="0023568A">
        <w:rPr>
          <w:rFonts w:eastAsiaTheme="minorEastAsia"/>
        </w:rPr>
        <w:t xml:space="preserve"> (a with a scaling exponent of 0)</w:t>
      </w:r>
      <w:r w:rsidR="00B4784A">
        <w:rPr>
          <w:rFonts w:eastAsiaTheme="minorEastAsia"/>
        </w:rPr>
        <w:t xml:space="preserve">, </w:t>
      </w:r>
      <w:r w:rsidR="002144EF">
        <w:rPr>
          <w:rFonts w:eastAsiaTheme="minorEastAsia"/>
        </w:rPr>
        <w:t>or</w:t>
      </w:r>
      <w:r w:rsidR="00CB5C18">
        <w:rPr>
          <w:rFonts w:eastAsiaTheme="minorEastAsia"/>
        </w:rPr>
        <w:t xml:space="preserve"> alternatively</w:t>
      </w:r>
      <w:r w:rsidR="00B4784A">
        <w:rPr>
          <w:rFonts w:eastAsiaTheme="minorEastAsia"/>
        </w:rPr>
        <w:t xml:space="preserve"> venom </w:t>
      </w:r>
      <w:r w:rsidR="00EB0B24">
        <w:rPr>
          <w:rFonts w:eastAsiaTheme="minorEastAsia"/>
        </w:rPr>
        <w:t>yield</w:t>
      </w:r>
      <w:r w:rsidR="002144EF">
        <w:rPr>
          <w:rFonts w:eastAsiaTheme="minorEastAsia"/>
        </w:rPr>
        <w:t xml:space="preserve"> may scale according to constraints</w:t>
      </w:r>
      <w:r w:rsidR="00B4784A">
        <w:rPr>
          <w:rFonts w:eastAsiaTheme="minorEastAsia"/>
        </w:rPr>
        <w:t xml:space="preserve"> </w:t>
      </w:r>
      <w:r w:rsidR="002144EF">
        <w:rPr>
          <w:rFonts w:eastAsiaTheme="minorEastAsia"/>
        </w:rPr>
        <w:t>such as metabolic costs</w:t>
      </w:r>
      <w:r w:rsidR="00B304BB">
        <w:rPr>
          <w:rFonts w:eastAsiaTheme="minorEastAsia"/>
        </w:rPr>
        <w:t>, w</w:t>
      </w:r>
      <w:r w:rsidR="0023568A">
        <w:rPr>
          <w:rFonts w:eastAsiaTheme="minorEastAsia"/>
        </w:rPr>
        <w:t>h</w:t>
      </w:r>
      <w:r w:rsidR="00B304BB">
        <w:rPr>
          <w:rFonts w:eastAsiaTheme="minorEastAsia"/>
        </w:rPr>
        <w:t>ere a scaling of 0.75 would be expected</w:t>
      </w:r>
      <w:r w:rsidR="002144EF">
        <w:rPr>
          <w:rFonts w:eastAsiaTheme="minorEastAsia"/>
        </w:rPr>
        <w:t xml:space="preserve"> </w:t>
      </w:r>
      <w:r w:rsidR="002144EF">
        <w:rPr>
          <w:rFonts w:eastAsiaTheme="minorEastAsia"/>
        </w:rPr>
        <w:fldChar w:fldCharType="begin"/>
      </w:r>
      <w:r w:rsidR="000E5E13">
        <w:rPr>
          <w:rFonts w:eastAsiaTheme="minorEastAsia"/>
        </w:rPr>
        <w:instrText xml:space="preserve"> ADDIN EN.CITE &lt;EndNote&gt;&lt;Cite&gt;&lt;Author&gt;Isaac&lt;/Author&gt;&lt;Year&gt;2010&lt;/Year&gt;&lt;RecNum&gt;102&lt;/RecNum&gt;&lt;DisplayText&gt;(39)&lt;/DisplayText&gt;&lt;record&gt;&lt;rec-number&gt;102&lt;/rec-number&gt;&lt;foreign-keys&gt;&lt;key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2144EF">
        <w:rPr>
          <w:rFonts w:eastAsiaTheme="minorEastAsia"/>
        </w:rPr>
        <w:fldChar w:fldCharType="separate"/>
      </w:r>
      <w:r w:rsidR="000E5E13">
        <w:rPr>
          <w:rFonts w:eastAsiaTheme="minorEastAsia"/>
          <w:noProof/>
        </w:rPr>
        <w:t>(</w:t>
      </w:r>
      <w:hyperlink w:anchor="_ENREF_39" w:tooltip="Isaac, 2010 #102" w:history="1">
        <w:r w:rsidR="00DF1FE6">
          <w:rPr>
            <w:rFonts w:eastAsiaTheme="minorEastAsia"/>
            <w:noProof/>
          </w:rPr>
          <w:t>39</w:t>
        </w:r>
      </w:hyperlink>
      <w:r w:rsidR="000E5E13">
        <w:rPr>
          <w:rFonts w:eastAsiaTheme="minorEastAsia"/>
          <w:noProof/>
        </w:rPr>
        <w:t>)</w:t>
      </w:r>
      <w:r w:rsidR="002144EF">
        <w:rPr>
          <w:rFonts w:eastAsiaTheme="minorEastAsia"/>
        </w:rPr>
        <w:fldChar w:fldCharType="end"/>
      </w:r>
      <w:r w:rsidR="00B4784A">
        <w:rPr>
          <w:rFonts w:eastAsiaTheme="minorEastAsia"/>
        </w:rPr>
        <w:t xml:space="preserve">. At the other extreme </w:t>
      </w:r>
      <w:commentRangeStart w:id="447"/>
      <w:r w:rsidR="00B4784A">
        <w:rPr>
          <w:rFonts w:eastAsiaTheme="minorEastAsia"/>
        </w:rPr>
        <w:t>super</w:t>
      </w:r>
      <w:r w:rsidR="0023568A">
        <w:rPr>
          <w:rFonts w:eastAsiaTheme="minorEastAsia"/>
        </w:rPr>
        <w:t>-</w:t>
      </w:r>
      <w:r w:rsidR="00B4784A">
        <w:rPr>
          <w:rFonts w:eastAsiaTheme="minorEastAsia"/>
        </w:rPr>
        <w:t xml:space="preserve">linear </w:t>
      </w:r>
      <w:commentRangeEnd w:id="447"/>
      <w:r w:rsidR="0023568A">
        <w:rPr>
          <w:rStyle w:val="CommentReference"/>
        </w:rPr>
        <w:commentReference w:id="447"/>
      </w:r>
      <w:r w:rsidR="00B4784A">
        <w:rPr>
          <w:rFonts w:eastAsiaTheme="minorEastAsia"/>
        </w:rPr>
        <w:t>allometries</w:t>
      </w:r>
      <w:r w:rsidR="0023568A">
        <w:rPr>
          <w:rFonts w:eastAsiaTheme="minorEastAsia"/>
        </w:rPr>
        <w:t xml:space="preserve"> (exponents &gt;1)</w:t>
      </w:r>
      <w:r w:rsidR="00B4784A">
        <w:rPr>
          <w:rFonts w:eastAsiaTheme="minorEastAsia"/>
        </w:rPr>
        <w:t xml:space="preserve"> would suggest patterns associated with</w:t>
      </w:r>
      <w:r w:rsidR="002144EF">
        <w:rPr>
          <w:rFonts w:eastAsiaTheme="minorEastAsia"/>
        </w:rPr>
        <w:t xml:space="preserve"> drivers such as</w:t>
      </w:r>
      <w:r w:rsidR="00B4784A">
        <w:rPr>
          <w:rFonts w:eastAsiaTheme="minorEastAsia"/>
        </w:rPr>
        <w:t xml:space="preserve"> sexual selection, such as</w:t>
      </w:r>
      <w:r w:rsidR="002144EF">
        <w:rPr>
          <w:rFonts w:eastAsiaTheme="minorEastAsia"/>
        </w:rPr>
        <w:t xml:space="preserve"> proposed</w:t>
      </w:r>
      <w:r w:rsidR="00B4784A">
        <w:rPr>
          <w:rFonts w:eastAsiaTheme="minorEastAsia"/>
        </w:rPr>
        <w:t xml:space="preserve"> </w:t>
      </w:r>
      <w:r w:rsidR="000B594C">
        <w:rPr>
          <w:rFonts w:eastAsiaTheme="minorEastAsia"/>
        </w:rPr>
        <w:t>by</w:t>
      </w:r>
      <w:r w:rsidR="00B4784A">
        <w:rPr>
          <w:rFonts w:eastAsiaTheme="minorEastAsia"/>
        </w:rPr>
        <w:t xml:space="preserve"> the </w:t>
      </w:r>
      <w:r w:rsidR="002144EF">
        <w:rPr>
          <w:rFonts w:eastAsiaTheme="minorEastAsia"/>
        </w:rPr>
        <w:t>weapons hypothesis</w:t>
      </w:r>
      <w:r w:rsidR="000B594C">
        <w:rPr>
          <w:rFonts w:eastAsiaTheme="minorEastAsia"/>
        </w:rPr>
        <w:t xml:space="preserve"> </w:t>
      </w:r>
      <w:r w:rsidR="00AC54F2">
        <w:rPr>
          <w:rFonts w:eastAsiaTheme="minorEastAsia"/>
        </w:rPr>
        <w:fldChar w:fldCharType="begin"/>
      </w:r>
      <w:r w:rsidR="000E5E13">
        <w:rPr>
          <w:rFonts w:eastAsiaTheme="minorEastAsia"/>
        </w:rPr>
        <w:instrText xml:space="preserve"> ADDIN EN.CITE &lt;EndNote&gt;&lt;Cite&gt;&lt;Author&gt;Kodric-Brown&lt;/Author&gt;&lt;Year&gt;2006&lt;/Year&gt;&lt;RecNum&gt;104&lt;/RecNum&gt;&lt;DisplayText&gt;(40)&lt;/DisplayText&gt;&lt;record&gt;&lt;rec-number&gt;104&lt;/rec-number&gt;&lt;foreign-keys&gt;&lt;key app="EN" db-id="ax5t9ztwnxe5f8edetnp2tzne0aaff55ftr5" timestamp="1467324069"&gt;104&lt;/key&gt;&lt;/foreign-keys&gt;&lt;ref-type name="Journal Article"&gt;17&lt;/ref-type&gt;&lt;contributors&gt;&lt;authors&gt;&lt;author&gt;Kodric-Brown, Astrid&lt;/author&gt;&lt;author&gt;Sibly, Richard M&lt;/author&gt;&lt;author&gt;Brown, James H&lt;/author&gt;&lt;/authors&gt;&lt;/contributors&gt;&lt;titles&gt;&lt;title&gt;The allometry of ornaments and weapons&lt;/title&gt;&lt;secondary-title&gt;Proceedings of the National Academy of Sciences&lt;/secondary-title&gt;&lt;/titles&gt;&lt;periodical&gt;&lt;full-title&gt;Proceedings of the National Academy of Sciences&lt;/full-title&gt;&lt;/periodical&gt;&lt;pages&gt;8733-8738&lt;/pages&gt;&lt;volume&gt;103&lt;/volume&gt;&lt;number&gt;23&lt;/number&gt;&lt;dates&gt;&lt;year&gt;2006&lt;/year&gt;&lt;/dates&gt;&lt;isbn&gt;0027-8424&lt;/isbn&gt;&lt;urls&gt;&lt;/urls&gt;&lt;/record&gt;&lt;/Cite&gt;&lt;/EndNote&gt;</w:instrText>
      </w:r>
      <w:r w:rsidR="00AC54F2">
        <w:rPr>
          <w:rFonts w:eastAsiaTheme="minorEastAsia"/>
        </w:rPr>
        <w:fldChar w:fldCharType="separate"/>
      </w:r>
      <w:r w:rsidR="000E5E13">
        <w:rPr>
          <w:rFonts w:eastAsiaTheme="minorEastAsia"/>
          <w:noProof/>
        </w:rPr>
        <w:t>(</w:t>
      </w:r>
      <w:hyperlink w:anchor="_ENREF_40" w:tooltip="Kodric-Brown, 2006 #104" w:history="1">
        <w:r w:rsidR="00DF1FE6">
          <w:rPr>
            <w:rFonts w:eastAsiaTheme="minorEastAsia"/>
            <w:noProof/>
          </w:rPr>
          <w:t>40</w:t>
        </w:r>
      </w:hyperlink>
      <w:r w:rsidR="000E5E13">
        <w:rPr>
          <w:rFonts w:eastAsiaTheme="minorEastAsia"/>
          <w:noProof/>
        </w:rPr>
        <w:t>)</w:t>
      </w:r>
      <w:r w:rsidR="00AC54F2">
        <w:rPr>
          <w:rFonts w:eastAsiaTheme="minorEastAsia"/>
        </w:rPr>
        <w:fldChar w:fldCharType="end"/>
      </w:r>
      <w:r w:rsidR="00315A4C">
        <w:rPr>
          <w:rFonts w:eastAsiaTheme="minorEastAsia"/>
        </w:rPr>
        <w:t xml:space="preserve">, or </w:t>
      </w:r>
      <w:r w:rsidR="00DC183A">
        <w:rPr>
          <w:rFonts w:eastAsiaTheme="minorEastAsia"/>
        </w:rPr>
        <w:t>defense</w:t>
      </w:r>
      <w:r w:rsidR="00042AA2">
        <w:rPr>
          <w:rFonts w:eastAsiaTheme="minorEastAsia"/>
        </w:rPr>
        <w:t>s</w:t>
      </w:r>
      <w:r w:rsidR="000B594C">
        <w:rPr>
          <w:rFonts w:eastAsiaTheme="minorEastAsia"/>
        </w:rPr>
        <w:t xml:space="preserve"> requiring increased effectiveness with size, such as seen</w:t>
      </w:r>
      <w:r w:rsidR="00CD6EB5">
        <w:rPr>
          <w:rFonts w:eastAsiaTheme="minorEastAsia"/>
        </w:rPr>
        <w:t xml:space="preserve"> in the</w:t>
      </w:r>
      <w:r w:rsidR="000B594C">
        <w:rPr>
          <w:rFonts w:eastAsiaTheme="minorEastAsia"/>
        </w:rPr>
        <w:t xml:space="preserve"> allo</w:t>
      </w:r>
      <w:r w:rsidR="00DC183A">
        <w:rPr>
          <w:rFonts w:eastAsiaTheme="minorEastAsia"/>
        </w:rPr>
        <w:t>metry</w:t>
      </w:r>
      <w:r w:rsidR="00CD6EB5">
        <w:rPr>
          <w:rFonts w:eastAsiaTheme="minorEastAsia"/>
        </w:rPr>
        <w:t xml:space="preserve"> of horn growth</w:t>
      </w:r>
      <w:r w:rsidR="00DC183A">
        <w:rPr>
          <w:rFonts w:eastAsiaTheme="minorEastAsia"/>
        </w:rPr>
        <w:t xml:space="preserve"> in</w:t>
      </w:r>
      <w:r w:rsidR="00315A4C">
        <w:rPr>
          <w:rFonts w:eastAsiaTheme="minorEastAsia"/>
        </w:rPr>
        <w:t xml:space="preserve"> horned lizard</w:t>
      </w:r>
      <w:r w:rsidR="00DC183A">
        <w:rPr>
          <w:rFonts w:eastAsiaTheme="minorEastAsia"/>
        </w:rPr>
        <w:t xml:space="preserve">s </w:t>
      </w:r>
      <w:r w:rsidR="00DC183A">
        <w:rPr>
          <w:rFonts w:eastAsiaTheme="minorEastAsia"/>
        </w:rPr>
        <w:fldChar w:fldCharType="begin"/>
      </w:r>
      <w:r w:rsidR="000E5E13">
        <w:rPr>
          <w:rFonts w:eastAsiaTheme="minorEastAsia"/>
        </w:rPr>
        <w:instrText xml:space="preserve"> ADDIN EN.CITE &lt;EndNote&gt;&lt;Cite&gt;&lt;Author&gt;Bergmann&lt;/Author&gt;&lt;Year&gt;2012&lt;/Year&gt;&lt;RecNum&gt;103&lt;/RecNum&gt;&lt;DisplayText&gt;(41)&lt;/DisplayText&gt;&lt;record&gt;&lt;rec-number&gt;103&lt;/rec-number&gt;&lt;foreign-keys&gt;&lt;key app="EN" db-id="ax5t9ztwnxe5f8edetnp2tzne0aaff55ftr5" timestamp="1467322533"&gt;103&lt;/key&gt;&lt;/foreign-keys&gt;&lt;ref-type name="Journal Article"&gt;17&lt;/ref-type&gt;&lt;contributors&gt;&lt;authors&gt;&lt;author&gt;Bergmann, Philip J&lt;/author&gt;&lt;author&gt;Berk, Camryn P&lt;/author&gt;&lt;/authors&gt;&lt;/contributors&gt;&lt;titles&gt;&lt;title&gt;The evolution of positive allometry of weaponry in horned lizards (Phrynosoma)&lt;/title&gt;&lt;secondary-title&gt;Evolutionary Biology&lt;/secondary-title&gt;&lt;/titles&gt;&lt;periodical&gt;&lt;full-title&gt;Evolutionary Biology&lt;/full-title&gt;&lt;/periodical&gt;&lt;pages&gt;311-323&lt;/pages&gt;&lt;volume&gt;39&lt;/volume&gt;&lt;number&gt;3&lt;/number&gt;&lt;dates&gt;&lt;year&gt;2012&lt;/year&gt;&lt;/dates&gt;&lt;isbn&gt;0071-3260&lt;/isbn&gt;&lt;urls&gt;&lt;/urls&gt;&lt;/record&gt;&lt;/Cite&gt;&lt;/EndNote&gt;</w:instrText>
      </w:r>
      <w:r w:rsidR="00DC183A">
        <w:rPr>
          <w:rFonts w:eastAsiaTheme="minorEastAsia"/>
        </w:rPr>
        <w:fldChar w:fldCharType="separate"/>
      </w:r>
      <w:r w:rsidR="000E5E13">
        <w:rPr>
          <w:rFonts w:eastAsiaTheme="minorEastAsia"/>
          <w:noProof/>
        </w:rPr>
        <w:t>(</w:t>
      </w:r>
      <w:hyperlink w:anchor="_ENREF_41" w:tooltip="Bergmann, 2012 #103" w:history="1">
        <w:r w:rsidR="00DF1FE6">
          <w:rPr>
            <w:rFonts w:eastAsiaTheme="minorEastAsia"/>
            <w:noProof/>
          </w:rPr>
          <w:t>41</w:t>
        </w:r>
      </w:hyperlink>
      <w:r w:rsidR="000E5E13">
        <w:rPr>
          <w:rFonts w:eastAsiaTheme="minorEastAsia"/>
          <w:noProof/>
        </w:rPr>
        <w:t>)</w:t>
      </w:r>
      <w:r w:rsidR="00DC183A">
        <w:rPr>
          <w:rFonts w:eastAsiaTheme="minorEastAsia"/>
        </w:rPr>
        <w:fldChar w:fldCharType="end"/>
      </w:r>
      <w:r w:rsidR="00CB5C18">
        <w:rPr>
          <w:rFonts w:eastAsiaTheme="minorEastAsia"/>
        </w:rPr>
        <w:t xml:space="preserve"> (</w:t>
      </w:r>
      <w:r w:rsidR="008450A5">
        <w:rPr>
          <w:rFonts w:eastAsiaTheme="minorEastAsia"/>
        </w:rPr>
        <w:t xml:space="preserve">Figure </w:t>
      </w:r>
      <w:r w:rsidR="00CB5C18">
        <w:rPr>
          <w:rFonts w:eastAsiaTheme="minorEastAsia"/>
        </w:rPr>
        <w:t>1)</w:t>
      </w:r>
      <w:r w:rsidR="00DC183A">
        <w:rPr>
          <w:rFonts w:eastAsiaTheme="minorEastAsia"/>
        </w:rPr>
        <w:t xml:space="preserve">. </w:t>
      </w:r>
    </w:p>
    <w:p w14:paraId="6AA1C6D6" w14:textId="72A66F2C" w:rsidR="00DD307A" w:rsidRDefault="008452B2" w:rsidP="0072076F">
      <w:pPr>
        <w:spacing w:line="360" w:lineRule="auto"/>
        <w:ind w:firstLine="720"/>
      </w:pPr>
      <w:r w:rsidRPr="008452B2">
        <w:t xml:space="preserve">Finally, an overlooked feature that may also drive </w:t>
      </w:r>
      <w:r w:rsidR="00EB0B24">
        <w:t xml:space="preserve">the evolution of </w:t>
      </w:r>
      <w:r w:rsidR="00EB0B24" w:rsidRPr="008452B2">
        <w:t>both</w:t>
      </w:r>
      <w:r w:rsidR="00EB0B24">
        <w:t xml:space="preserve"> venom quantity</w:t>
      </w:r>
      <w:r w:rsidRPr="008452B2">
        <w:t xml:space="preserve"> and toxicity is habitat</w:t>
      </w:r>
      <w:r w:rsidR="008450A5">
        <w:t xml:space="preserve"> structure</w:t>
      </w:r>
      <w:r w:rsidRPr="008452B2">
        <w:t xml:space="preserve"> </w:t>
      </w:r>
      <w:r w:rsidRPr="008452B2">
        <w:fldChar w:fldCharType="begin"/>
      </w:r>
      <w:r w:rsidR="000E5E13">
        <w:instrText xml:space="preserve"> ADDIN EN.CITE &lt;EndNote&gt;&lt;Cite&gt;&lt;Author&gt;Arbuckle&lt;/Author&gt;&lt;Year&gt;2015&lt;/Year&gt;&lt;RecNum&gt;16&lt;/RecNum&gt;&lt;DisplayText&gt;(42)&lt;/DisplayText&gt;&lt;record&gt;&lt;rec-number&gt;16&lt;/rec-number&gt;&lt;foreign-keys&gt;&lt;key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Pr="008452B2">
        <w:fldChar w:fldCharType="separate"/>
      </w:r>
      <w:r w:rsidR="000E5E13">
        <w:rPr>
          <w:noProof/>
        </w:rPr>
        <w:t>(</w:t>
      </w:r>
      <w:hyperlink w:anchor="_ENREF_42" w:tooltip="Arbuckle, 2015 #16" w:history="1">
        <w:r w:rsidR="00DF1FE6">
          <w:rPr>
            <w:noProof/>
          </w:rPr>
          <w:t>42</w:t>
        </w:r>
      </w:hyperlink>
      <w:r w:rsidR="000E5E13">
        <w:rPr>
          <w:noProof/>
        </w:rPr>
        <w:t>)</w:t>
      </w:r>
      <w:r w:rsidRPr="008452B2">
        <w:fldChar w:fldCharType="end"/>
      </w:r>
      <w:r w:rsidR="00385A98">
        <w:t xml:space="preserve">. </w:t>
      </w:r>
      <w:r w:rsidR="00F46C85">
        <w:t>The structural complexity</w:t>
      </w:r>
      <w:r w:rsidRPr="008452B2">
        <w:t xml:space="preserve"> of </w:t>
      </w:r>
      <w:r w:rsidR="005F2CAA">
        <w:t>a</w:t>
      </w:r>
      <w:r w:rsidRPr="008452B2">
        <w:t xml:space="preserve"> habitat</w:t>
      </w:r>
      <w:r w:rsidR="00F46C85">
        <w:t>, such as whether it's a 2-dimensional terrestrial surface or a complex 3-dimensional forest canopy,</w:t>
      </w:r>
      <w:r w:rsidRPr="008452B2">
        <w:t xml:space="preserve"> can influence</w:t>
      </w:r>
      <w:r w:rsidR="00385A98">
        <w:t xml:space="preserve"> both</w:t>
      </w:r>
      <w:r w:rsidRPr="008452B2">
        <w:t xml:space="preserve"> encounter rates </w:t>
      </w:r>
      <w:r w:rsidRPr="008452B2">
        <w:fldChar w:fldCharType="begin"/>
      </w:r>
      <w:r w:rsidR="00833820">
        <w:instrText xml:space="preserve"> ADDIN EN.CITE &lt;EndNote&gt;&lt;Cite&gt;&lt;Author&gt;Pawar&lt;/Author&gt;&lt;Year&gt;2012&lt;/Year&gt;&lt;RecNum&gt;17&lt;/RecNum&gt;&lt;DisplayText&gt;(14, 18)&lt;/DisplayText&gt;&lt;record&gt;&lt;rec-number&gt;17&lt;/rec-number&gt;&lt;foreign-keys&gt;&lt;key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Cite&gt;&lt;Author&gt;Carbone&lt;/Author&gt;&lt;Year&gt;2014&lt;/Year&gt;&lt;RecNum&gt;93&lt;/RecNum&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Pr="008452B2">
        <w:fldChar w:fldCharType="separate"/>
      </w:r>
      <w:r w:rsidR="00833820">
        <w:rPr>
          <w:noProof/>
        </w:rPr>
        <w:t>(</w:t>
      </w:r>
      <w:hyperlink w:anchor="_ENREF_14" w:tooltip="Pawar, 2012 #17" w:history="1">
        <w:r w:rsidR="00DF1FE6">
          <w:rPr>
            <w:noProof/>
          </w:rPr>
          <w:t>14</w:t>
        </w:r>
      </w:hyperlink>
      <w:r w:rsidR="00833820">
        <w:rPr>
          <w:noProof/>
        </w:rPr>
        <w:t xml:space="preserve">, </w:t>
      </w:r>
      <w:hyperlink w:anchor="_ENREF_18" w:tooltip="Carbone, 2014 #93" w:history="1">
        <w:r w:rsidR="00DF1FE6">
          <w:rPr>
            <w:noProof/>
          </w:rPr>
          <w:t>18</w:t>
        </w:r>
      </w:hyperlink>
      <w:r w:rsidR="00833820">
        <w:rPr>
          <w:noProof/>
        </w:rPr>
        <w:t>)</w:t>
      </w:r>
      <w:r w:rsidRPr="008452B2">
        <w:fldChar w:fldCharType="end"/>
      </w:r>
      <w:r w:rsidRPr="008452B2">
        <w:t xml:space="preserve"> and</w:t>
      </w:r>
      <w:r w:rsidR="00385A98">
        <w:t xml:space="preserve"> the</w:t>
      </w:r>
      <w:r w:rsidRPr="008452B2">
        <w:t xml:space="preserve"> escape rates</w:t>
      </w:r>
      <w:r w:rsidR="00385A98">
        <w:t xml:space="preserve"> of prey</w:t>
      </w:r>
      <w:r w:rsidR="005F2CAA">
        <w:t>,</w:t>
      </w:r>
      <w:r w:rsidR="00385A98">
        <w:t xml:space="preserve"> with higher dimensional spaces increasing both</w:t>
      </w:r>
      <w:r w:rsidRPr="008452B2">
        <w:t xml:space="preserve"> </w:t>
      </w:r>
      <w:r w:rsidRPr="008452B2">
        <w:fldChar w:fldCharType="begin"/>
      </w:r>
      <w:r w:rsidR="000E5E13">
        <w:instrText xml:space="preserve"> ADDIN EN.CITE &lt;EndNote&gt;&lt;Cite&gt;&lt;Author&gt;Heithaus&lt;/Author&gt;&lt;Year&gt;2009&lt;/Year&gt;&lt;RecNum&gt;18&lt;/RecNum&gt;&lt;DisplayText&gt;(43, 44)&lt;/DisplayText&gt;&lt;record&gt;&lt;rec-number&gt;18&lt;/rec-number&gt;&lt;foreign-keys&gt;&lt;key app="EN" db-id="ax5t9ztwnxe5f8edetnp2tzne0aaff55ftr5" timestamp="1457353539"&gt;18&lt;/key&gt;&lt;/foreign-keys&gt;&lt;ref-type name="Journal Article"&gt;17&lt;/ref-type&gt;&lt;contributors&gt;&lt;authors&gt;&lt;author&gt;Heithaus, Michael R&lt;/author&gt;&lt;author&gt;Wirsing, Aaron J&lt;/author&gt;&lt;author&gt;Burkholder, Derek&lt;/author&gt;&lt;author&gt;Thomson, Jordan&lt;/author&gt;&lt;author&gt;Dill, Lawrence M&lt;/author&gt;&lt;/authors&gt;&lt;/contributors&gt;&lt;titles&gt;&lt;title&gt;Towards a predictive framework for predator risk effects: the interaction of landscape features and prey escape tactics&lt;/title&gt;&lt;secondary-title&gt;Journal of Animal Ecology&lt;/secondary-title&gt;&lt;/titles&gt;&lt;periodical&gt;&lt;full-title&gt;Journal of Animal Ecology&lt;/full-title&gt;&lt;/periodical&gt;&lt;pages&gt;556-562&lt;/pages&gt;&lt;volume&gt;78&lt;/volume&gt;&lt;number&gt;3&lt;/number&gt;&lt;dates&gt;&lt;year&gt;2009&lt;/year&gt;&lt;/dates&gt;&lt;isbn&gt;1365-2656&lt;/isbn&gt;&lt;urls&gt;&lt;/urls&gt;&lt;/record&gt;&lt;/Cite&gt;&lt;Cite&gt;&lt;Author&gt;Møller&lt;/Author&gt;&lt;Year&gt;2010&lt;/Year&gt;&lt;RecNum&gt;19&lt;/RecNum&gt;&lt;record&gt;&lt;rec-number&gt;19&lt;/rec-number&gt;&lt;foreign-keys&gt;&lt;key app="EN" db-id="ax5t9ztwnxe5f8edetnp2tzne0aaff55ftr5" timestamp="1457353745"&gt;19&lt;/key&gt;&lt;/foreign-keys&gt;&lt;ref-type name="Journal Article"&gt;17&lt;/ref-type&gt;&lt;contributors&gt;&lt;authors&gt;&lt;author&gt;Møller, AP&lt;/author&gt;&lt;/authors&gt;&lt;/contributors&gt;&lt;titles&gt;&lt;title&gt;Up, up, and away: relative importance of horizontal and vertical escape from predators for survival and senescence&lt;/title&gt;&lt;secondary-title&gt;Journal of evolutionary biology&lt;/secondary-title&gt;&lt;/titles&gt;&lt;periodical&gt;&lt;full-title&gt;Journal of evolutionary biology&lt;/full-title&gt;&lt;/periodical&gt;&lt;pages&gt;1689-1698&lt;/pages&gt;&lt;volume&gt;23&lt;/volume&gt;&lt;number&gt;8&lt;/number&gt;&lt;dates&gt;&lt;year&gt;2010&lt;/year&gt;&lt;/dates&gt;&lt;isbn&gt;1420-9101&lt;/isbn&gt;&lt;urls&gt;&lt;/urls&gt;&lt;/record&gt;&lt;/Cite&gt;&lt;/EndNote&gt;</w:instrText>
      </w:r>
      <w:r w:rsidRPr="008452B2">
        <w:fldChar w:fldCharType="separate"/>
      </w:r>
      <w:r w:rsidR="000E5E13">
        <w:rPr>
          <w:noProof/>
        </w:rPr>
        <w:t>(</w:t>
      </w:r>
      <w:hyperlink w:anchor="_ENREF_43" w:tooltip="Heithaus, 2009 #18" w:history="1">
        <w:r w:rsidR="00DF1FE6">
          <w:rPr>
            <w:noProof/>
          </w:rPr>
          <w:t>43</w:t>
        </w:r>
      </w:hyperlink>
      <w:r w:rsidR="000E5E13">
        <w:rPr>
          <w:noProof/>
        </w:rPr>
        <w:t xml:space="preserve">, </w:t>
      </w:r>
      <w:hyperlink w:anchor="_ENREF_44" w:tooltip="Møller, 2010 #19" w:history="1">
        <w:r w:rsidR="00DF1FE6">
          <w:rPr>
            <w:noProof/>
          </w:rPr>
          <w:t>44</w:t>
        </w:r>
      </w:hyperlink>
      <w:r w:rsidR="000E5E13">
        <w:rPr>
          <w:noProof/>
        </w:rPr>
        <w:t>)</w:t>
      </w:r>
      <w:r w:rsidRPr="008452B2">
        <w:fldChar w:fldCharType="end"/>
      </w:r>
      <w:r w:rsidR="00385A98">
        <w:t>. Hence predators in</w:t>
      </w:r>
      <w:r w:rsidR="005F2CAA">
        <w:t xml:space="preserve"> high dimensional</w:t>
      </w:r>
      <w:r w:rsidR="00385A98">
        <w:t xml:space="preserve"> habitats with</w:t>
      </w:r>
      <w:r w:rsidR="005F2CAA">
        <w:t xml:space="preserve"> associated</w:t>
      </w:r>
      <w:r w:rsidR="00385A98">
        <w:t xml:space="preserve"> </w:t>
      </w:r>
      <w:r w:rsidR="008450A5">
        <w:t xml:space="preserve">increased </w:t>
      </w:r>
      <w:r w:rsidR="00385A98">
        <w:t>escape rate</w:t>
      </w:r>
      <w:r w:rsidR="008450A5">
        <w:t>s</w:t>
      </w:r>
      <w:r w:rsidR="00385A98">
        <w:t xml:space="preserve"> may compensate through</w:t>
      </w:r>
      <w:r w:rsidR="008450A5">
        <w:t xml:space="preserve"> larger </w:t>
      </w:r>
      <w:r w:rsidR="00EB0B24">
        <w:t>yields</w:t>
      </w:r>
      <w:r w:rsidR="008450A5">
        <w:t xml:space="preserve"> of more potent</w:t>
      </w:r>
      <w:r w:rsidR="00385A98">
        <w:t xml:space="preserve"> venom</w:t>
      </w:r>
      <w:r w:rsidR="008450A5">
        <w:t xml:space="preserve"> in order</w:t>
      </w:r>
      <w:r w:rsidR="00385A98">
        <w:t xml:space="preserve"> to increase capture rates. </w:t>
      </w:r>
      <w:r w:rsidRPr="008452B2">
        <w:t xml:space="preserve">For example, strike and release </w:t>
      </w:r>
      <w:r w:rsidR="007B5C0E" w:rsidRPr="008452B2">
        <w:t>behaviors</w:t>
      </w:r>
      <w:r w:rsidRPr="008452B2">
        <w:t xml:space="preserve"> </w:t>
      </w:r>
      <w:r w:rsidR="00CD6EB5">
        <w:t xml:space="preserve">may be less </w:t>
      </w:r>
      <w:r w:rsidRPr="008452B2">
        <w:t>successful in either</w:t>
      </w:r>
      <w:r w:rsidR="00F46C85">
        <w:t xml:space="preserve"> 3-dimensional</w:t>
      </w:r>
      <w:r w:rsidRPr="008452B2">
        <w:t xml:space="preserve"> arboreal or aquatic environments</w:t>
      </w:r>
      <w:r w:rsidR="000E646A">
        <w:t xml:space="preserve"> requiring</w:t>
      </w:r>
      <w:r w:rsidRPr="008452B2">
        <w:t xml:space="preserve"> higher toxicities to incapacitate prey</w:t>
      </w:r>
      <w:r w:rsidR="00CD6EB5">
        <w:t xml:space="preserve"> quickly</w:t>
      </w:r>
      <w:r w:rsidRPr="008452B2">
        <w:t xml:space="preserve">. </w:t>
      </w:r>
      <w:r w:rsidR="009A637D">
        <w:t>Conversely</w:t>
      </w:r>
      <w:r w:rsidR="00140B7A">
        <w:t xml:space="preserve"> </w:t>
      </w:r>
      <w:r w:rsidR="007B1B43">
        <w:t>there</w:t>
      </w:r>
      <w:r w:rsidR="00140B7A">
        <w:t xml:space="preserve"> may be less of a requirement for high potencies and </w:t>
      </w:r>
      <w:r w:rsidR="00EB0B24">
        <w:t xml:space="preserve">large reservoirs of </w:t>
      </w:r>
      <w:r w:rsidR="00140B7A">
        <w:t xml:space="preserve">venom due to </w:t>
      </w:r>
      <w:r w:rsidR="009A637D">
        <w:t>increases in encounter rates, and hence feeding opportunities, in high dimensional habitats</w:t>
      </w:r>
      <w:r w:rsidR="005F2CAA">
        <w:t xml:space="preserve"> which may compensate for possible increases</w:t>
      </w:r>
      <w:r w:rsidR="009A637D">
        <w:t xml:space="preserve"> </w:t>
      </w:r>
      <w:r w:rsidR="005F2CAA">
        <w:t>in</w:t>
      </w:r>
      <w:r w:rsidR="009A637D" w:rsidRPr="00140B7A">
        <w:t xml:space="preserve"> escape rates</w:t>
      </w:r>
      <w:r w:rsidR="00140B7A" w:rsidRPr="00140B7A">
        <w:t>.</w:t>
      </w:r>
    </w:p>
    <w:p w14:paraId="735C31DD" w14:textId="1E8E4425" w:rsidR="006B6AAA" w:rsidRDefault="00140B7A" w:rsidP="001D0048">
      <w:pPr>
        <w:spacing w:line="360" w:lineRule="auto"/>
      </w:pPr>
      <w:r w:rsidRPr="00140B7A">
        <w:t>Here we test the importance of these multiple potential drivers</w:t>
      </w:r>
      <w:r w:rsidR="009E4AFA">
        <w:t xml:space="preserve"> of both venom quantity and potency</w:t>
      </w:r>
      <w:r w:rsidR="006B6AAA">
        <w:t xml:space="preserve">, </w:t>
      </w:r>
      <w:r w:rsidR="006B6AAA" w:rsidRPr="00140B7A">
        <w:t xml:space="preserve">as measured </w:t>
      </w:r>
      <w:r w:rsidR="006B6AAA">
        <w:t>using median</w:t>
      </w:r>
      <w:r w:rsidR="006B6AAA" w:rsidRPr="00140B7A">
        <w:t xml:space="preserve"> lethal dose (LD</w:t>
      </w:r>
      <w:r w:rsidR="006B6AAA" w:rsidRPr="00140B7A">
        <w:rPr>
          <w:vertAlign w:val="subscript"/>
        </w:rPr>
        <w:t>50</w:t>
      </w:r>
      <w:r w:rsidR="006B6AAA" w:rsidRPr="00140B7A">
        <w:t>)</w:t>
      </w:r>
      <w:r w:rsidR="006B6AAA">
        <w:t>,</w:t>
      </w:r>
      <w:r w:rsidR="009E4AFA">
        <w:t xml:space="preserve"> </w:t>
      </w:r>
      <w:r w:rsidRPr="00140B7A">
        <w:t>in a</w:t>
      </w:r>
      <w:r w:rsidR="009E4AFA">
        <w:t xml:space="preserve"> phylogenetically corrected comparative</w:t>
      </w:r>
      <w:r w:rsidRPr="00140B7A">
        <w:t xml:space="preserve"> analysis </w:t>
      </w:r>
      <w:r w:rsidR="009E4AFA">
        <w:t>of</w:t>
      </w:r>
      <w:r w:rsidR="009E4AFA" w:rsidRPr="00140B7A">
        <w:t xml:space="preserve"> </w:t>
      </w:r>
      <w:r w:rsidRPr="00140B7A">
        <w:t>ninety-nine species of venomous snakes.</w:t>
      </w:r>
      <w:r w:rsidR="006B6AAA">
        <w:t xml:space="preserve"> Using the phylogenetic distance between species used to measure </w:t>
      </w:r>
      <w:r w:rsidR="006B6AAA" w:rsidRPr="00140B7A">
        <w:t>LD</w:t>
      </w:r>
      <w:r w:rsidR="006B6AAA" w:rsidRPr="00140B7A">
        <w:rPr>
          <w:vertAlign w:val="subscript"/>
        </w:rPr>
        <w:t>50</w:t>
      </w:r>
      <w:r w:rsidR="006B6AAA">
        <w:t xml:space="preserve"> and dietary species, </w:t>
      </w:r>
      <w:r w:rsidR="004C3433">
        <w:t xml:space="preserve">we </w:t>
      </w:r>
      <w:r w:rsidR="00502BCC">
        <w:t>test</w:t>
      </w:r>
      <w:r w:rsidRPr="00140B7A">
        <w:t xml:space="preserve">; </w:t>
      </w:r>
    </w:p>
    <w:p w14:paraId="1146D033" w14:textId="3DC9CA83" w:rsidR="006B6AAA" w:rsidRPr="001D0048" w:rsidRDefault="00925D0F" w:rsidP="001D0048">
      <w:pPr>
        <w:pStyle w:val="ListParagraph"/>
        <w:numPr>
          <w:ilvl w:val="0"/>
          <w:numId w:val="7"/>
        </w:numPr>
        <w:spacing w:line="360" w:lineRule="auto"/>
        <w:rPr>
          <w:color w:val="000000" w:themeColor="text1"/>
        </w:rPr>
      </w:pPr>
      <w:r w:rsidRPr="001D0048">
        <w:rPr>
          <w:color w:val="000000" w:themeColor="text1"/>
        </w:rPr>
        <w:t xml:space="preserve">the </w:t>
      </w:r>
      <w:r w:rsidR="003C4993" w:rsidRPr="001D0048">
        <w:rPr>
          <w:color w:val="000000" w:themeColor="text1"/>
        </w:rPr>
        <w:t>overkill hypothesis</w:t>
      </w:r>
      <w:r w:rsidRPr="001D0048">
        <w:rPr>
          <w:color w:val="000000" w:themeColor="text1"/>
        </w:rPr>
        <w:t>:</w:t>
      </w:r>
      <w:r w:rsidR="003C4993" w:rsidRPr="001D0048">
        <w:rPr>
          <w:color w:val="000000" w:themeColor="text1"/>
        </w:rPr>
        <w:t xml:space="preserve"> that there is</w:t>
      </w:r>
      <w:r w:rsidR="00502BCC" w:rsidRPr="001D0048">
        <w:rPr>
          <w:color w:val="000000" w:themeColor="text1"/>
        </w:rPr>
        <w:t xml:space="preserve"> no relationship between </w:t>
      </w:r>
      <w:r w:rsidR="001D0048" w:rsidRPr="001D0048">
        <w:rPr>
          <w:color w:val="000000" w:themeColor="text1"/>
        </w:rPr>
        <w:t xml:space="preserve">venom potency and the species on which it was </w:t>
      </w:r>
      <w:r w:rsidR="001D0048">
        <w:rPr>
          <w:color w:val="000000" w:themeColor="text1"/>
        </w:rPr>
        <w:t>measured</w:t>
      </w:r>
      <w:r w:rsidR="001D0048" w:rsidRPr="001D0048">
        <w:rPr>
          <w:color w:val="000000" w:themeColor="text1"/>
        </w:rPr>
        <w:t xml:space="preserve"> or between venom yield and</w:t>
      </w:r>
      <w:r w:rsidR="004C3433" w:rsidRPr="001D0048">
        <w:rPr>
          <w:color w:val="000000" w:themeColor="text1"/>
        </w:rPr>
        <w:t xml:space="preserve"> prey size</w:t>
      </w:r>
      <w:r w:rsidR="001D0048" w:rsidRPr="001D0048">
        <w:rPr>
          <w:color w:val="000000" w:themeColor="text1"/>
        </w:rPr>
        <w:t>.</w:t>
      </w:r>
    </w:p>
    <w:p w14:paraId="461E09D2" w14:textId="521A2344" w:rsidR="006B6AAA" w:rsidRPr="001D0048" w:rsidRDefault="00F16A2A" w:rsidP="001D0048">
      <w:pPr>
        <w:pStyle w:val="ListParagraph"/>
        <w:numPr>
          <w:ilvl w:val="0"/>
          <w:numId w:val="7"/>
        </w:numPr>
        <w:spacing w:line="360" w:lineRule="auto"/>
        <w:rPr>
          <w:color w:val="000000" w:themeColor="text1"/>
        </w:rPr>
      </w:pPr>
      <w:r w:rsidRPr="001D0048">
        <w:rPr>
          <w:color w:val="000000" w:themeColor="text1"/>
        </w:rPr>
        <w:t xml:space="preserve">the importance of </w:t>
      </w:r>
      <w:r w:rsidR="00AA7B74" w:rsidRPr="001D0048">
        <w:rPr>
          <w:color w:val="000000" w:themeColor="text1"/>
        </w:rPr>
        <w:t>trophic drive</w:t>
      </w:r>
      <w:r w:rsidRPr="001D0048">
        <w:rPr>
          <w:color w:val="000000" w:themeColor="text1"/>
        </w:rPr>
        <w:t>r</w:t>
      </w:r>
      <w:r w:rsidR="00A32B51" w:rsidRPr="001D0048">
        <w:rPr>
          <w:color w:val="000000" w:themeColor="text1"/>
        </w:rPr>
        <w:t>s</w:t>
      </w:r>
      <w:r w:rsidRPr="001D0048">
        <w:rPr>
          <w:color w:val="000000" w:themeColor="text1"/>
        </w:rPr>
        <w:t xml:space="preserve"> on</w:t>
      </w:r>
      <w:r w:rsidR="00AA7B74" w:rsidRPr="001D0048">
        <w:rPr>
          <w:color w:val="000000" w:themeColor="text1"/>
        </w:rPr>
        <w:t xml:space="preserve"> venom evolution</w:t>
      </w:r>
      <w:r w:rsidR="001D0048">
        <w:rPr>
          <w:color w:val="000000" w:themeColor="text1"/>
        </w:rPr>
        <w:t xml:space="preserve"> including:</w:t>
      </w:r>
      <w:r w:rsidRPr="001D0048">
        <w:rPr>
          <w:color w:val="000000" w:themeColor="text1"/>
        </w:rPr>
        <w:t xml:space="preserve"> </w:t>
      </w:r>
      <w:r w:rsidR="00326D2E" w:rsidRPr="001D0048">
        <w:rPr>
          <w:color w:val="000000" w:themeColor="text1"/>
        </w:rPr>
        <w:t>that venom potency is higher (lower LD</w:t>
      </w:r>
      <w:r w:rsidR="00326D2E" w:rsidRPr="001D0048">
        <w:rPr>
          <w:color w:val="000000" w:themeColor="text1"/>
          <w:vertAlign w:val="subscript"/>
        </w:rPr>
        <w:t>50</w:t>
      </w:r>
      <w:r w:rsidR="00326D2E" w:rsidRPr="001D0048">
        <w:rPr>
          <w:color w:val="000000" w:themeColor="text1"/>
        </w:rPr>
        <w:t xml:space="preserve">) when tested on model species phylogenetically closer to species found in the diet; </w:t>
      </w:r>
      <w:r w:rsidR="00925D0F" w:rsidRPr="001D0048">
        <w:rPr>
          <w:color w:val="000000" w:themeColor="text1"/>
        </w:rPr>
        <w:t>and</w:t>
      </w:r>
      <w:r w:rsidR="00326D2E" w:rsidRPr="001D0048">
        <w:rPr>
          <w:color w:val="000000" w:themeColor="text1"/>
        </w:rPr>
        <w:t xml:space="preserve"> that</w:t>
      </w:r>
      <w:r w:rsidR="00925D0F" w:rsidRPr="001D0048">
        <w:rPr>
          <w:color w:val="000000" w:themeColor="text1"/>
        </w:rPr>
        <w:t xml:space="preserve"> </w:t>
      </w:r>
      <w:r w:rsidRPr="001D0048">
        <w:rPr>
          <w:color w:val="000000" w:themeColor="text1"/>
        </w:rPr>
        <w:t xml:space="preserve">snake </w:t>
      </w:r>
      <w:r w:rsidR="00925D0F" w:rsidRPr="001D0048">
        <w:rPr>
          <w:color w:val="000000" w:themeColor="text1"/>
        </w:rPr>
        <w:t xml:space="preserve">species </w:t>
      </w:r>
      <w:r w:rsidR="00326D2E" w:rsidRPr="001D0048">
        <w:rPr>
          <w:color w:val="000000" w:themeColor="text1"/>
        </w:rPr>
        <w:t>which include</w:t>
      </w:r>
      <w:r w:rsidR="00925D0F" w:rsidRPr="001D0048">
        <w:rPr>
          <w:color w:val="000000" w:themeColor="text1"/>
        </w:rPr>
        <w:t xml:space="preserve"> </w:t>
      </w:r>
      <w:r w:rsidR="00AA7B74" w:rsidRPr="001D0048">
        <w:rPr>
          <w:color w:val="000000" w:themeColor="text1"/>
        </w:rPr>
        <w:t>eggs in their diets have lower</w:t>
      </w:r>
      <w:r w:rsidRPr="001D0048">
        <w:rPr>
          <w:color w:val="000000" w:themeColor="text1"/>
        </w:rPr>
        <w:t xml:space="preserve"> venom potencies</w:t>
      </w:r>
      <w:r w:rsidR="00326D2E" w:rsidRPr="001D0048">
        <w:rPr>
          <w:color w:val="000000" w:themeColor="text1"/>
        </w:rPr>
        <w:t xml:space="preserve"> (higher LD</w:t>
      </w:r>
      <w:r w:rsidR="00326D2E" w:rsidRPr="001D0048">
        <w:rPr>
          <w:color w:val="000000" w:themeColor="text1"/>
          <w:vertAlign w:val="subscript"/>
        </w:rPr>
        <w:t>50</w:t>
      </w:r>
      <w:r w:rsidR="00326D2E" w:rsidRPr="001D0048">
        <w:rPr>
          <w:color w:val="000000" w:themeColor="text1"/>
        </w:rPr>
        <w:t>)</w:t>
      </w:r>
      <w:r w:rsidR="00A32B51" w:rsidRPr="001D0048">
        <w:rPr>
          <w:color w:val="000000" w:themeColor="text1"/>
        </w:rPr>
        <w:t xml:space="preserve"> or </w:t>
      </w:r>
      <w:r w:rsidR="006378DF" w:rsidRPr="001D0048">
        <w:rPr>
          <w:color w:val="000000" w:themeColor="text1"/>
        </w:rPr>
        <w:t>yields</w:t>
      </w:r>
      <w:r w:rsidR="001D0048">
        <w:rPr>
          <w:color w:val="000000" w:themeColor="text1"/>
        </w:rPr>
        <w:t>.</w:t>
      </w:r>
    </w:p>
    <w:p w14:paraId="5139A953" w14:textId="0365F248" w:rsidR="006B6AAA" w:rsidRPr="00C82254" w:rsidRDefault="00F16A2A" w:rsidP="00C82254">
      <w:pPr>
        <w:pStyle w:val="ListParagraph"/>
        <w:numPr>
          <w:ilvl w:val="0"/>
          <w:numId w:val="7"/>
        </w:numPr>
        <w:spacing w:line="360" w:lineRule="auto"/>
        <w:rPr>
          <w:color w:val="000000" w:themeColor="text1"/>
        </w:rPr>
      </w:pPr>
      <w:r w:rsidRPr="001D0048">
        <w:rPr>
          <w:color w:val="000000" w:themeColor="text1"/>
        </w:rPr>
        <w:lastRenderedPageBreak/>
        <w:t xml:space="preserve">the importance of </w:t>
      </w:r>
      <w:r w:rsidR="00346F9B" w:rsidRPr="001D0048">
        <w:rPr>
          <w:color w:val="000000" w:themeColor="text1"/>
        </w:rPr>
        <w:t xml:space="preserve">macorecological </w:t>
      </w:r>
      <w:r w:rsidRPr="001D0048">
        <w:rPr>
          <w:color w:val="000000" w:themeColor="text1"/>
        </w:rPr>
        <w:t xml:space="preserve">drivers </w:t>
      </w:r>
      <w:r w:rsidR="00B01859" w:rsidRPr="001D0048">
        <w:rPr>
          <w:color w:val="000000" w:themeColor="text1"/>
        </w:rPr>
        <w:t xml:space="preserve">on </w:t>
      </w:r>
      <w:r w:rsidRPr="001D0048">
        <w:rPr>
          <w:color w:val="000000" w:themeColor="text1"/>
        </w:rPr>
        <w:t>venom evolution</w:t>
      </w:r>
      <w:r w:rsidR="001D0048">
        <w:rPr>
          <w:color w:val="000000" w:themeColor="text1"/>
        </w:rPr>
        <w:t xml:space="preserve"> with scaling of venom yield with snake body mass predicted from predator-prey size scaling to be </w:t>
      </w:r>
      <w:r w:rsidR="001D0048" w:rsidRPr="001D0048">
        <w:rPr>
          <w:color w:val="000000" w:themeColor="text1"/>
        </w:rPr>
        <w:t>approximately 0.51</w:t>
      </w:r>
      <w:r w:rsidR="001D0048">
        <w:rPr>
          <w:color w:val="000000" w:themeColor="text1"/>
        </w:rPr>
        <w:t xml:space="preserve">; from metabolic constraints to be 0.75; and from </w:t>
      </w:r>
      <w:r w:rsidR="00E16F1C" w:rsidRPr="00C82254">
        <w:rPr>
          <w:color w:val="000000" w:themeColor="text1"/>
        </w:rPr>
        <w:t>other potential drivers such as</w:t>
      </w:r>
      <w:r w:rsidR="004C47A6" w:rsidRPr="00C82254">
        <w:rPr>
          <w:color w:val="000000" w:themeColor="text1"/>
        </w:rPr>
        <w:t xml:space="preserve"> sexual selection and</w:t>
      </w:r>
      <w:r w:rsidR="00E16F1C" w:rsidRPr="00C82254">
        <w:rPr>
          <w:color w:val="000000" w:themeColor="text1"/>
        </w:rPr>
        <w:t xml:space="preserve"> the weapons hypothesis</w:t>
      </w:r>
      <w:r w:rsidR="004C47A6" w:rsidRPr="00C82254">
        <w:rPr>
          <w:color w:val="000000" w:themeColor="text1"/>
        </w:rPr>
        <w:t xml:space="preserve"> </w:t>
      </w:r>
      <w:r w:rsidR="00C82254">
        <w:rPr>
          <w:color w:val="000000" w:themeColor="text1"/>
        </w:rPr>
        <w:t>to be</w:t>
      </w:r>
      <w:r w:rsidR="004C47A6" w:rsidRPr="00C82254">
        <w:rPr>
          <w:color w:val="000000" w:themeColor="text1"/>
        </w:rPr>
        <w:t xml:space="preserve"> superlinear</w:t>
      </w:r>
      <w:r w:rsidR="00C82254">
        <w:rPr>
          <w:color w:val="000000" w:themeColor="text1"/>
        </w:rPr>
        <w:t>.</w:t>
      </w:r>
      <w:r w:rsidR="00C73C47" w:rsidRPr="00C82254">
        <w:rPr>
          <w:color w:val="000000" w:themeColor="text1"/>
        </w:rPr>
        <w:t xml:space="preserve"> </w:t>
      </w:r>
    </w:p>
    <w:p w14:paraId="28216697" w14:textId="13696B24" w:rsidR="006B6AAA" w:rsidRPr="001D0048" w:rsidRDefault="00C73C47" w:rsidP="001D0048">
      <w:pPr>
        <w:pStyle w:val="ListParagraph"/>
        <w:numPr>
          <w:ilvl w:val="0"/>
          <w:numId w:val="7"/>
        </w:numPr>
        <w:spacing w:line="360" w:lineRule="auto"/>
        <w:rPr>
          <w:color w:val="000000" w:themeColor="text1"/>
        </w:rPr>
      </w:pPr>
      <w:r w:rsidRPr="001D0048">
        <w:rPr>
          <w:color w:val="000000" w:themeColor="text1"/>
        </w:rPr>
        <w:t>the importance of habitat dimensionality on venom evolution, in particular that; species in high dimensional habitats show e</w:t>
      </w:r>
      <w:r w:rsidR="00C82254">
        <w:rPr>
          <w:color w:val="000000" w:themeColor="text1"/>
        </w:rPr>
        <w:t>ither higher or lower potencies.</w:t>
      </w:r>
    </w:p>
    <w:p w14:paraId="0DA9DA0D" w14:textId="0922AC8A" w:rsidR="00A727C3" w:rsidRDefault="002B179E" w:rsidP="001D0048">
      <w:pPr>
        <w:spacing w:line="360" w:lineRule="auto"/>
        <w:ind w:left="360"/>
      </w:pPr>
      <w:commentRangeStart w:id="448"/>
      <w:r>
        <w:t xml:space="preserve">We show that both trophic and macroecological factors are important in driving venom evolution with </w:t>
      </w:r>
      <w:r w:rsidR="00B01859">
        <w:t>patterns supporting</w:t>
      </w:r>
      <w:r>
        <w:t xml:space="preserve"> prey-specific</w:t>
      </w:r>
      <w:r w:rsidR="00B01859">
        <w:t xml:space="preserve"> venom</w:t>
      </w:r>
      <w:r>
        <w:t xml:space="preserve"> in general and venom </w:t>
      </w:r>
      <w:r w:rsidR="004C47A6">
        <w:t>quantity</w:t>
      </w:r>
      <w:r>
        <w:t xml:space="preserve"> </w:t>
      </w:r>
      <w:r w:rsidR="00C82254">
        <w:t xml:space="preserve">both </w:t>
      </w:r>
      <w:r>
        <w:t xml:space="preserve">scaling as predicted by metabolic </w:t>
      </w:r>
      <w:r w:rsidR="00B01859">
        <w:t xml:space="preserve">cost </w:t>
      </w:r>
      <w:r>
        <w:t>constraints</w:t>
      </w:r>
      <w:r w:rsidR="00C82254">
        <w:t xml:space="preserve"> and lower in higher dimensional habitats</w:t>
      </w:r>
      <w:r>
        <w:t xml:space="preserve">. </w:t>
      </w:r>
      <w:commentRangeEnd w:id="448"/>
      <w:r w:rsidR="0023568A">
        <w:rPr>
          <w:rStyle w:val="CommentReference"/>
        </w:rPr>
        <w:commentReference w:id="448"/>
      </w:r>
    </w:p>
    <w:p w14:paraId="0E36CF24" w14:textId="77777777" w:rsidR="006B6AAA" w:rsidRPr="006B6AAA" w:rsidRDefault="006B6AAA" w:rsidP="006B6AAA">
      <w:pPr>
        <w:spacing w:line="360" w:lineRule="auto"/>
      </w:pPr>
    </w:p>
    <w:p w14:paraId="797395D4" w14:textId="77777777" w:rsidR="000B594C" w:rsidRDefault="000B594C" w:rsidP="003D13F7">
      <w:pPr>
        <w:spacing w:line="360" w:lineRule="auto"/>
        <w:outlineLvl w:val="0"/>
        <w:rPr>
          <w:b/>
          <w:sz w:val="28"/>
          <w:szCs w:val="28"/>
        </w:rPr>
      </w:pPr>
      <w:r w:rsidRPr="00A6180A">
        <w:rPr>
          <w:b/>
          <w:sz w:val="28"/>
          <w:szCs w:val="28"/>
        </w:rPr>
        <w:t>Results</w:t>
      </w:r>
    </w:p>
    <w:p w14:paraId="1B30DB6F" w14:textId="1DFDC706" w:rsidR="008D71C8" w:rsidRPr="008D71C8" w:rsidRDefault="008D71C8" w:rsidP="003D13F7">
      <w:pPr>
        <w:spacing w:line="360" w:lineRule="auto"/>
        <w:outlineLvl w:val="0"/>
        <w:rPr>
          <w:rFonts w:eastAsia="Times New Roman"/>
        </w:rPr>
      </w:pPr>
      <w:r w:rsidRPr="008D71C8">
        <w:rPr>
          <w:rFonts w:eastAsia="Times New Roman"/>
        </w:rPr>
        <w:t>Our</w:t>
      </w:r>
      <w:r w:rsidR="00AF51A8">
        <w:rPr>
          <w:rFonts w:eastAsia="Times New Roman"/>
        </w:rPr>
        <w:t xml:space="preserve"> final compiled</w:t>
      </w:r>
      <w:r w:rsidRPr="008D71C8">
        <w:rPr>
          <w:rFonts w:eastAsia="Times New Roman"/>
        </w:rPr>
        <w:t xml:space="preserve"> dataset of venom traits and corresponding trophic and macroecological data consisted of </w:t>
      </w:r>
      <w:r w:rsidRPr="008D71C8">
        <w:t>275 observations over 99 species</w:t>
      </w:r>
      <w:r w:rsidR="00AF51A8">
        <w:rPr>
          <w:rFonts w:eastAsia="Times New Roman"/>
        </w:rPr>
        <w:t xml:space="preserve"> which c</w:t>
      </w:r>
      <w:r w:rsidR="00042302">
        <w:rPr>
          <w:rFonts w:eastAsia="Times New Roman"/>
        </w:rPr>
        <w:t xml:space="preserve">orresponds to the data used in the </w:t>
      </w:r>
      <w:r w:rsidR="00AF51A8">
        <w:rPr>
          <w:rFonts w:eastAsia="Times New Roman"/>
        </w:rPr>
        <w:t>main analysis. We also conducted supplementary analysis w</w:t>
      </w:r>
      <w:r w:rsidR="0023568A">
        <w:rPr>
          <w:rFonts w:eastAsia="Times New Roman"/>
        </w:rPr>
        <w:t>h</w:t>
      </w:r>
      <w:r w:rsidR="00AF51A8">
        <w:rPr>
          <w:rFonts w:eastAsia="Times New Roman"/>
        </w:rPr>
        <w:t>ere we included whether species to are known to using constricting behaviors</w:t>
      </w:r>
      <w:r w:rsidR="0023568A">
        <w:rPr>
          <w:rFonts w:eastAsia="Times New Roman"/>
        </w:rPr>
        <w:t xml:space="preserve"> </w:t>
      </w:r>
      <w:commentRangeStart w:id="449"/>
      <w:r w:rsidR="0023568A">
        <w:rPr>
          <w:rFonts w:eastAsia="Times New Roman"/>
        </w:rPr>
        <w:t>in place or augmenting venom delivery</w:t>
      </w:r>
      <w:commentRangeEnd w:id="449"/>
      <w:r w:rsidR="0023568A">
        <w:rPr>
          <w:rStyle w:val="CommentReference"/>
        </w:rPr>
        <w:commentReference w:id="449"/>
      </w:r>
      <w:r w:rsidR="00AF51A8">
        <w:rPr>
          <w:rFonts w:eastAsia="Times New Roman"/>
        </w:rPr>
        <w:t xml:space="preserve">; the inclusion of habitat type and finally an analysis including prey body size which was conducted using a reduced dataset of </w:t>
      </w:r>
      <w:r w:rsidR="00AF51A8" w:rsidRPr="000B594C">
        <w:t xml:space="preserve">177 observations </w:t>
      </w:r>
      <w:r w:rsidR="00AF51A8">
        <w:t>across</w:t>
      </w:r>
      <w:r w:rsidR="00AF51A8" w:rsidRPr="000B594C">
        <w:t xml:space="preserve"> 68 species</w:t>
      </w:r>
      <w:r w:rsidR="00AF51A8">
        <w:rPr>
          <w:rFonts w:eastAsia="Times New Roman"/>
        </w:rPr>
        <w:t xml:space="preserve">. We report </w:t>
      </w:r>
      <w:r w:rsidR="00042302">
        <w:rPr>
          <w:rFonts w:eastAsia="Times New Roman"/>
        </w:rPr>
        <w:t>the</w:t>
      </w:r>
      <w:r w:rsidR="00AF51A8">
        <w:rPr>
          <w:rFonts w:eastAsia="Times New Roman"/>
        </w:rPr>
        <w:t xml:space="preserve"> results across all models </w:t>
      </w:r>
      <w:r w:rsidR="00042302">
        <w:rPr>
          <w:rFonts w:eastAsia="Times New Roman"/>
        </w:rPr>
        <w:t>relating to</w:t>
      </w:r>
      <w:r w:rsidR="00AF51A8">
        <w:rPr>
          <w:rFonts w:eastAsia="Times New Roman"/>
        </w:rPr>
        <w:t xml:space="preserve"> the importance of each driving factor</w:t>
      </w:r>
      <w:r w:rsidR="00042302">
        <w:rPr>
          <w:rFonts w:eastAsia="Times New Roman"/>
        </w:rPr>
        <w:t xml:space="preserve"> in order below</w:t>
      </w:r>
      <w:r w:rsidR="00EE01E3">
        <w:rPr>
          <w:rFonts w:eastAsia="Times New Roman"/>
        </w:rPr>
        <w:t xml:space="preserve"> (Table A1)</w:t>
      </w:r>
      <w:r w:rsidR="00042302">
        <w:rPr>
          <w:rFonts w:eastAsia="Times New Roman"/>
        </w:rPr>
        <w:t>.</w:t>
      </w:r>
    </w:p>
    <w:p w14:paraId="273BFC77" w14:textId="43513693" w:rsidR="00A6180A" w:rsidRPr="008D71C8" w:rsidRDefault="00A6180A" w:rsidP="003D13F7">
      <w:pPr>
        <w:spacing w:line="360" w:lineRule="auto"/>
        <w:outlineLvl w:val="0"/>
        <w:rPr>
          <w:b/>
        </w:rPr>
      </w:pPr>
      <w:r w:rsidRPr="008D71C8">
        <w:rPr>
          <w:b/>
        </w:rPr>
        <w:t>Predator-prey coevolution</w:t>
      </w:r>
    </w:p>
    <w:p w14:paraId="51F74C41" w14:textId="750622CC" w:rsidR="00A6180A" w:rsidRPr="0032583D" w:rsidRDefault="00A6180A" w:rsidP="000B594C">
      <w:pPr>
        <w:spacing w:line="360" w:lineRule="auto"/>
      </w:pPr>
      <w:r w:rsidRPr="008D71C8">
        <w:rPr>
          <w:lang w:val="en-IE"/>
        </w:rPr>
        <w:t>Despite</w:t>
      </w:r>
      <w:r w:rsidR="008D71C8" w:rsidRPr="008D71C8">
        <w:rPr>
          <w:lang w:val="en-IE"/>
        </w:rPr>
        <w:t xml:space="preserve"> the presence of only eight</w:t>
      </w:r>
      <w:r w:rsidR="00042302">
        <w:rPr>
          <w:lang w:val="en-IE"/>
        </w:rPr>
        <w:t xml:space="preserve"> egg eating</w:t>
      </w:r>
      <w:r w:rsidR="008D71C8" w:rsidRPr="008D71C8">
        <w:rPr>
          <w:lang w:val="en-IE"/>
        </w:rPr>
        <w:t xml:space="preserve"> species</w:t>
      </w:r>
      <w:r w:rsidR="008D71C8" w:rsidRPr="0032583D">
        <w:rPr>
          <w:lang w:val="en-IE"/>
        </w:rPr>
        <w:t xml:space="preserve"> in our dataset</w:t>
      </w:r>
      <w:r w:rsidR="0023568A">
        <w:rPr>
          <w:lang w:val="en-IE"/>
        </w:rPr>
        <w:t>,</w:t>
      </w:r>
      <w:r w:rsidR="008D71C8" w:rsidRPr="0032583D">
        <w:rPr>
          <w:lang w:val="en-IE"/>
        </w:rPr>
        <w:t xml:space="preserve"> </w:t>
      </w:r>
      <w:r w:rsidRPr="0032583D">
        <w:t>LD</w:t>
      </w:r>
      <w:r w:rsidRPr="0032583D">
        <w:rPr>
          <w:vertAlign w:val="subscript"/>
        </w:rPr>
        <w:t xml:space="preserve">50 </w:t>
      </w:r>
      <w:r w:rsidRPr="0032583D">
        <w:t>was found to be significantly higher in species with eggs in their diet in both the main and constriction models</w:t>
      </w:r>
      <w:r w:rsidR="00A23552" w:rsidRPr="0032583D">
        <w:t xml:space="preserve">, </w:t>
      </w:r>
      <w:r w:rsidR="00E36631">
        <w:t>while</w:t>
      </w:r>
      <w:r w:rsidR="00E36631" w:rsidRPr="0032583D">
        <w:t xml:space="preserve"> </w:t>
      </w:r>
      <w:r w:rsidR="00A23552" w:rsidRPr="0032583D">
        <w:t>v</w:t>
      </w:r>
      <w:r w:rsidRPr="0032583D">
        <w:t xml:space="preserve">enom </w:t>
      </w:r>
      <w:r w:rsidR="004C47A6">
        <w:t>yield</w:t>
      </w:r>
      <w:r w:rsidRPr="0032583D">
        <w:t xml:space="preserve"> </w:t>
      </w:r>
      <w:r w:rsidR="00E36631">
        <w:t>had</w:t>
      </w:r>
      <w:r w:rsidR="00042302" w:rsidRPr="0032583D">
        <w:t xml:space="preserve"> </w:t>
      </w:r>
      <w:r w:rsidRPr="0032583D">
        <w:t>a negative</w:t>
      </w:r>
      <w:r w:rsidR="00E36631">
        <w:t xml:space="preserve">, but </w:t>
      </w:r>
      <w:r w:rsidR="00E36631" w:rsidRPr="0032583D">
        <w:t>non-significant</w:t>
      </w:r>
      <w:r w:rsidR="00E36631">
        <w:t>,</w:t>
      </w:r>
      <w:r w:rsidRPr="0032583D">
        <w:t xml:space="preserve"> association with </w:t>
      </w:r>
      <w:r w:rsidR="00E36631">
        <w:t xml:space="preserve">ovivorous behavior </w:t>
      </w:r>
      <w:r w:rsidR="00EE01E3">
        <w:t>in all models (Figure 2; Tables A1-5</w:t>
      </w:r>
      <w:r w:rsidRPr="0032583D">
        <w:t>).</w:t>
      </w:r>
    </w:p>
    <w:p w14:paraId="3EF5D908" w14:textId="1D769A85" w:rsidR="0015598C" w:rsidRDefault="000B594C" w:rsidP="00031D64">
      <w:pPr>
        <w:spacing w:line="360" w:lineRule="auto"/>
        <w:ind w:firstLine="720"/>
      </w:pPr>
      <w:r w:rsidRPr="0032583D">
        <w:t xml:space="preserve">Of the species included within the analysis only 14 species </w:t>
      </w:r>
      <w:r w:rsidR="00E36631">
        <w:t>had</w:t>
      </w:r>
      <w:r w:rsidR="00E36631" w:rsidRPr="0032583D">
        <w:t xml:space="preserve"> </w:t>
      </w:r>
      <w:r w:rsidRPr="0032583D">
        <w:t>a diet completely matching that of the LD</w:t>
      </w:r>
      <w:r w:rsidRPr="0032583D">
        <w:rPr>
          <w:vertAlign w:val="subscript"/>
        </w:rPr>
        <w:t>50</w:t>
      </w:r>
      <w:r w:rsidRPr="0032583D">
        <w:t xml:space="preserve"> model</w:t>
      </w:r>
      <w:r w:rsidR="00E36631">
        <w:t xml:space="preserve"> the</w:t>
      </w:r>
      <w:r w:rsidR="00B93825">
        <w:t>ir venom</w:t>
      </w:r>
      <w:r w:rsidR="00E36631">
        <w:t xml:space="preserve"> </w:t>
      </w:r>
      <w:r w:rsidR="00B93825">
        <w:t xml:space="preserve">was </w:t>
      </w:r>
      <w:r w:rsidR="00E36631">
        <w:t>tested on</w:t>
      </w:r>
      <w:r w:rsidR="002D0609" w:rsidRPr="0032583D">
        <w:t xml:space="preserve">, i.e. </w:t>
      </w:r>
      <w:r w:rsidR="006D672F" w:rsidRPr="0032583D">
        <w:t>the LD</w:t>
      </w:r>
      <w:r w:rsidR="006D672F" w:rsidRPr="0032583D">
        <w:rPr>
          <w:vertAlign w:val="subscript"/>
        </w:rPr>
        <w:t>5</w:t>
      </w:r>
      <w:r w:rsidR="00135203" w:rsidRPr="0032583D">
        <w:rPr>
          <w:vertAlign w:val="subscript"/>
        </w:rPr>
        <w:t>0</w:t>
      </w:r>
      <w:r w:rsidR="006D672F" w:rsidRPr="0032583D">
        <w:t xml:space="preserve"> of</w:t>
      </w:r>
      <w:r w:rsidR="006D672F">
        <w:t xml:space="preserve"> a species with a</w:t>
      </w:r>
      <w:r w:rsidR="002D0609">
        <w:t xml:space="preserve"> diet including 100% mammals</w:t>
      </w:r>
      <w:r w:rsidR="006D672F">
        <w:t xml:space="preserve"> tested using a mouse model</w:t>
      </w:r>
      <w:r w:rsidR="002D0609">
        <w:t>.</w:t>
      </w:r>
      <w:r w:rsidRPr="000B594C">
        <w:t xml:space="preserve"> </w:t>
      </w:r>
      <w:r w:rsidR="002D0609">
        <w:t>Most</w:t>
      </w:r>
      <w:r w:rsidRPr="000B594C">
        <w:t xml:space="preserve"> species in the dataset </w:t>
      </w:r>
      <w:r w:rsidR="00B93825">
        <w:t xml:space="preserve">had </w:t>
      </w:r>
      <w:r w:rsidR="002D0609">
        <w:t>a diet with a least some component not matching the</w:t>
      </w:r>
      <w:r w:rsidR="002D0609" w:rsidRPr="002D0609">
        <w:t xml:space="preserve"> LD</w:t>
      </w:r>
      <w:r w:rsidR="002D0609" w:rsidRPr="002D0609">
        <w:rPr>
          <w:vertAlign w:val="subscript"/>
        </w:rPr>
        <w:t>50</w:t>
      </w:r>
      <w:r w:rsidR="002D0609" w:rsidRPr="000B594C">
        <w:t xml:space="preserve"> model</w:t>
      </w:r>
      <w:r w:rsidRPr="000B594C">
        <w:t xml:space="preserve"> as reflected by a median evolutionary distance</w:t>
      </w:r>
      <w:r w:rsidR="002D0609">
        <w:t xml:space="preserve"> </w:t>
      </w:r>
      <w:r w:rsidR="002D0609" w:rsidRPr="000B594C">
        <w:t>of 211.3 million years</w:t>
      </w:r>
      <w:r w:rsidRPr="000B594C">
        <w:t xml:space="preserve"> between the</w:t>
      </w:r>
      <w:r w:rsidR="00B93825">
        <w:t xml:space="preserve"> common ancestors of the dietary </w:t>
      </w:r>
      <w:r w:rsidR="00B93825">
        <w:lastRenderedPageBreak/>
        <w:t xml:space="preserve">taxa </w:t>
      </w:r>
      <w:r w:rsidRPr="000B594C">
        <w:t xml:space="preserve">and the </w:t>
      </w:r>
      <w:r w:rsidRPr="002D0609">
        <w:t>LD</w:t>
      </w:r>
      <w:r w:rsidRPr="002D0609">
        <w:rPr>
          <w:vertAlign w:val="subscript"/>
        </w:rPr>
        <w:t>50</w:t>
      </w:r>
      <w:r w:rsidRPr="002D0609">
        <w:t xml:space="preserve"> </w:t>
      </w:r>
      <w:r w:rsidRPr="000B594C">
        <w:t>species</w:t>
      </w:r>
      <w:r w:rsidR="002D0609">
        <w:t xml:space="preserve">. </w:t>
      </w:r>
      <w:r w:rsidRPr="000B594C">
        <w:t>In all models</w:t>
      </w:r>
      <w:r w:rsidR="0023568A">
        <w:t>,</w:t>
      </w:r>
      <w:r w:rsidRPr="000B594C">
        <w:t xml:space="preserve"> species</w:t>
      </w:r>
      <w:r w:rsidR="0023568A">
        <w:t>’</w:t>
      </w:r>
      <w:r w:rsidRPr="000B594C">
        <w:t xml:space="preserve"> </w:t>
      </w:r>
      <w:r w:rsidRPr="002D0609">
        <w:t>LD</w:t>
      </w:r>
      <w:r w:rsidRPr="002D0609">
        <w:rPr>
          <w:vertAlign w:val="subscript"/>
        </w:rPr>
        <w:t>50</w:t>
      </w:r>
      <w:r w:rsidRPr="000B594C">
        <w:t xml:space="preserve"> increased with mean phylogenetic distance between the diet and the </w:t>
      </w:r>
      <w:r w:rsidRPr="002D0609">
        <w:t>LD</w:t>
      </w:r>
      <w:r w:rsidRPr="002D0609">
        <w:rPr>
          <w:vertAlign w:val="subscript"/>
        </w:rPr>
        <w:t>50</w:t>
      </w:r>
      <w:r w:rsidRPr="000B594C">
        <w:t xml:space="preserve"> model </w:t>
      </w:r>
      <w:r w:rsidR="00A72B90">
        <w:t xml:space="preserve">such that </w:t>
      </w:r>
      <w:r w:rsidR="00B93825">
        <w:t xml:space="preserve">snake </w:t>
      </w:r>
      <w:r w:rsidRPr="000B594C">
        <w:t xml:space="preserve">species with diets </w:t>
      </w:r>
      <w:r w:rsidR="005718A8" w:rsidRPr="000B594C">
        <w:t>phylogenetically</w:t>
      </w:r>
      <w:r w:rsidRPr="000B594C">
        <w:t xml:space="preserve"> close to the LD</w:t>
      </w:r>
      <w:r w:rsidRPr="000B594C">
        <w:rPr>
          <w:vertAlign w:val="subscript"/>
        </w:rPr>
        <w:t>50</w:t>
      </w:r>
      <w:r w:rsidRPr="000B594C">
        <w:t xml:space="preserve"> model</w:t>
      </w:r>
      <w:r w:rsidR="00B93825">
        <w:t xml:space="preserve"> species </w:t>
      </w:r>
      <w:r w:rsidRPr="000B594C">
        <w:t>hav</w:t>
      </w:r>
      <w:r w:rsidR="00B93825">
        <w:t>ing</w:t>
      </w:r>
      <w:r w:rsidRPr="000B594C">
        <w:t xml:space="preserve"> higher </w:t>
      </w:r>
      <w:r w:rsidR="00B93825">
        <w:t>potencies</w:t>
      </w:r>
      <w:r w:rsidR="00B93825" w:rsidRPr="000B594C">
        <w:t xml:space="preserve"> </w:t>
      </w:r>
      <w:r w:rsidR="00EE01E3">
        <w:t>(Figure 2</w:t>
      </w:r>
      <w:r w:rsidRPr="000B594C">
        <w:t>; table</w:t>
      </w:r>
      <w:r w:rsidR="00706549">
        <w:t xml:space="preserve"> A3-4</w:t>
      </w:r>
      <w:r w:rsidRPr="000B594C">
        <w:t>; Figure 1B).  From the main model, after back</w:t>
      </w:r>
      <w:r w:rsidR="00A72B90">
        <w:t>-</w:t>
      </w:r>
      <w:r w:rsidRPr="000B594C">
        <w:t xml:space="preserve">transforming the mean </w:t>
      </w:r>
      <w:r w:rsidR="005718A8" w:rsidRPr="000B594C">
        <w:t>centered</w:t>
      </w:r>
      <w:r w:rsidRPr="000B594C">
        <w:t xml:space="preserve"> log</w:t>
      </w:r>
      <w:r w:rsidRPr="000B594C">
        <w:rPr>
          <w:vertAlign w:val="subscript"/>
        </w:rPr>
        <w:t>10</w:t>
      </w:r>
      <w:r w:rsidRPr="000B594C">
        <w:t xml:space="preserve"> value, LD</w:t>
      </w:r>
      <w:r w:rsidRPr="000B594C">
        <w:rPr>
          <w:vertAlign w:val="subscript"/>
        </w:rPr>
        <w:t>50</w:t>
      </w:r>
      <w:r w:rsidRPr="000B594C">
        <w:t xml:space="preserve"> </w:t>
      </w:r>
      <w:r w:rsidR="00684702">
        <w:t>was found to increase by</w:t>
      </w:r>
      <w:r w:rsidRPr="000B594C">
        <w:t xml:space="preserve"> 1.44 for every 100 million years between the species in the diet and that of the LD</w:t>
      </w:r>
      <w:r w:rsidRPr="000B594C">
        <w:rPr>
          <w:vertAlign w:val="subscript"/>
        </w:rPr>
        <w:t>50</w:t>
      </w:r>
      <w:r w:rsidRPr="000B594C">
        <w:t xml:space="preserve"> model. This </w:t>
      </w:r>
      <w:r w:rsidR="000F1768">
        <w:t>estimate</w:t>
      </w:r>
      <w:r w:rsidR="00A72B90">
        <w:t xml:space="preserve"> is made</w:t>
      </w:r>
      <w:r w:rsidR="00A72B90" w:rsidRPr="000B594C">
        <w:t xml:space="preserve"> </w:t>
      </w:r>
      <w:commentRangeStart w:id="450"/>
      <w:r w:rsidRPr="000B594C">
        <w:t xml:space="preserve">after correcting </w:t>
      </w:r>
      <w:commentRangeEnd w:id="450"/>
      <w:r w:rsidR="00A72B90">
        <w:rPr>
          <w:rStyle w:val="CommentReference"/>
        </w:rPr>
        <w:commentReference w:id="450"/>
      </w:r>
      <w:r w:rsidRPr="000B594C">
        <w:t>for LD</w:t>
      </w:r>
      <w:r w:rsidRPr="000B594C">
        <w:rPr>
          <w:vertAlign w:val="subscript"/>
        </w:rPr>
        <w:t>50</w:t>
      </w:r>
      <w:r w:rsidRPr="000B594C">
        <w:t xml:space="preserve"> injection route w</w:t>
      </w:r>
      <w:r w:rsidR="00A72B90">
        <w:t>h</w:t>
      </w:r>
      <w:r w:rsidRPr="000B594C">
        <w:t xml:space="preserve">ere intravenous and </w:t>
      </w:r>
      <w:r w:rsidR="006D672F" w:rsidRPr="006D672F">
        <w:t>Intraperitoneal</w:t>
      </w:r>
      <w:r w:rsidR="006D672F" w:rsidRPr="006D672F" w:rsidDel="006D672F">
        <w:t xml:space="preserve"> </w:t>
      </w:r>
      <w:r w:rsidRPr="000B594C">
        <w:t>routes were found to have lower LD</w:t>
      </w:r>
      <w:r w:rsidRPr="000B594C">
        <w:rPr>
          <w:vertAlign w:val="subscript"/>
        </w:rPr>
        <w:t>50</w:t>
      </w:r>
      <w:r w:rsidRPr="000B594C">
        <w:t xml:space="preserve"> values in comparison to a subcutaneous route (</w:t>
      </w:r>
      <w:r w:rsidR="00706549">
        <w:t>Figure 2; T</w:t>
      </w:r>
      <w:r w:rsidRPr="000B594C">
        <w:t>able</w:t>
      </w:r>
      <w:r w:rsidR="00706549">
        <w:t xml:space="preserve"> A1</w:t>
      </w:r>
      <w:r w:rsidRPr="000B594C">
        <w:t>-3).</w:t>
      </w:r>
    </w:p>
    <w:p w14:paraId="0763F015" w14:textId="32232AAB" w:rsidR="00327156" w:rsidRPr="000B594C" w:rsidRDefault="00327156" w:rsidP="009F15AF">
      <w:pPr>
        <w:spacing w:line="360" w:lineRule="auto"/>
        <w:rPr>
          <w:lang w:val="en-IE"/>
        </w:rPr>
      </w:pPr>
    </w:p>
    <w:p w14:paraId="66DC335D" w14:textId="77777777" w:rsidR="006E2343" w:rsidRDefault="006E2343" w:rsidP="000B594C">
      <w:pPr>
        <w:spacing w:line="360" w:lineRule="auto"/>
      </w:pPr>
    </w:p>
    <w:p w14:paraId="640C19A6" w14:textId="77777777" w:rsidR="009F15AF" w:rsidRDefault="009F15AF" w:rsidP="000B594C">
      <w:pPr>
        <w:spacing w:line="360" w:lineRule="auto"/>
        <w:rPr>
          <w:color w:val="000000" w:themeColor="text1"/>
          <w:sz w:val="20"/>
          <w:szCs w:val="20"/>
        </w:rPr>
      </w:pPr>
    </w:p>
    <w:p w14:paraId="3F40E459" w14:textId="77777777" w:rsidR="009F15AF" w:rsidRDefault="009F15AF" w:rsidP="000B594C">
      <w:pPr>
        <w:spacing w:line="360" w:lineRule="auto"/>
        <w:rPr>
          <w:color w:val="000000" w:themeColor="text1"/>
          <w:sz w:val="20"/>
          <w:szCs w:val="20"/>
        </w:rPr>
      </w:pPr>
    </w:p>
    <w:p w14:paraId="37850B84" w14:textId="77777777" w:rsidR="009F15AF" w:rsidRDefault="009F15AF" w:rsidP="000B594C">
      <w:pPr>
        <w:spacing w:line="360" w:lineRule="auto"/>
        <w:rPr>
          <w:color w:val="000000" w:themeColor="text1"/>
          <w:sz w:val="20"/>
          <w:szCs w:val="20"/>
        </w:rPr>
      </w:pPr>
    </w:p>
    <w:p w14:paraId="061790FC" w14:textId="77777777" w:rsidR="009F15AF" w:rsidRDefault="009F15AF" w:rsidP="000B594C">
      <w:pPr>
        <w:spacing w:line="360" w:lineRule="auto"/>
        <w:rPr>
          <w:color w:val="000000" w:themeColor="text1"/>
          <w:sz w:val="20"/>
          <w:szCs w:val="20"/>
        </w:rPr>
      </w:pPr>
    </w:p>
    <w:p w14:paraId="5121D8B4" w14:textId="77777777" w:rsidR="009F15AF" w:rsidRDefault="009F15AF" w:rsidP="000B594C">
      <w:pPr>
        <w:spacing w:line="360" w:lineRule="auto"/>
        <w:rPr>
          <w:color w:val="000000" w:themeColor="text1"/>
          <w:sz w:val="20"/>
          <w:szCs w:val="20"/>
        </w:rPr>
      </w:pPr>
    </w:p>
    <w:p w14:paraId="1A836455" w14:textId="77777777" w:rsidR="009F15AF" w:rsidRDefault="009F15AF" w:rsidP="000B594C">
      <w:pPr>
        <w:spacing w:line="360" w:lineRule="auto"/>
        <w:rPr>
          <w:color w:val="000000" w:themeColor="text1"/>
          <w:sz w:val="20"/>
          <w:szCs w:val="20"/>
        </w:rPr>
      </w:pPr>
    </w:p>
    <w:p w14:paraId="3DACDCC8" w14:textId="77777777" w:rsidR="009F15AF" w:rsidRDefault="009F15AF" w:rsidP="000B594C">
      <w:pPr>
        <w:spacing w:line="360" w:lineRule="auto"/>
        <w:rPr>
          <w:color w:val="000000" w:themeColor="text1"/>
          <w:sz w:val="20"/>
          <w:szCs w:val="20"/>
        </w:rPr>
      </w:pPr>
    </w:p>
    <w:p w14:paraId="5B20A3B6" w14:textId="6452A857" w:rsidR="000B594C" w:rsidRPr="009F15AF" w:rsidRDefault="009F15AF" w:rsidP="000B594C">
      <w:pPr>
        <w:spacing w:line="360" w:lineRule="auto"/>
        <w:rPr>
          <w:sz w:val="20"/>
          <w:szCs w:val="20"/>
        </w:rPr>
      </w:pPr>
      <w:r w:rsidRPr="009F15AF">
        <w:rPr>
          <w:color w:val="000000" w:themeColor="text1"/>
          <w:sz w:val="20"/>
          <w:szCs w:val="20"/>
        </w:rPr>
        <w:t>Fi</w:t>
      </w:r>
      <w:r w:rsidR="00ED42A7">
        <w:rPr>
          <w:color w:val="000000" w:themeColor="text1"/>
          <w:sz w:val="20"/>
          <w:szCs w:val="20"/>
        </w:rPr>
        <w:t>gure 2</w:t>
      </w:r>
      <w:r w:rsidR="000B594C" w:rsidRPr="009F15AF">
        <w:rPr>
          <w:color w:val="000000" w:themeColor="text1"/>
          <w:sz w:val="20"/>
          <w:szCs w:val="20"/>
        </w:rPr>
        <w:t xml:space="preserve">. </w:t>
      </w:r>
      <w:r w:rsidR="00E00507" w:rsidRPr="009F15AF">
        <w:rPr>
          <w:color w:val="000000" w:themeColor="text1"/>
          <w:sz w:val="20"/>
          <w:szCs w:val="20"/>
        </w:rPr>
        <w:t xml:space="preserve">Posterior </w:t>
      </w:r>
      <w:r w:rsidR="00E00507" w:rsidRPr="009F15AF">
        <w:rPr>
          <w:sz w:val="20"/>
          <w:szCs w:val="20"/>
        </w:rPr>
        <w:t>distributions of LD</w:t>
      </w:r>
      <w:r w:rsidR="00E00507" w:rsidRPr="009F15AF">
        <w:rPr>
          <w:sz w:val="20"/>
          <w:szCs w:val="20"/>
          <w:vertAlign w:val="subscript"/>
        </w:rPr>
        <w:t>50</w:t>
      </w:r>
      <w:r w:rsidR="00E00507" w:rsidRPr="009F15AF">
        <w:rPr>
          <w:sz w:val="20"/>
          <w:szCs w:val="20"/>
        </w:rPr>
        <w:t xml:space="preserve"> and mean venom volume e</w:t>
      </w:r>
      <w:r w:rsidR="000B594C" w:rsidRPr="009F15AF">
        <w:rPr>
          <w:sz w:val="20"/>
          <w:szCs w:val="20"/>
        </w:rPr>
        <w:t>stimates</w:t>
      </w:r>
      <w:r w:rsidR="00E00507" w:rsidRPr="009F15AF">
        <w:rPr>
          <w:sz w:val="20"/>
          <w:szCs w:val="20"/>
        </w:rPr>
        <w:t xml:space="preserve"> (represented by dots)</w:t>
      </w:r>
      <w:r w:rsidR="000B594C" w:rsidRPr="009F15AF">
        <w:rPr>
          <w:sz w:val="20"/>
          <w:szCs w:val="20"/>
        </w:rPr>
        <w:t xml:space="preserve"> </w:t>
      </w:r>
      <w:r w:rsidR="00E00507" w:rsidRPr="009F15AF">
        <w:rPr>
          <w:sz w:val="20"/>
          <w:szCs w:val="20"/>
        </w:rPr>
        <w:t xml:space="preserve">and </w:t>
      </w:r>
      <w:r w:rsidR="000B594C" w:rsidRPr="009F15AF">
        <w:rPr>
          <w:sz w:val="20"/>
          <w:szCs w:val="20"/>
        </w:rPr>
        <w:t>higher and lowe</w:t>
      </w:r>
      <w:r w:rsidR="00E00507" w:rsidRPr="009F15AF">
        <w:rPr>
          <w:sz w:val="20"/>
          <w:szCs w:val="20"/>
        </w:rPr>
        <w:t>r 95% credibility intervals (represented by dotted horizontal bar)</w:t>
      </w:r>
      <w:r w:rsidR="000B594C" w:rsidRPr="009F15AF">
        <w:rPr>
          <w:sz w:val="20"/>
          <w:szCs w:val="20"/>
        </w:rPr>
        <w:t>. Fixed factors include mass; LD</w:t>
      </w:r>
      <w:r w:rsidR="000B594C" w:rsidRPr="009F15AF">
        <w:rPr>
          <w:sz w:val="20"/>
          <w:szCs w:val="20"/>
          <w:vertAlign w:val="subscript"/>
        </w:rPr>
        <w:t>50</w:t>
      </w:r>
      <w:r w:rsidR="000B594C" w:rsidRPr="009F15AF">
        <w:rPr>
          <w:sz w:val="20"/>
          <w:szCs w:val="20"/>
        </w:rPr>
        <w:t xml:space="preserve"> method (subcutaneous (SC), intravenous (IV), intrapulmonary (IP) and intramuscular (IM)); habitat dimensionality (Dim- 2D and 3D); Presence of eggs in diet (Eggs in Diet) and the mean phylogenetic distance between diet species and the LD</w:t>
      </w:r>
      <w:r w:rsidR="000B594C" w:rsidRPr="009F15AF">
        <w:rPr>
          <w:sz w:val="20"/>
          <w:szCs w:val="20"/>
          <w:vertAlign w:val="subscript"/>
        </w:rPr>
        <w:t>50</w:t>
      </w:r>
      <w:r w:rsidR="000B594C" w:rsidRPr="009F15AF">
        <w:rPr>
          <w:sz w:val="20"/>
          <w:szCs w:val="20"/>
        </w:rPr>
        <w:t xml:space="preserve"> model (Diet-LD</w:t>
      </w:r>
      <w:r w:rsidR="000B594C" w:rsidRPr="009F15AF">
        <w:rPr>
          <w:sz w:val="20"/>
          <w:szCs w:val="20"/>
          <w:vertAlign w:val="subscript"/>
        </w:rPr>
        <w:t>50</w:t>
      </w:r>
      <w:r w:rsidR="000B594C" w:rsidRPr="009F15AF">
        <w:rPr>
          <w:sz w:val="20"/>
          <w:szCs w:val="20"/>
        </w:rPr>
        <w:t xml:space="preserve"> Dist). The random terms and the co-variance (CV) between LD</w:t>
      </w:r>
      <w:r w:rsidR="000B594C" w:rsidRPr="009F15AF">
        <w:rPr>
          <w:sz w:val="20"/>
          <w:szCs w:val="20"/>
          <w:vertAlign w:val="subscript"/>
        </w:rPr>
        <w:t xml:space="preserve">50 </w:t>
      </w:r>
      <w:r w:rsidR="000B594C" w:rsidRPr="009F15AF">
        <w:rPr>
          <w:sz w:val="20"/>
          <w:szCs w:val="20"/>
        </w:rPr>
        <w:t xml:space="preserve">and </w:t>
      </w:r>
      <w:r w:rsidR="00DF1FE6" w:rsidRPr="009F15AF">
        <w:rPr>
          <w:sz w:val="20"/>
          <w:szCs w:val="20"/>
        </w:rPr>
        <w:t>yield</w:t>
      </w:r>
      <w:r w:rsidR="000B594C" w:rsidRPr="009F15AF">
        <w:rPr>
          <w:sz w:val="20"/>
          <w:szCs w:val="20"/>
        </w:rPr>
        <w:t xml:space="preserve"> are also presented.</w:t>
      </w:r>
      <w:r w:rsidR="00E00507" w:rsidRPr="009F15AF">
        <w:rPr>
          <w:sz w:val="20"/>
          <w:szCs w:val="20"/>
        </w:rPr>
        <w:t xml:space="preserve"> Signifiance is determined when 95% of the data is above or below zero.</w:t>
      </w:r>
      <w:r w:rsidR="000B594C" w:rsidRPr="009F15AF">
        <w:rPr>
          <w:sz w:val="20"/>
          <w:szCs w:val="20"/>
        </w:rPr>
        <w:t xml:space="preserve"> The model was run with 12,000,000 iterations with a 2,000,000 burn-in and a thinning of 5000.</w:t>
      </w:r>
      <w:r w:rsidRPr="009F15AF">
        <w:rPr>
          <w:noProof/>
          <w:sz w:val="20"/>
          <w:szCs w:val="20"/>
        </w:rPr>
        <w:t xml:space="preserve"> </w:t>
      </w:r>
    </w:p>
    <w:p w14:paraId="3ED78B42" w14:textId="6CAB0278" w:rsidR="000B594C" w:rsidRDefault="009F15AF" w:rsidP="006E2343">
      <w:pPr>
        <w:spacing w:line="360" w:lineRule="auto"/>
        <w:jc w:val="center"/>
        <w:rPr>
          <w:b/>
        </w:rPr>
      </w:pPr>
      <w:r>
        <w:rPr>
          <w:b/>
          <w:noProof/>
        </w:rPr>
        <w:lastRenderedPageBreak/>
        <w:drawing>
          <wp:inline distT="0" distB="0" distL="0" distR="0" wp14:anchorId="28CE08A7" wp14:editId="025E09CF">
            <wp:extent cx="4927600" cy="4445000"/>
            <wp:effectExtent l="0" t="0" r="0" b="0"/>
            <wp:docPr id="1" name="Picture 1" descr="Table1_16_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_16_Jan.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7600" cy="4445000"/>
                    </a:xfrm>
                    <a:prstGeom prst="rect">
                      <a:avLst/>
                    </a:prstGeom>
                    <a:noFill/>
                    <a:ln>
                      <a:noFill/>
                    </a:ln>
                  </pic:spPr>
                </pic:pic>
              </a:graphicData>
            </a:graphic>
          </wp:inline>
        </w:drawing>
      </w:r>
    </w:p>
    <w:p w14:paraId="59A964A0" w14:textId="77777777" w:rsidR="00A30B5D" w:rsidRDefault="00A30B5D" w:rsidP="003D13F7">
      <w:pPr>
        <w:spacing w:line="360" w:lineRule="auto"/>
        <w:outlineLvl w:val="0"/>
        <w:rPr>
          <w:b/>
          <w:lang w:val="en-IE"/>
        </w:rPr>
      </w:pPr>
    </w:p>
    <w:p w14:paraId="2D6083B9" w14:textId="77777777" w:rsidR="00135203" w:rsidRDefault="00135203" w:rsidP="003D13F7">
      <w:pPr>
        <w:spacing w:line="360" w:lineRule="auto"/>
        <w:outlineLvl w:val="0"/>
        <w:rPr>
          <w:b/>
          <w:lang w:val="en-IE"/>
        </w:rPr>
      </w:pPr>
      <w:r w:rsidRPr="008B096D">
        <w:rPr>
          <w:b/>
          <w:lang w:val="en-IE"/>
        </w:rPr>
        <w:t>Macroecological drivers; body size and habitat dimensionality</w:t>
      </w:r>
    </w:p>
    <w:p w14:paraId="569CBBD5" w14:textId="66327F1D" w:rsidR="001E64EB" w:rsidRPr="009B3B95" w:rsidRDefault="00135203" w:rsidP="00B02347">
      <w:pPr>
        <w:spacing w:line="360" w:lineRule="auto"/>
        <w:ind w:firstLine="720"/>
        <w:rPr>
          <w:b/>
        </w:rPr>
      </w:pPr>
      <w:r w:rsidRPr="000B594C">
        <w:rPr>
          <w:lang w:val="en-IE"/>
        </w:rPr>
        <w:t xml:space="preserve">The mean </w:t>
      </w:r>
      <w:r w:rsidR="00E13313">
        <w:rPr>
          <w:lang w:val="en-IE"/>
        </w:rPr>
        <w:t>yield</w:t>
      </w:r>
      <w:r>
        <w:rPr>
          <w:lang w:val="en-IE"/>
        </w:rPr>
        <w:t xml:space="preserve"> of venom, as measured using dried weight,</w:t>
      </w:r>
      <w:r w:rsidRPr="000B594C">
        <w:rPr>
          <w:lang w:val="en-IE"/>
        </w:rPr>
        <w:t xml:space="preserve"> ranged from 0.15 mg in the </w:t>
      </w:r>
      <w:r w:rsidRPr="000B594C">
        <w:rPr>
          <w:rFonts w:eastAsia="Times New Roman"/>
          <w:bCs/>
        </w:rPr>
        <w:t>egg-eating sea snake</w:t>
      </w:r>
      <w:r w:rsidRPr="000B594C">
        <w:rPr>
          <w:lang w:val="en-IE"/>
        </w:rPr>
        <w:t xml:space="preserve"> (</w:t>
      </w:r>
      <w:r w:rsidRPr="000B594C">
        <w:rPr>
          <w:i/>
          <w:lang w:val="en-IE"/>
        </w:rPr>
        <w:t>Emydocephalus annulatus</w:t>
      </w:r>
      <w:r w:rsidRPr="000B594C">
        <w:rPr>
          <w:lang w:val="en-IE"/>
        </w:rPr>
        <w:t>) to 571 mg in the forest cobra (</w:t>
      </w:r>
      <w:r w:rsidRPr="000B594C">
        <w:rPr>
          <w:rFonts w:eastAsia="Times New Roman"/>
          <w:i/>
          <w:iCs/>
        </w:rPr>
        <w:t>Naja melanoleuca</w:t>
      </w:r>
      <w:r w:rsidRPr="000B594C">
        <w:rPr>
          <w:lang w:val="en-IE"/>
        </w:rPr>
        <w:t>).</w:t>
      </w:r>
      <w:r w:rsidR="00B02347">
        <w:rPr>
          <w:lang w:val="en-IE"/>
        </w:rPr>
        <w:t xml:space="preserve"> Body size, prey size and habitat dimensionality all correlated with </w:t>
      </w:r>
      <w:r w:rsidR="00E13313">
        <w:rPr>
          <w:lang w:val="en-IE"/>
        </w:rPr>
        <w:t>yield</w:t>
      </w:r>
      <w:r w:rsidR="00B02347">
        <w:rPr>
          <w:lang w:val="en-IE"/>
        </w:rPr>
        <w:t xml:space="preserve">. </w:t>
      </w:r>
      <w:r w:rsidR="00E13313">
        <w:rPr>
          <w:lang w:val="en-IE"/>
        </w:rPr>
        <w:t xml:space="preserve">The main correlate with average yield </w:t>
      </w:r>
      <w:r w:rsidRPr="000B594C">
        <w:rPr>
          <w:lang w:val="en-IE"/>
        </w:rPr>
        <w:t>was</w:t>
      </w:r>
      <w:r w:rsidR="00B02347">
        <w:rPr>
          <w:lang w:val="en-IE"/>
        </w:rPr>
        <w:t xml:space="preserve"> snake</w:t>
      </w:r>
      <w:r w:rsidRPr="000B594C">
        <w:rPr>
          <w:lang w:val="en-IE"/>
        </w:rPr>
        <w:t xml:space="preserve"> body size with a log-log scaling of between 0.74 and 0.76 across all models</w:t>
      </w:r>
      <w:r w:rsidR="009305C4">
        <w:rPr>
          <w:lang w:val="en-IE"/>
        </w:rPr>
        <w:t>,</w:t>
      </w:r>
      <w:r w:rsidRPr="000B594C">
        <w:rPr>
          <w:lang w:val="en-IE"/>
        </w:rPr>
        <w:t xml:space="preserve"> after back</w:t>
      </w:r>
      <w:r w:rsidR="00A72B90">
        <w:rPr>
          <w:lang w:val="en-IE"/>
        </w:rPr>
        <w:t>-</w:t>
      </w:r>
      <w:r w:rsidRPr="000B594C">
        <w:rPr>
          <w:lang w:val="en-IE"/>
        </w:rPr>
        <w:t>transforming</w:t>
      </w:r>
      <w:r>
        <w:rPr>
          <w:lang w:val="en-IE"/>
        </w:rPr>
        <w:t xml:space="preserve"> </w:t>
      </w:r>
      <w:r w:rsidRPr="000B594C">
        <w:rPr>
          <w:lang w:val="en-IE"/>
        </w:rPr>
        <w:t>(</w:t>
      </w:r>
      <w:r w:rsidR="00DC3571">
        <w:rPr>
          <w:lang w:val="en-IE"/>
        </w:rPr>
        <w:t>Figure</w:t>
      </w:r>
      <w:r w:rsidR="00706549">
        <w:rPr>
          <w:lang w:val="en-IE"/>
        </w:rPr>
        <w:t xml:space="preserve"> 3</w:t>
      </w:r>
      <w:r w:rsidRPr="000B594C">
        <w:rPr>
          <w:lang w:val="en-IE"/>
        </w:rPr>
        <w:t>,</w:t>
      </w:r>
      <w:r w:rsidR="00706549">
        <w:rPr>
          <w:lang w:val="en-IE"/>
        </w:rPr>
        <w:t xml:space="preserve"> Tables</w:t>
      </w:r>
      <w:r w:rsidRPr="009305C4">
        <w:rPr>
          <w:color w:val="FF0000"/>
          <w:lang w:val="en-IE"/>
        </w:rPr>
        <w:t xml:space="preserve"> </w:t>
      </w:r>
      <w:r w:rsidR="00706549">
        <w:rPr>
          <w:lang w:val="en-IE"/>
        </w:rPr>
        <w:t>A2-6</w:t>
      </w:r>
      <w:r w:rsidRPr="000B594C">
        <w:rPr>
          <w:lang w:val="en-IE"/>
        </w:rPr>
        <w:t>)</w:t>
      </w:r>
      <w:r w:rsidR="009305C4">
        <w:rPr>
          <w:lang w:val="en-IE"/>
        </w:rPr>
        <w:t>, an exponent far higher than the predicted scaling of 0.51 for predator-prey body size scaling</w:t>
      </w:r>
      <w:r w:rsidR="00A72B90">
        <w:rPr>
          <w:lang w:val="en-IE"/>
        </w:rPr>
        <w:t xml:space="preserve"> (equation 3)</w:t>
      </w:r>
      <w:r w:rsidRPr="000B594C">
        <w:rPr>
          <w:lang w:val="en-IE"/>
        </w:rPr>
        <w:t>.</w:t>
      </w:r>
      <w:r>
        <w:rPr>
          <w:lang w:val="en-IE"/>
        </w:rPr>
        <w:t xml:space="preserve"> </w:t>
      </w:r>
      <w:r w:rsidR="009305C4">
        <w:rPr>
          <w:lang w:val="en-IE"/>
        </w:rPr>
        <w:t>V</w:t>
      </w:r>
      <w:r w:rsidR="009305C4" w:rsidRPr="000B594C">
        <w:rPr>
          <w:lang w:val="en-IE"/>
        </w:rPr>
        <w:t xml:space="preserve">enom </w:t>
      </w:r>
      <w:r w:rsidR="009305C4">
        <w:rPr>
          <w:lang w:val="en-IE"/>
        </w:rPr>
        <w:t>yield also</w:t>
      </w:r>
      <w:r w:rsidR="009305C4" w:rsidRPr="000B594C">
        <w:rPr>
          <w:lang w:val="en-IE"/>
        </w:rPr>
        <w:t xml:space="preserve"> showed a positive increase with prey body</w:t>
      </w:r>
      <w:r w:rsidR="009305C4">
        <w:rPr>
          <w:lang w:val="en-IE"/>
        </w:rPr>
        <w:t xml:space="preserve"> mass</w:t>
      </w:r>
      <w:r w:rsidR="009305C4" w:rsidRPr="000B594C">
        <w:rPr>
          <w:lang w:val="en-IE"/>
        </w:rPr>
        <w:t>, with a log</w:t>
      </w:r>
      <w:r w:rsidR="009305C4" w:rsidRPr="000B594C">
        <w:rPr>
          <w:vertAlign w:val="subscript"/>
          <w:lang w:val="en-IE"/>
        </w:rPr>
        <w:t>10</w:t>
      </w:r>
      <w:r w:rsidR="009305C4" w:rsidRPr="000B594C">
        <w:rPr>
          <w:lang w:val="en-IE"/>
        </w:rPr>
        <w:t>-log</w:t>
      </w:r>
      <w:r w:rsidR="009305C4" w:rsidRPr="000B594C">
        <w:rPr>
          <w:vertAlign w:val="subscript"/>
          <w:lang w:val="en-IE"/>
        </w:rPr>
        <w:t>10</w:t>
      </w:r>
      <w:r w:rsidR="009305C4" w:rsidRPr="000B594C">
        <w:rPr>
          <w:lang w:val="en-IE"/>
        </w:rPr>
        <w:t xml:space="preserve"> </w:t>
      </w:r>
      <w:r w:rsidR="000F1768">
        <w:rPr>
          <w:lang w:val="en-IE"/>
        </w:rPr>
        <w:t>slope</w:t>
      </w:r>
      <w:r w:rsidR="000F1768" w:rsidRPr="000B594C">
        <w:rPr>
          <w:lang w:val="en-IE"/>
        </w:rPr>
        <w:t xml:space="preserve"> </w:t>
      </w:r>
      <w:r w:rsidR="009305C4" w:rsidRPr="000B594C">
        <w:rPr>
          <w:lang w:val="en-IE"/>
        </w:rPr>
        <w:t>of 0.139</w:t>
      </w:r>
      <w:r w:rsidR="000F1768">
        <w:rPr>
          <w:lang w:val="en-IE"/>
        </w:rPr>
        <w:t xml:space="preserve"> (</w:t>
      </w:r>
      <w:commentRangeStart w:id="451"/>
      <w:r w:rsidR="000F1768">
        <w:rPr>
          <w:lang w:val="en-IE"/>
        </w:rPr>
        <w:t>equating to an approximate 10% increase in venom volume with a doubling of body mass)</w:t>
      </w:r>
      <w:commentRangeEnd w:id="451"/>
      <w:r w:rsidR="000F1768">
        <w:rPr>
          <w:rStyle w:val="CommentReference"/>
        </w:rPr>
        <w:commentReference w:id="451"/>
      </w:r>
      <w:r w:rsidR="009305C4">
        <w:rPr>
          <w:lang w:val="en-IE"/>
        </w:rPr>
        <w:t>, however</w:t>
      </w:r>
      <w:r w:rsidR="009305C4" w:rsidRPr="000B594C">
        <w:rPr>
          <w:lang w:val="en-IE"/>
        </w:rPr>
        <w:t xml:space="preserve"> only 90% of the posterior samples are above the zero threshold (Table</w:t>
      </w:r>
      <w:r w:rsidR="00706549">
        <w:rPr>
          <w:lang w:val="en-IE"/>
        </w:rPr>
        <w:t xml:space="preserve"> A3</w:t>
      </w:r>
      <w:r w:rsidR="009305C4" w:rsidRPr="000B594C">
        <w:rPr>
          <w:lang w:val="en-IE"/>
        </w:rPr>
        <w:t>).</w:t>
      </w:r>
      <w:r w:rsidR="009305C4">
        <w:rPr>
          <w:lang w:val="en-IE"/>
        </w:rPr>
        <w:t xml:space="preserve"> </w:t>
      </w:r>
      <w:r w:rsidR="009B3B95">
        <w:rPr>
          <w:lang w:val="en-IE"/>
        </w:rPr>
        <w:t xml:space="preserve">Snake body size was also found to have a significantly positively correlation with </w:t>
      </w:r>
      <w:r w:rsidR="009B3B95" w:rsidRPr="000B594C">
        <w:t>LD</w:t>
      </w:r>
      <w:r w:rsidR="009B3B95" w:rsidRPr="000B594C">
        <w:rPr>
          <w:vertAlign w:val="subscript"/>
        </w:rPr>
        <w:t>50</w:t>
      </w:r>
      <w:r w:rsidR="009B3B95">
        <w:t>, meaning larger snakes showed decreased potency</w:t>
      </w:r>
      <w:r w:rsidR="00E13313">
        <w:t xml:space="preserve"> (</w:t>
      </w:r>
      <w:r w:rsidR="009F15AF">
        <w:t>Figure 3</w:t>
      </w:r>
      <w:r w:rsidR="00706549">
        <w:t>)</w:t>
      </w:r>
      <w:r w:rsidR="009B3B95">
        <w:t xml:space="preserve">. However, this relationship was only significant in the </w:t>
      </w:r>
      <w:commentRangeStart w:id="452"/>
      <w:r w:rsidR="009B3B95">
        <w:t xml:space="preserve">main analysis </w:t>
      </w:r>
      <w:commentRangeEnd w:id="452"/>
      <w:r w:rsidR="000F1768">
        <w:rPr>
          <w:rStyle w:val="CommentReference"/>
        </w:rPr>
        <w:commentReference w:id="452"/>
      </w:r>
      <w:r w:rsidR="009B3B95">
        <w:t xml:space="preserve">(Table </w:t>
      </w:r>
      <w:r w:rsidR="00E13313">
        <w:t>A</w:t>
      </w:r>
      <w:r w:rsidR="00706549">
        <w:t>3-4</w:t>
      </w:r>
      <w:r w:rsidR="009B3B95">
        <w:t>).</w:t>
      </w:r>
    </w:p>
    <w:p w14:paraId="2B9EBE92" w14:textId="7A97B2D7" w:rsidR="009F15AF" w:rsidRDefault="00327156" w:rsidP="009F15AF">
      <w:pPr>
        <w:spacing w:line="360" w:lineRule="auto"/>
        <w:ind w:firstLine="720"/>
        <w:jc w:val="center"/>
        <w:rPr>
          <w:noProof/>
          <w:sz w:val="20"/>
          <w:szCs w:val="20"/>
        </w:rPr>
      </w:pPr>
      <w:r w:rsidRPr="000B594C">
        <w:rPr>
          <w:lang w:val="en-IE"/>
        </w:rPr>
        <w:lastRenderedPageBreak/>
        <w:t xml:space="preserve">The next most significant driver of venom </w:t>
      </w:r>
      <w:r w:rsidR="00E13313">
        <w:rPr>
          <w:lang w:val="en-IE"/>
        </w:rPr>
        <w:t>yield</w:t>
      </w:r>
      <w:r w:rsidRPr="000B594C">
        <w:rPr>
          <w:lang w:val="en-IE"/>
        </w:rPr>
        <w:t xml:space="preserve"> was the dimensionality of the habitat with the 27 species in high dimensional environments (arboreal = 9, aquatic = 18) showing lower venom </w:t>
      </w:r>
      <w:r w:rsidR="00E13313">
        <w:rPr>
          <w:lang w:val="en-IE"/>
        </w:rPr>
        <w:t>yields</w:t>
      </w:r>
      <w:r w:rsidRPr="000B594C">
        <w:rPr>
          <w:lang w:val="en-IE"/>
        </w:rPr>
        <w:t xml:space="preserve"> in comparison to species in lower dimensional habitats (</w:t>
      </w:r>
      <w:r w:rsidR="00706549">
        <w:rPr>
          <w:lang w:val="en-IE"/>
        </w:rPr>
        <w:t>Figure</w:t>
      </w:r>
      <w:r w:rsidRPr="000B594C">
        <w:rPr>
          <w:lang w:val="en-IE"/>
        </w:rPr>
        <w:t xml:space="preserve"> 2). A sensitivity analysis w</w:t>
      </w:r>
      <w:r w:rsidR="000F1768">
        <w:rPr>
          <w:lang w:val="en-IE"/>
        </w:rPr>
        <w:t>h</w:t>
      </w:r>
      <w:r w:rsidRPr="000B594C">
        <w:rPr>
          <w:lang w:val="en-IE"/>
        </w:rPr>
        <w:t>ere habitat was include</w:t>
      </w:r>
      <w:r w:rsidR="000F1768">
        <w:rPr>
          <w:lang w:val="en-IE"/>
        </w:rPr>
        <w:t>d</w:t>
      </w:r>
      <w:r w:rsidRPr="000B594C">
        <w:rPr>
          <w:lang w:val="en-IE"/>
        </w:rPr>
        <w:t xml:space="preserve"> as terrestrial, a</w:t>
      </w:r>
      <w:r w:rsidR="00706549">
        <w:rPr>
          <w:lang w:val="en-IE"/>
        </w:rPr>
        <w:t xml:space="preserve">rboreal and aquatic also showed </w:t>
      </w:r>
      <w:r w:rsidRPr="000B594C">
        <w:rPr>
          <w:lang w:val="en-IE"/>
        </w:rPr>
        <w:t>similar significant reductions in both arborea</w:t>
      </w:r>
      <w:r w:rsidR="00706549">
        <w:rPr>
          <w:lang w:val="en-IE"/>
        </w:rPr>
        <w:t>l and aquatic habitats (Table A5</w:t>
      </w:r>
      <w:r w:rsidRPr="000B594C">
        <w:rPr>
          <w:lang w:val="en-IE"/>
        </w:rPr>
        <w:t>).</w:t>
      </w:r>
      <w:r w:rsidR="009F15AF" w:rsidRPr="009F15AF">
        <w:rPr>
          <w:noProof/>
          <w:sz w:val="20"/>
          <w:szCs w:val="20"/>
        </w:rPr>
        <w:t xml:space="preserve"> </w:t>
      </w:r>
    </w:p>
    <w:p w14:paraId="22A3B4D9" w14:textId="77777777" w:rsidR="009F15AF" w:rsidRDefault="009F15AF" w:rsidP="009F15AF">
      <w:pPr>
        <w:spacing w:line="360" w:lineRule="auto"/>
        <w:ind w:firstLine="720"/>
        <w:jc w:val="center"/>
        <w:rPr>
          <w:noProof/>
          <w:sz w:val="20"/>
          <w:szCs w:val="20"/>
        </w:rPr>
      </w:pPr>
    </w:p>
    <w:p w14:paraId="43DB0C20" w14:textId="0401BFAF" w:rsidR="00B02347" w:rsidRDefault="009F15AF" w:rsidP="009F15AF">
      <w:pPr>
        <w:spacing w:line="360" w:lineRule="auto"/>
        <w:jc w:val="center"/>
        <w:rPr>
          <w:lang w:val="en-IE"/>
        </w:rPr>
      </w:pPr>
      <w:r>
        <w:rPr>
          <w:noProof/>
          <w:sz w:val="20"/>
          <w:szCs w:val="20"/>
        </w:rPr>
        <w:drawing>
          <wp:inline distT="0" distB="0" distL="0" distR="0" wp14:anchorId="674D7A08" wp14:editId="445C43D9">
            <wp:extent cx="4319229" cy="6111240"/>
            <wp:effectExtent l="0" t="0" r="0" b="0"/>
            <wp:docPr id="4" name="Picture 4" descr="Figure%202%2010%20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2010%20Jan.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281" cy="6118388"/>
                    </a:xfrm>
                    <a:prstGeom prst="rect">
                      <a:avLst/>
                    </a:prstGeom>
                    <a:noFill/>
                    <a:ln>
                      <a:noFill/>
                    </a:ln>
                  </pic:spPr>
                </pic:pic>
              </a:graphicData>
            </a:graphic>
          </wp:inline>
        </w:drawing>
      </w:r>
    </w:p>
    <w:p w14:paraId="743EAD7C" w14:textId="77777777" w:rsidR="009F15AF" w:rsidRDefault="009F15AF" w:rsidP="009F15AF">
      <w:pPr>
        <w:spacing w:line="360" w:lineRule="auto"/>
        <w:rPr>
          <w:sz w:val="20"/>
          <w:szCs w:val="20"/>
          <w:lang w:val="en-IE"/>
        </w:rPr>
      </w:pPr>
    </w:p>
    <w:p w14:paraId="170FC833" w14:textId="7F737A9C" w:rsidR="009F15AF" w:rsidRDefault="00706549" w:rsidP="009F15AF">
      <w:pPr>
        <w:spacing w:line="360" w:lineRule="auto"/>
        <w:rPr>
          <w:sz w:val="20"/>
          <w:szCs w:val="20"/>
          <w:lang w:val="en-IE"/>
        </w:rPr>
      </w:pPr>
      <w:r>
        <w:rPr>
          <w:sz w:val="20"/>
          <w:szCs w:val="20"/>
          <w:lang w:val="en-IE"/>
        </w:rPr>
        <w:t>Figure 3</w:t>
      </w:r>
      <w:r w:rsidR="009F15AF" w:rsidRPr="000B594C">
        <w:rPr>
          <w:sz w:val="20"/>
          <w:szCs w:val="20"/>
          <w:lang w:val="en-IE"/>
        </w:rPr>
        <w:t>. (A)  Mean phylogenetic distance between diet specie</w:t>
      </w:r>
      <w:r w:rsidR="009F15AF">
        <w:rPr>
          <w:sz w:val="20"/>
          <w:szCs w:val="20"/>
          <w:lang w:val="en-IE"/>
        </w:rPr>
        <w:t>s</w:t>
      </w:r>
      <w:r w:rsidR="009F15AF" w:rsidRPr="000B594C">
        <w:rPr>
          <w:sz w:val="20"/>
          <w:szCs w:val="20"/>
          <w:lang w:val="en-IE"/>
        </w:rPr>
        <w:t xml:space="preserve"> and LD50 model (Myr) </w:t>
      </w:r>
      <w:r w:rsidR="009F15AF">
        <w:rPr>
          <w:sz w:val="20"/>
          <w:szCs w:val="20"/>
          <w:lang w:val="en-IE"/>
        </w:rPr>
        <w:t>against</w:t>
      </w:r>
      <w:r w:rsidR="009F15AF" w:rsidRPr="000B594C">
        <w:rPr>
          <w:sz w:val="20"/>
          <w:szCs w:val="20"/>
          <w:lang w:val="en-IE"/>
        </w:rPr>
        <w:t xml:space="preserve"> log</w:t>
      </w:r>
      <w:r w:rsidR="009F15AF" w:rsidRPr="000B594C">
        <w:rPr>
          <w:sz w:val="20"/>
          <w:szCs w:val="20"/>
          <w:vertAlign w:val="subscript"/>
          <w:lang w:val="en-IE"/>
        </w:rPr>
        <w:t>10</w:t>
      </w:r>
      <w:r w:rsidR="009F15AF" w:rsidRPr="000B594C">
        <w:rPr>
          <w:sz w:val="20"/>
          <w:szCs w:val="20"/>
          <w:lang w:val="en-IE"/>
        </w:rPr>
        <w:t xml:space="preserve"> LD</w:t>
      </w:r>
      <w:r w:rsidR="009F15AF" w:rsidRPr="000B594C">
        <w:rPr>
          <w:sz w:val="20"/>
          <w:szCs w:val="20"/>
          <w:vertAlign w:val="subscript"/>
          <w:lang w:val="en-IE"/>
        </w:rPr>
        <w:t>50</w:t>
      </w:r>
      <w:r w:rsidR="009F15AF" w:rsidRPr="000B594C">
        <w:rPr>
          <w:sz w:val="20"/>
          <w:szCs w:val="20"/>
          <w:lang w:val="en-IE"/>
        </w:rPr>
        <w:t xml:space="preserve"> (intercept = </w:t>
      </w:r>
      <w:r w:rsidR="009F15AF" w:rsidRPr="000B594C">
        <w:rPr>
          <w:rFonts w:cs="Monaco"/>
          <w:color w:val="0B4213"/>
          <w:sz w:val="20"/>
          <w:szCs w:val="20"/>
        </w:rPr>
        <w:t>-0.58</w:t>
      </w:r>
      <w:r w:rsidR="009F15AF">
        <w:rPr>
          <w:sz w:val="20"/>
          <w:szCs w:val="20"/>
          <w:lang w:val="en-IE"/>
        </w:rPr>
        <w:t>, slope = 0.002</w:t>
      </w:r>
      <w:r w:rsidR="009F15AF" w:rsidRPr="000B594C">
        <w:rPr>
          <w:sz w:val="20"/>
          <w:szCs w:val="20"/>
          <w:lang w:val="en-IE"/>
        </w:rPr>
        <w:t>). Hollow points represent silhouette species which are from left to right;</w:t>
      </w:r>
      <w:r w:rsidR="009F15AF" w:rsidRPr="000B594C">
        <w:rPr>
          <w:sz w:val="20"/>
          <w:szCs w:val="20"/>
        </w:rPr>
        <w:t xml:space="preserve"> </w:t>
      </w:r>
      <w:r w:rsidR="009F15AF" w:rsidRPr="000B594C">
        <w:rPr>
          <w:i/>
          <w:sz w:val="20"/>
          <w:szCs w:val="20"/>
          <w:lang w:val="en-IE"/>
        </w:rPr>
        <w:t>Bungarus multicinctus</w:t>
      </w:r>
      <w:r w:rsidR="009F15AF" w:rsidRPr="000B594C">
        <w:rPr>
          <w:sz w:val="20"/>
          <w:szCs w:val="20"/>
          <w:lang w:val="en-IE"/>
        </w:rPr>
        <w:t xml:space="preserve">; </w:t>
      </w:r>
      <w:r w:rsidR="009F15AF" w:rsidRPr="000B594C">
        <w:rPr>
          <w:i/>
          <w:sz w:val="20"/>
          <w:szCs w:val="20"/>
          <w:lang w:val="en-IE"/>
        </w:rPr>
        <w:t>Oxyuranus microlepidotus</w:t>
      </w:r>
      <w:r w:rsidR="009F15AF" w:rsidRPr="000B594C">
        <w:rPr>
          <w:sz w:val="20"/>
          <w:szCs w:val="20"/>
          <w:lang w:val="en-IE"/>
        </w:rPr>
        <w:t xml:space="preserve">; </w:t>
      </w:r>
      <w:r w:rsidR="009F15AF" w:rsidRPr="000B594C">
        <w:rPr>
          <w:i/>
          <w:sz w:val="20"/>
          <w:szCs w:val="20"/>
          <w:lang w:val="en-IE"/>
        </w:rPr>
        <w:t>Echis carinatus</w:t>
      </w:r>
      <w:r w:rsidR="009F15AF" w:rsidRPr="000B594C">
        <w:rPr>
          <w:sz w:val="20"/>
          <w:szCs w:val="20"/>
          <w:lang w:val="en-IE"/>
        </w:rPr>
        <w:t xml:space="preserve">; </w:t>
      </w:r>
      <w:r w:rsidR="009F15AF" w:rsidRPr="000B594C">
        <w:rPr>
          <w:i/>
          <w:sz w:val="20"/>
          <w:szCs w:val="20"/>
          <w:lang w:val="en-IE"/>
        </w:rPr>
        <w:t>Causus rhombeatus</w:t>
      </w:r>
      <w:r w:rsidR="009F15AF" w:rsidRPr="000B594C">
        <w:rPr>
          <w:sz w:val="20"/>
          <w:szCs w:val="20"/>
          <w:lang w:val="en-IE"/>
        </w:rPr>
        <w:t>.</w:t>
      </w:r>
    </w:p>
    <w:p w14:paraId="538018A7" w14:textId="72514E13" w:rsidR="009F15AF" w:rsidRDefault="009F15AF" w:rsidP="009F15AF">
      <w:pPr>
        <w:spacing w:line="360" w:lineRule="auto"/>
        <w:rPr>
          <w:sz w:val="20"/>
          <w:szCs w:val="20"/>
          <w:lang w:val="en-IE"/>
        </w:rPr>
      </w:pPr>
      <w:r w:rsidRPr="000B594C">
        <w:rPr>
          <w:sz w:val="20"/>
          <w:szCs w:val="20"/>
          <w:lang w:val="en-IE"/>
        </w:rPr>
        <w:lastRenderedPageBreak/>
        <w:t>(B)</w:t>
      </w:r>
      <w:r>
        <w:rPr>
          <w:sz w:val="20"/>
          <w:szCs w:val="20"/>
          <w:lang w:val="en-IE"/>
        </w:rPr>
        <w:t xml:space="preserve"> </w:t>
      </w:r>
      <w:r w:rsidRPr="000B594C">
        <w:rPr>
          <w:sz w:val="20"/>
          <w:szCs w:val="20"/>
          <w:lang w:val="en-IE"/>
        </w:rPr>
        <w:t>Relationship between log</w:t>
      </w:r>
      <w:r w:rsidRPr="000B594C">
        <w:rPr>
          <w:sz w:val="20"/>
          <w:szCs w:val="20"/>
          <w:vertAlign w:val="subscript"/>
          <w:lang w:val="en-IE"/>
        </w:rPr>
        <w:t>10</w:t>
      </w:r>
      <w:r w:rsidRPr="000B594C">
        <w:rPr>
          <w:sz w:val="20"/>
          <w:szCs w:val="20"/>
          <w:lang w:val="en-IE"/>
        </w:rPr>
        <w:t xml:space="preserve"> mass (g) against log</w:t>
      </w:r>
      <w:r w:rsidRPr="000B594C">
        <w:rPr>
          <w:sz w:val="20"/>
          <w:szCs w:val="20"/>
          <w:vertAlign w:val="subscript"/>
          <w:lang w:val="en-IE"/>
        </w:rPr>
        <w:t xml:space="preserve">10 </w:t>
      </w:r>
      <w:r w:rsidRPr="000B594C">
        <w:rPr>
          <w:sz w:val="20"/>
          <w:szCs w:val="20"/>
          <w:lang w:val="en-IE"/>
        </w:rPr>
        <w:t xml:space="preserve">venom </w:t>
      </w:r>
      <w:r>
        <w:rPr>
          <w:sz w:val="20"/>
          <w:szCs w:val="20"/>
          <w:lang w:val="en-IE"/>
        </w:rPr>
        <w:t>yield</w:t>
      </w:r>
      <w:r w:rsidRPr="000B594C">
        <w:rPr>
          <w:sz w:val="20"/>
          <w:szCs w:val="20"/>
          <w:lang w:val="en-IE"/>
        </w:rPr>
        <w:t xml:space="preserve"> (mg). Red points and fitted line (</w:t>
      </w:r>
      <w:r w:rsidRPr="000B594C">
        <w:rPr>
          <w:color w:val="000000" w:themeColor="text1"/>
          <w:sz w:val="20"/>
          <w:szCs w:val="20"/>
          <w:lang w:val="en-IE"/>
        </w:rPr>
        <w:t xml:space="preserve">intercept =  </w:t>
      </w:r>
      <w:r>
        <w:rPr>
          <w:color w:val="000000" w:themeColor="text1"/>
          <w:sz w:val="20"/>
          <w:szCs w:val="20"/>
          <w:lang w:val="en-IE"/>
        </w:rPr>
        <w:t>-</w:t>
      </w:r>
      <w:r w:rsidRPr="000B594C">
        <w:rPr>
          <w:rFonts w:cs="Monaco"/>
          <w:color w:val="000000" w:themeColor="text1"/>
          <w:sz w:val="20"/>
          <w:szCs w:val="20"/>
        </w:rPr>
        <w:t>0.</w:t>
      </w:r>
      <w:r>
        <w:rPr>
          <w:rFonts w:cs="Monaco"/>
          <w:color w:val="000000" w:themeColor="text1"/>
          <w:sz w:val="20"/>
          <w:szCs w:val="20"/>
        </w:rPr>
        <w:t>58</w:t>
      </w:r>
      <w:r w:rsidRPr="000B594C">
        <w:rPr>
          <w:color w:val="000000" w:themeColor="text1"/>
          <w:sz w:val="20"/>
          <w:szCs w:val="20"/>
          <w:lang w:val="en-IE"/>
        </w:rPr>
        <w:t xml:space="preserve">, slope = </w:t>
      </w:r>
      <w:r>
        <w:rPr>
          <w:color w:val="000000" w:themeColor="text1"/>
          <w:sz w:val="20"/>
          <w:szCs w:val="20"/>
          <w:lang w:val="en-IE"/>
        </w:rPr>
        <w:t>0.75)</w:t>
      </w:r>
      <w:r w:rsidRPr="000B594C">
        <w:rPr>
          <w:color w:val="000000" w:themeColor="text1"/>
          <w:sz w:val="20"/>
          <w:szCs w:val="20"/>
          <w:lang w:val="en-IE"/>
        </w:rPr>
        <w:t xml:space="preserve"> represent species </w:t>
      </w:r>
      <w:r w:rsidRPr="000B594C">
        <w:rPr>
          <w:sz w:val="20"/>
          <w:szCs w:val="20"/>
          <w:lang w:val="en-IE"/>
        </w:rPr>
        <w:t>in 2D habitats and the blue points and fitted line (intercept = -1.14, slope = 0.75) represent species in 3D habitats. Hollow points represent silhouette species which are from left to right</w:t>
      </w:r>
      <w:r w:rsidRPr="000B594C">
        <w:rPr>
          <w:i/>
          <w:sz w:val="20"/>
          <w:szCs w:val="20"/>
          <w:lang w:val="en-IE"/>
        </w:rPr>
        <w:t xml:space="preserve"> Atractaspis bibronii</w:t>
      </w:r>
      <w:r w:rsidRPr="000B594C">
        <w:rPr>
          <w:sz w:val="20"/>
          <w:szCs w:val="20"/>
          <w:lang w:val="en-IE"/>
        </w:rPr>
        <w:t xml:space="preserve">; </w:t>
      </w:r>
      <w:r w:rsidRPr="000B594C">
        <w:rPr>
          <w:i/>
          <w:sz w:val="20"/>
          <w:szCs w:val="20"/>
          <w:lang w:val="en-IE"/>
        </w:rPr>
        <w:t>Emydocephalus annulatus</w:t>
      </w:r>
      <w:r w:rsidRPr="000B594C">
        <w:rPr>
          <w:sz w:val="20"/>
          <w:szCs w:val="20"/>
          <w:lang w:val="en-IE"/>
        </w:rPr>
        <w:t xml:space="preserve">; </w:t>
      </w:r>
      <w:r w:rsidRPr="000B594C">
        <w:rPr>
          <w:i/>
          <w:sz w:val="20"/>
          <w:szCs w:val="20"/>
          <w:lang w:val="en-IE"/>
        </w:rPr>
        <w:t>Naja_melanoleuca</w:t>
      </w:r>
      <w:r w:rsidRPr="000B594C">
        <w:rPr>
          <w:sz w:val="20"/>
          <w:szCs w:val="20"/>
          <w:lang w:val="en-IE"/>
        </w:rPr>
        <w:t xml:space="preserve">; </w:t>
      </w:r>
      <w:r w:rsidRPr="000B594C">
        <w:rPr>
          <w:i/>
          <w:sz w:val="20"/>
          <w:szCs w:val="20"/>
          <w:lang w:val="en-IE"/>
        </w:rPr>
        <w:t>Agkistrodon piscivorus</w:t>
      </w:r>
      <w:r w:rsidRPr="000B594C">
        <w:rPr>
          <w:sz w:val="20"/>
          <w:szCs w:val="20"/>
          <w:lang w:val="en-IE"/>
        </w:rPr>
        <w:t xml:space="preserve">; </w:t>
      </w:r>
      <w:r w:rsidRPr="000B594C">
        <w:rPr>
          <w:i/>
          <w:sz w:val="20"/>
          <w:szCs w:val="20"/>
          <w:lang w:val="en-IE"/>
        </w:rPr>
        <w:t>Ophiophagus hannah</w:t>
      </w:r>
      <w:r w:rsidRPr="000B594C">
        <w:rPr>
          <w:sz w:val="20"/>
          <w:szCs w:val="20"/>
          <w:lang w:val="en-IE"/>
        </w:rPr>
        <w:t>.</w:t>
      </w:r>
      <w:r>
        <w:rPr>
          <w:sz w:val="20"/>
          <w:szCs w:val="20"/>
          <w:lang w:val="en-IE"/>
        </w:rPr>
        <w:t xml:space="preserve"> All intercepts and slopes are back transfo</w:t>
      </w:r>
      <w:r w:rsidR="00ED42A7">
        <w:rPr>
          <w:sz w:val="20"/>
          <w:szCs w:val="20"/>
          <w:lang w:val="en-IE"/>
        </w:rPr>
        <w:t>rmed from the values in Figure 1 and Table A1.</w:t>
      </w:r>
    </w:p>
    <w:p w14:paraId="68998A7A" w14:textId="77777777" w:rsidR="00CD3200" w:rsidRDefault="00CD3200" w:rsidP="000B594C">
      <w:pPr>
        <w:spacing w:line="360" w:lineRule="auto"/>
        <w:rPr>
          <w:b/>
          <w:lang w:val="en-IE"/>
        </w:rPr>
      </w:pPr>
    </w:p>
    <w:p w14:paraId="730BF9D2" w14:textId="4C1EE006" w:rsidR="003A4011" w:rsidRPr="00CD3200" w:rsidRDefault="00CD3200" w:rsidP="000B594C">
      <w:pPr>
        <w:spacing w:line="360" w:lineRule="auto"/>
        <w:rPr>
          <w:b/>
          <w:lang w:val="en-IE"/>
        </w:rPr>
      </w:pPr>
      <w:r>
        <w:rPr>
          <w:b/>
          <w:lang w:val="en-IE"/>
        </w:rPr>
        <w:t xml:space="preserve">Phylogeny, constriction behaviour and covariance between venom </w:t>
      </w:r>
      <w:r w:rsidR="00DF1FE6">
        <w:rPr>
          <w:b/>
          <w:lang w:val="en-IE"/>
        </w:rPr>
        <w:t>yield</w:t>
      </w:r>
      <w:r>
        <w:rPr>
          <w:b/>
          <w:lang w:val="en-IE"/>
        </w:rPr>
        <w:t xml:space="preserve"> and </w:t>
      </w:r>
      <w:r w:rsidRPr="00CD3200">
        <w:rPr>
          <w:b/>
        </w:rPr>
        <w:t>LD</w:t>
      </w:r>
      <w:r w:rsidRPr="00CD3200">
        <w:rPr>
          <w:b/>
          <w:vertAlign w:val="subscript"/>
        </w:rPr>
        <w:t>50</w:t>
      </w:r>
    </w:p>
    <w:p w14:paraId="69B3C029" w14:textId="681081E7" w:rsidR="00327156" w:rsidRPr="00C177F0" w:rsidRDefault="00327156" w:rsidP="00CD3200">
      <w:pPr>
        <w:spacing w:line="360" w:lineRule="auto"/>
        <w:ind w:firstLine="720"/>
        <w:rPr>
          <w:lang w:val="en-IE"/>
        </w:rPr>
      </w:pPr>
      <w:r>
        <w:rPr>
          <w:lang w:val="en-IE"/>
        </w:rPr>
        <w:t>In all models there is was a</w:t>
      </w:r>
      <w:r w:rsidR="00E13313">
        <w:rPr>
          <w:lang w:val="en-IE"/>
        </w:rPr>
        <w:t>n</w:t>
      </w:r>
      <w:r>
        <w:rPr>
          <w:lang w:val="en-IE"/>
        </w:rPr>
        <w:t xml:space="preserve"> </w:t>
      </w:r>
      <w:commentRangeStart w:id="453"/>
      <w:r w:rsidR="00230A06">
        <w:rPr>
          <w:lang w:val="en-IE"/>
        </w:rPr>
        <w:t xml:space="preserve">intermediate to </w:t>
      </w:r>
      <w:r>
        <w:rPr>
          <w:lang w:val="en-IE"/>
        </w:rPr>
        <w:t>high phylogenetic signal for both LD</w:t>
      </w:r>
      <w:r w:rsidRPr="00031D64">
        <w:rPr>
          <w:vertAlign w:val="subscript"/>
          <w:lang w:val="en-IE"/>
        </w:rPr>
        <w:t>50</w:t>
      </w:r>
      <w:r>
        <w:rPr>
          <w:lang w:val="en-IE"/>
        </w:rPr>
        <w:t xml:space="preserve"> and venom </w:t>
      </w:r>
      <w:r w:rsidR="00DF1FE6">
        <w:rPr>
          <w:lang w:val="en-IE"/>
        </w:rPr>
        <w:t>yield</w:t>
      </w:r>
      <w:r w:rsidR="001C05B0">
        <w:rPr>
          <w:lang w:val="en-IE"/>
        </w:rPr>
        <w:t xml:space="preserve"> with </w:t>
      </w:r>
      <w:r w:rsidR="002B03BB">
        <w:rPr>
          <w:lang w:val="en-IE"/>
        </w:rPr>
        <w:t>h</w:t>
      </w:r>
      <w:r w:rsidR="002B03BB" w:rsidRPr="00977177">
        <w:rPr>
          <w:vertAlign w:val="superscript"/>
          <w:lang w:val="en-IE"/>
        </w:rPr>
        <w:t>2</w:t>
      </w:r>
      <w:r w:rsidR="002B03BB">
        <w:rPr>
          <w:lang w:val="en-IE"/>
        </w:rPr>
        <w:t xml:space="preserve"> </w:t>
      </w:r>
      <w:r w:rsidR="001C05B0">
        <w:rPr>
          <w:lang w:val="en-IE"/>
        </w:rPr>
        <w:t xml:space="preserve">values of </w:t>
      </w:r>
      <w:r w:rsidR="00230A06">
        <w:rPr>
          <w:lang w:val="en-IE"/>
        </w:rPr>
        <w:t>0.69</w:t>
      </w:r>
      <w:r w:rsidR="001C05B0">
        <w:rPr>
          <w:lang w:val="en-IE"/>
        </w:rPr>
        <w:t xml:space="preserve"> for LD</w:t>
      </w:r>
      <w:r w:rsidR="001C05B0" w:rsidRPr="00031D64">
        <w:rPr>
          <w:vertAlign w:val="subscript"/>
          <w:lang w:val="en-IE"/>
        </w:rPr>
        <w:t>50</w:t>
      </w:r>
      <w:r w:rsidR="001C05B0">
        <w:rPr>
          <w:lang w:val="en-IE"/>
        </w:rPr>
        <w:t xml:space="preserve"> </w:t>
      </w:r>
      <w:r w:rsidR="001C05B0" w:rsidRPr="00230A06">
        <w:rPr>
          <w:color w:val="000000" w:themeColor="text1"/>
          <w:lang w:val="en-IE"/>
        </w:rPr>
        <w:t xml:space="preserve">and </w:t>
      </w:r>
      <w:r w:rsidR="00230A06" w:rsidRPr="00230A06">
        <w:rPr>
          <w:color w:val="000000" w:themeColor="text1"/>
          <w:lang w:val="en-IE"/>
        </w:rPr>
        <w:t>0.49</w:t>
      </w:r>
      <w:r w:rsidR="001C05B0" w:rsidRPr="00230A06">
        <w:rPr>
          <w:color w:val="000000" w:themeColor="text1"/>
          <w:lang w:val="en-IE"/>
        </w:rPr>
        <w:t xml:space="preserve"> for </w:t>
      </w:r>
      <w:r w:rsidR="001C05B0">
        <w:rPr>
          <w:lang w:val="en-IE"/>
        </w:rPr>
        <w:t xml:space="preserve">venom </w:t>
      </w:r>
      <w:r w:rsidR="00766286">
        <w:rPr>
          <w:lang w:val="en-IE"/>
        </w:rPr>
        <w:t>yield</w:t>
      </w:r>
      <w:r>
        <w:rPr>
          <w:lang w:val="en-IE"/>
        </w:rPr>
        <w:t xml:space="preserve"> </w:t>
      </w:r>
      <w:r w:rsidR="00CD3200" w:rsidRPr="000B594C">
        <w:rPr>
          <w:lang w:val="en-IE"/>
        </w:rPr>
        <w:t>(</w:t>
      </w:r>
      <w:r w:rsidR="00706549">
        <w:rPr>
          <w:lang w:val="en-IE"/>
        </w:rPr>
        <w:t>Figure 2, A2-5</w:t>
      </w:r>
      <w:r w:rsidR="00CD3200">
        <w:rPr>
          <w:lang w:val="en-IE"/>
        </w:rPr>
        <w:t xml:space="preserve">). </w:t>
      </w:r>
      <w:r w:rsidR="00766286">
        <w:rPr>
          <w:lang w:val="en-IE"/>
        </w:rPr>
        <w:t>with</w:t>
      </w:r>
      <w:r w:rsidR="001C05B0">
        <w:rPr>
          <w:lang w:val="en-IE"/>
        </w:rPr>
        <w:t xml:space="preserve"> LD</w:t>
      </w:r>
      <w:r w:rsidR="001C05B0" w:rsidRPr="00031D64">
        <w:rPr>
          <w:vertAlign w:val="subscript"/>
          <w:lang w:val="en-IE"/>
        </w:rPr>
        <w:t>50</w:t>
      </w:r>
      <w:r w:rsidR="00766286">
        <w:rPr>
          <w:lang w:val="en-IE"/>
        </w:rPr>
        <w:t xml:space="preserve"> showing</w:t>
      </w:r>
      <w:r w:rsidR="001C05B0">
        <w:rPr>
          <w:lang w:val="en-IE"/>
        </w:rPr>
        <w:t xml:space="preserve"> </w:t>
      </w:r>
      <w:r>
        <w:rPr>
          <w:lang w:val="en-IE"/>
        </w:rPr>
        <w:t xml:space="preserve">a </w:t>
      </w:r>
      <w:r w:rsidR="001C05B0">
        <w:rPr>
          <w:lang w:val="en-IE"/>
        </w:rPr>
        <w:t xml:space="preserve">higher phylogenetic </w:t>
      </w:r>
      <w:r>
        <w:rPr>
          <w:lang w:val="en-IE"/>
        </w:rPr>
        <w:t>signal</w:t>
      </w:r>
      <w:r w:rsidR="00766286">
        <w:rPr>
          <w:lang w:val="en-IE"/>
        </w:rPr>
        <w:t xml:space="preserve"> in all models</w:t>
      </w:r>
      <w:r>
        <w:rPr>
          <w:lang w:val="en-IE"/>
        </w:rPr>
        <w:t xml:space="preserve"> </w:t>
      </w:r>
      <w:r w:rsidR="00706549">
        <w:rPr>
          <w:lang w:val="en-IE"/>
        </w:rPr>
        <w:t>(Figure 2, A2-5</w:t>
      </w:r>
      <w:r>
        <w:rPr>
          <w:lang w:val="en-IE"/>
        </w:rPr>
        <w:t>).</w:t>
      </w:r>
      <w:r w:rsidR="001C05B0">
        <w:rPr>
          <w:lang w:val="en-IE"/>
        </w:rPr>
        <w:t xml:space="preserve"> </w:t>
      </w:r>
      <w:commentRangeEnd w:id="453"/>
      <w:r w:rsidR="000F1768">
        <w:rPr>
          <w:rStyle w:val="CommentReference"/>
        </w:rPr>
        <w:commentReference w:id="453"/>
      </w:r>
      <w:r w:rsidR="001C05B0">
        <w:rPr>
          <w:lang w:val="en-IE"/>
        </w:rPr>
        <w:t>The presence of constricting behaviour was found to</w:t>
      </w:r>
      <w:r w:rsidR="00766286">
        <w:rPr>
          <w:lang w:val="en-IE"/>
        </w:rPr>
        <w:t xml:space="preserve"> have no effect on either yield </w:t>
      </w:r>
      <w:r w:rsidR="001C05B0">
        <w:rPr>
          <w:lang w:val="en-IE"/>
        </w:rPr>
        <w:t xml:space="preserve">or </w:t>
      </w:r>
      <w:r w:rsidR="001C05B0" w:rsidRPr="001C05B0">
        <w:t>LD</w:t>
      </w:r>
      <w:r w:rsidR="001C05B0" w:rsidRPr="001C05B0">
        <w:rPr>
          <w:vertAlign w:val="subscript"/>
        </w:rPr>
        <w:t>50</w:t>
      </w:r>
      <w:r w:rsidR="001C05B0">
        <w:rPr>
          <w:b/>
        </w:rPr>
        <w:t xml:space="preserve"> </w:t>
      </w:r>
      <w:r w:rsidR="00706549">
        <w:t>(Table A4</w:t>
      </w:r>
      <w:r w:rsidR="001C05B0">
        <w:t>).</w:t>
      </w:r>
      <w:r w:rsidR="00F071D4">
        <w:t xml:space="preserve"> Finally, </w:t>
      </w:r>
      <w:r w:rsidR="00C177F0">
        <w:t>there is no significant covariance between either the residuals of p</w:t>
      </w:r>
      <w:r w:rsidR="00DF1FE6">
        <w:t xml:space="preserve">hylogenetic terms of both yield </w:t>
      </w:r>
      <w:r w:rsidR="00C177F0">
        <w:t xml:space="preserve">and </w:t>
      </w:r>
      <w:r w:rsidR="00C177F0" w:rsidRPr="00977177">
        <w:t>LD</w:t>
      </w:r>
      <w:r w:rsidR="00C177F0" w:rsidRPr="00977177">
        <w:rPr>
          <w:vertAlign w:val="subscript"/>
        </w:rPr>
        <w:t>50</w:t>
      </w:r>
      <w:r w:rsidR="00C177F0">
        <w:t xml:space="preserve"> across all models </w:t>
      </w:r>
      <w:r w:rsidR="00C177F0" w:rsidRPr="000B594C">
        <w:rPr>
          <w:lang w:val="en-IE"/>
        </w:rPr>
        <w:t>(</w:t>
      </w:r>
      <w:r w:rsidR="00706549">
        <w:rPr>
          <w:lang w:val="en-IE"/>
        </w:rPr>
        <w:t>Figure 2, A2-5</w:t>
      </w:r>
      <w:r w:rsidR="00C177F0">
        <w:rPr>
          <w:lang w:val="en-IE"/>
        </w:rPr>
        <w:t>).</w:t>
      </w:r>
    </w:p>
    <w:p w14:paraId="1B000EF5" w14:textId="77777777" w:rsidR="000521E5" w:rsidRDefault="000521E5" w:rsidP="000B594C">
      <w:pPr>
        <w:spacing w:line="360" w:lineRule="auto"/>
        <w:rPr>
          <w:b/>
          <w:sz w:val="28"/>
          <w:szCs w:val="28"/>
        </w:rPr>
      </w:pPr>
    </w:p>
    <w:p w14:paraId="4630F46E" w14:textId="5F1DFE38" w:rsidR="00684702" w:rsidRPr="001E64EB" w:rsidRDefault="00684702" w:rsidP="003D13F7">
      <w:pPr>
        <w:spacing w:line="360" w:lineRule="auto"/>
        <w:outlineLvl w:val="0"/>
        <w:rPr>
          <w:b/>
          <w:sz w:val="28"/>
          <w:szCs w:val="28"/>
        </w:rPr>
      </w:pPr>
      <w:r w:rsidRPr="001E64EB">
        <w:rPr>
          <w:b/>
          <w:sz w:val="28"/>
          <w:szCs w:val="28"/>
        </w:rPr>
        <w:t>Discussion</w:t>
      </w:r>
    </w:p>
    <w:p w14:paraId="3E8D8C6F" w14:textId="2998228F" w:rsidR="008C4F15" w:rsidRDefault="001E64EB" w:rsidP="005266A2">
      <w:pPr>
        <w:spacing w:line="360" w:lineRule="auto"/>
        <w:rPr>
          <w:lang w:val="en-IE"/>
        </w:rPr>
      </w:pPr>
      <w:r>
        <w:rPr>
          <w:lang w:val="en-IE"/>
        </w:rPr>
        <w:t xml:space="preserve">Predator traits are </w:t>
      </w:r>
      <w:r w:rsidR="003A2337">
        <w:rPr>
          <w:lang w:val="en-IE"/>
        </w:rPr>
        <w:t xml:space="preserve">thought </w:t>
      </w:r>
      <w:r>
        <w:rPr>
          <w:lang w:val="en-IE"/>
        </w:rPr>
        <w:t xml:space="preserve">to be </w:t>
      </w:r>
      <w:r w:rsidR="003E2CD2">
        <w:rPr>
          <w:lang w:val="en-IE"/>
        </w:rPr>
        <w:t>heavily</w:t>
      </w:r>
      <w:r>
        <w:rPr>
          <w:lang w:val="en-IE"/>
        </w:rPr>
        <w:t xml:space="preserve"> shaped by both predator-prey evolution</w:t>
      </w:r>
      <w:r w:rsidR="00D3697C">
        <w:rPr>
          <w:lang w:val="en-IE"/>
        </w:rPr>
        <w:t>ary dynamics</w:t>
      </w:r>
      <w:r>
        <w:rPr>
          <w:lang w:val="en-IE"/>
        </w:rPr>
        <w:t xml:space="preserve"> and macroecological forces</w:t>
      </w:r>
      <w:r w:rsidR="003A2337">
        <w:rPr>
          <w:lang w:val="en-IE"/>
        </w:rPr>
        <w:t xml:space="preserve"> such as </w:t>
      </w:r>
      <w:r>
        <w:rPr>
          <w:lang w:val="en-IE"/>
        </w:rPr>
        <w:t>imposed by the limitations of b</w:t>
      </w:r>
      <w:r w:rsidR="00D3697C">
        <w:rPr>
          <w:lang w:val="en-IE"/>
        </w:rPr>
        <w:t xml:space="preserve">ody size and habitat structure. </w:t>
      </w:r>
      <w:r w:rsidR="008C4F15">
        <w:rPr>
          <w:lang w:val="en-IE"/>
        </w:rPr>
        <w:t>Here we show that</w:t>
      </w:r>
      <w:r w:rsidR="003A2337">
        <w:rPr>
          <w:lang w:val="en-IE"/>
        </w:rPr>
        <w:t xml:space="preserve"> traits associated with snake venom follow patterns predicted from a scenario w</w:t>
      </w:r>
      <w:r w:rsidR="000F1768">
        <w:rPr>
          <w:lang w:val="en-IE"/>
        </w:rPr>
        <w:t>h</w:t>
      </w:r>
      <w:r w:rsidR="003A2337">
        <w:rPr>
          <w:lang w:val="en-IE"/>
        </w:rPr>
        <w:t xml:space="preserve">ere these </w:t>
      </w:r>
      <w:r w:rsidR="00792B3D">
        <w:rPr>
          <w:lang w:val="en-IE"/>
        </w:rPr>
        <w:t xml:space="preserve">factors are important evolutionary drivers of predator trait. </w:t>
      </w:r>
      <w:r w:rsidR="000F1768">
        <w:rPr>
          <w:lang w:val="en-IE"/>
        </w:rPr>
        <w:t xml:space="preserve">We found that </w:t>
      </w:r>
      <w:r w:rsidR="008C4F15">
        <w:rPr>
          <w:lang w:val="en-IE"/>
        </w:rPr>
        <w:t xml:space="preserve">venom potency is </w:t>
      </w:r>
      <w:r w:rsidR="0030731B">
        <w:rPr>
          <w:lang w:val="en-IE"/>
        </w:rPr>
        <w:t>prey specific, with higher potencies</w:t>
      </w:r>
      <w:r w:rsidR="00792B3D">
        <w:rPr>
          <w:lang w:val="en-IE"/>
        </w:rPr>
        <w:t xml:space="preserve"> found when venom is teste</w:t>
      </w:r>
      <w:r w:rsidR="00D6184F">
        <w:rPr>
          <w:lang w:val="en-IE"/>
        </w:rPr>
        <w:t>d</w:t>
      </w:r>
      <w:r w:rsidR="00792B3D">
        <w:rPr>
          <w:lang w:val="en-IE"/>
        </w:rPr>
        <w:t xml:space="preserve"> on </w:t>
      </w:r>
      <w:r w:rsidR="0030731B">
        <w:rPr>
          <w:lang w:val="en-IE"/>
        </w:rPr>
        <w:t>species</w:t>
      </w:r>
      <w:r w:rsidR="00792B3D">
        <w:rPr>
          <w:lang w:val="en-IE"/>
        </w:rPr>
        <w:t xml:space="preserve"> more phylogenetically similar to a snakes natural diet</w:t>
      </w:r>
      <w:r w:rsidR="0030731B">
        <w:rPr>
          <w:lang w:val="en-IE"/>
        </w:rPr>
        <w:t>,</w:t>
      </w:r>
      <w:r w:rsidR="0003718A">
        <w:rPr>
          <w:lang w:val="en-IE"/>
        </w:rPr>
        <w:t xml:space="preserve"> and </w:t>
      </w:r>
      <w:r w:rsidR="00792B3D">
        <w:rPr>
          <w:lang w:val="en-IE"/>
        </w:rPr>
        <w:t xml:space="preserve">that </w:t>
      </w:r>
      <w:r w:rsidR="0003718A">
        <w:rPr>
          <w:lang w:val="en-IE"/>
        </w:rPr>
        <w:t xml:space="preserve">venom </w:t>
      </w:r>
      <w:r w:rsidR="00766286">
        <w:rPr>
          <w:lang w:val="en-IE"/>
        </w:rPr>
        <w:t>yield</w:t>
      </w:r>
      <w:r w:rsidR="0003718A">
        <w:rPr>
          <w:lang w:val="en-IE"/>
        </w:rPr>
        <w:t xml:space="preserve"> </w:t>
      </w:r>
      <w:r w:rsidR="00792B3D">
        <w:rPr>
          <w:lang w:val="en-IE"/>
        </w:rPr>
        <w:t>scales with</w:t>
      </w:r>
      <w:r w:rsidR="0003718A">
        <w:rPr>
          <w:lang w:val="en-IE"/>
        </w:rPr>
        <w:t xml:space="preserve"> </w:t>
      </w:r>
      <w:r w:rsidR="00766286">
        <w:rPr>
          <w:lang w:val="en-IE"/>
        </w:rPr>
        <w:t>snake</w:t>
      </w:r>
      <w:r w:rsidR="0003718A">
        <w:rPr>
          <w:lang w:val="en-IE"/>
        </w:rPr>
        <w:t xml:space="preserve"> body size</w:t>
      </w:r>
      <w:r w:rsidR="00792B3D">
        <w:rPr>
          <w:lang w:val="en-IE"/>
        </w:rPr>
        <w:t xml:space="preserve"> </w:t>
      </w:r>
      <w:r w:rsidR="00766286">
        <w:rPr>
          <w:lang w:val="en-IE"/>
        </w:rPr>
        <w:t>according to an allometry expected if</w:t>
      </w:r>
      <w:r w:rsidR="00792B3D">
        <w:rPr>
          <w:lang w:val="en-IE"/>
        </w:rPr>
        <w:t xml:space="preserve"> ener</w:t>
      </w:r>
      <w:r w:rsidR="00766286">
        <w:rPr>
          <w:lang w:val="en-IE"/>
        </w:rPr>
        <w:t>getic costs of venom</w:t>
      </w:r>
      <w:r w:rsidR="00792B3D">
        <w:rPr>
          <w:lang w:val="en-IE"/>
        </w:rPr>
        <w:t xml:space="preserve"> production</w:t>
      </w:r>
      <w:r w:rsidR="00766286">
        <w:rPr>
          <w:lang w:val="en-IE"/>
        </w:rPr>
        <w:t xml:space="preserve"> are the main driver</w:t>
      </w:r>
      <w:r w:rsidR="000F1768">
        <w:rPr>
          <w:lang w:val="en-IE"/>
        </w:rPr>
        <w:t xml:space="preserve"> (exponent of XX)</w:t>
      </w:r>
      <w:r w:rsidR="00792B3D">
        <w:rPr>
          <w:lang w:val="en-IE"/>
        </w:rPr>
        <w:t xml:space="preserve">. We also </w:t>
      </w:r>
      <w:r w:rsidR="000F1768">
        <w:rPr>
          <w:lang w:val="en-IE"/>
        </w:rPr>
        <w:t xml:space="preserve">found </w:t>
      </w:r>
      <w:r w:rsidR="00792B3D">
        <w:rPr>
          <w:lang w:val="en-IE"/>
        </w:rPr>
        <w:t xml:space="preserve">that snake venom is influenced, as expected by the presence of </w:t>
      </w:r>
      <w:r w:rsidR="006F577C" w:rsidRPr="00B51EEB">
        <w:rPr>
          <w:rStyle w:val="Emphasis"/>
          <w:rFonts w:eastAsia="Times New Roman"/>
          <w:i w:val="0"/>
        </w:rPr>
        <w:t>ovivorous</w:t>
      </w:r>
      <w:r w:rsidR="006F577C">
        <w:rPr>
          <w:rFonts w:eastAsia="Times New Roman"/>
        </w:rPr>
        <w:t xml:space="preserve"> </w:t>
      </w:r>
      <w:r w:rsidR="00792B3D">
        <w:rPr>
          <w:lang w:val="en-IE"/>
        </w:rPr>
        <w:t>feeding behaviours</w:t>
      </w:r>
      <w:r w:rsidR="0003718A">
        <w:rPr>
          <w:lang w:val="en-IE"/>
        </w:rPr>
        <w:t xml:space="preserve"> and</w:t>
      </w:r>
      <w:r w:rsidR="00792B3D">
        <w:rPr>
          <w:lang w:val="en-IE"/>
        </w:rPr>
        <w:t xml:space="preserve">, in a </w:t>
      </w:r>
      <w:commentRangeStart w:id="454"/>
      <w:r w:rsidR="00792B3D">
        <w:rPr>
          <w:lang w:val="en-IE"/>
        </w:rPr>
        <w:t>less expected direction</w:t>
      </w:r>
      <w:commentRangeEnd w:id="454"/>
      <w:r w:rsidR="000F1768">
        <w:rPr>
          <w:rStyle w:val="CommentReference"/>
        </w:rPr>
        <w:commentReference w:id="454"/>
      </w:r>
      <w:r w:rsidR="00792B3D">
        <w:rPr>
          <w:lang w:val="en-IE"/>
        </w:rPr>
        <w:t>,</w:t>
      </w:r>
      <w:r w:rsidR="0003718A">
        <w:rPr>
          <w:lang w:val="en-IE"/>
        </w:rPr>
        <w:t xml:space="preserve"> </w:t>
      </w:r>
      <w:r w:rsidR="00792B3D">
        <w:rPr>
          <w:lang w:val="en-IE"/>
        </w:rPr>
        <w:t xml:space="preserve">by the </w:t>
      </w:r>
      <w:r w:rsidR="0003718A">
        <w:rPr>
          <w:lang w:val="en-IE"/>
        </w:rPr>
        <w:t>dimensionality of the environment.</w:t>
      </w:r>
      <w:r w:rsidR="00C850D9">
        <w:rPr>
          <w:lang w:val="en-IE"/>
        </w:rPr>
        <w:t xml:space="preserve"> Hence, our results </w:t>
      </w:r>
      <w:r w:rsidR="00766286">
        <w:rPr>
          <w:lang w:val="en-IE"/>
        </w:rPr>
        <w:t>show</w:t>
      </w:r>
      <w:r w:rsidR="00C850D9">
        <w:rPr>
          <w:lang w:val="en-IE"/>
        </w:rPr>
        <w:t xml:space="preserve"> that while aspects of neutral selection, such as genetic drift, play an </w:t>
      </w:r>
      <w:commentRangeStart w:id="455"/>
      <w:r w:rsidR="00C850D9">
        <w:rPr>
          <w:lang w:val="en-IE"/>
        </w:rPr>
        <w:t xml:space="preserve">important </w:t>
      </w:r>
      <w:commentRangeEnd w:id="455"/>
      <w:r w:rsidR="000F1768">
        <w:rPr>
          <w:rStyle w:val="CommentReference"/>
        </w:rPr>
        <w:commentReference w:id="455"/>
      </w:r>
      <w:r w:rsidR="00C850D9">
        <w:rPr>
          <w:lang w:val="en-IE"/>
        </w:rPr>
        <w:t>role in generated the observed variance in predator traits, positive selection forces associated with trophic and macroevolutionary drivers play a key role in</w:t>
      </w:r>
      <w:r w:rsidR="00766286">
        <w:rPr>
          <w:lang w:val="en-IE"/>
        </w:rPr>
        <w:t xml:space="preserve"> shaping</w:t>
      </w:r>
      <w:r w:rsidR="00C850D9">
        <w:rPr>
          <w:lang w:val="en-IE"/>
        </w:rPr>
        <w:t xml:space="preserve"> the evolution of these traits.</w:t>
      </w:r>
    </w:p>
    <w:p w14:paraId="41DE6F81" w14:textId="4C72931A" w:rsidR="00DF38E0" w:rsidRDefault="000521E5" w:rsidP="00594499">
      <w:pPr>
        <w:spacing w:line="360" w:lineRule="auto"/>
        <w:rPr>
          <w:lang w:val="en-IE"/>
        </w:rPr>
      </w:pPr>
      <w:r>
        <w:rPr>
          <w:lang w:val="en-IE"/>
        </w:rPr>
        <w:tab/>
      </w:r>
      <w:r w:rsidR="00766286">
        <w:rPr>
          <w:lang w:val="en-IE"/>
        </w:rPr>
        <w:t>T</w:t>
      </w:r>
      <w:r w:rsidR="004250AA">
        <w:rPr>
          <w:lang w:val="en-IE"/>
        </w:rPr>
        <w:t>rophic factors</w:t>
      </w:r>
      <w:r w:rsidR="00766286">
        <w:rPr>
          <w:lang w:val="en-IE"/>
        </w:rPr>
        <w:t xml:space="preserve"> have been known to</w:t>
      </w:r>
      <w:r w:rsidR="004250AA">
        <w:rPr>
          <w:lang w:val="en-IE"/>
        </w:rPr>
        <w:t xml:space="preserve"> </w:t>
      </w:r>
      <w:r w:rsidR="0029321D">
        <w:rPr>
          <w:lang w:val="en-IE"/>
        </w:rPr>
        <w:t>play an</w:t>
      </w:r>
      <w:r w:rsidR="004250AA">
        <w:rPr>
          <w:lang w:val="en-IE"/>
        </w:rPr>
        <w:t xml:space="preserve"> important</w:t>
      </w:r>
      <w:r w:rsidR="0029321D">
        <w:rPr>
          <w:lang w:val="en-IE"/>
        </w:rPr>
        <w:t xml:space="preserve"> role</w:t>
      </w:r>
      <w:r w:rsidR="004250AA">
        <w:rPr>
          <w:lang w:val="en-IE"/>
        </w:rPr>
        <w:t xml:space="preserve"> in the </w:t>
      </w:r>
      <w:r w:rsidR="00B575B2" w:rsidRPr="00B575B2">
        <w:rPr>
          <w:lang w:val="en-IE"/>
        </w:rPr>
        <w:t xml:space="preserve">maintenance </w:t>
      </w:r>
      <w:r w:rsidR="004250AA">
        <w:rPr>
          <w:lang w:val="en-IE"/>
        </w:rPr>
        <w:t xml:space="preserve">of venom. </w:t>
      </w:r>
      <w:commentRangeStart w:id="456"/>
      <w:r w:rsidR="004250AA">
        <w:rPr>
          <w:lang w:val="en-IE"/>
        </w:rPr>
        <w:t xml:space="preserve">This is </w:t>
      </w:r>
      <w:r w:rsidR="00B575B2">
        <w:rPr>
          <w:lang w:val="en-IE"/>
        </w:rPr>
        <w:t>supported</w:t>
      </w:r>
      <w:r w:rsidR="004250AA">
        <w:rPr>
          <w:lang w:val="en-IE"/>
        </w:rPr>
        <w:t xml:space="preserve"> by cases of its evolutionary loss</w:t>
      </w:r>
      <w:r w:rsidR="00B575B2">
        <w:rPr>
          <w:lang w:val="en-IE"/>
        </w:rPr>
        <w:t xml:space="preserve"> with dietary changes</w:t>
      </w:r>
      <w:r w:rsidR="00766286">
        <w:rPr>
          <w:lang w:val="en-IE"/>
        </w:rPr>
        <w:t xml:space="preserve"> that no longer require venom</w:t>
      </w:r>
      <w:r w:rsidR="00B575B2">
        <w:rPr>
          <w:lang w:val="en-IE"/>
        </w:rPr>
        <w:t xml:space="preserve"> </w:t>
      </w:r>
      <w:r w:rsidR="008F657B">
        <w:rPr>
          <w:lang w:val="en-IE"/>
        </w:rPr>
        <w:fldChar w:fldCharType="begin"/>
      </w:r>
      <w:r w:rsidR="008F657B">
        <w:rPr>
          <w:lang w:val="en-IE"/>
        </w:rPr>
        <w:instrText xml:space="preserve"> ADDIN EN.CITE &lt;EndNote&gt;&lt;Cite&gt;&lt;Author&gt;Li&lt;/Author&gt;&lt;Year&gt;2005&lt;/Year&gt;&lt;RecNum&gt;20&lt;/RecNum&gt;&lt;DisplayText&gt;(22)&lt;/DisplayText&gt;&lt;record&gt;&lt;rec-number&gt;20&lt;/rec-number&gt;&lt;foreign-keys&gt;&lt;key app="EN" db-id="ax5t9ztwnxe5f8edetnp2tzne0aaff55ftr5" timestamp="1457353997"&gt;20&lt;/key&gt;&lt;/foreign-keys&gt;&lt;ref-type name="Journal Article"&gt;17&lt;/ref-type&gt;&lt;contributors&gt;&lt;authors&gt;&lt;author&gt;Li, Min&lt;/author&gt;&lt;author&gt;Fry, BG&lt;/author&gt;&lt;author&gt;Kini, R Manjunatha&lt;/author&gt;&lt;/authors&gt;&lt;/contributors&gt;&lt;titles&gt;&lt;title&gt;Eggs-only diet: its implications for the toxin profile changes and ecology of the marbled sea snake (Aipysurus eydouxii)&lt;/title&gt;&lt;secondary-title&gt;Journal of Molecular Evolution&lt;/secondary-title&gt;&lt;/titles&gt;&lt;periodical&gt;&lt;full-title&gt;Journal of Molecular Evolution&lt;/full-title&gt;&lt;/periodical&gt;&lt;pages&gt;81-89&lt;/pages&gt;&lt;volume&gt;60&lt;/volume&gt;&lt;number&gt;1&lt;/number&gt;&lt;dates&gt;&lt;year&gt;2005&lt;/year&gt;&lt;/dates&gt;&lt;isbn&gt;0022-2844&lt;/isbn&gt;&lt;urls&gt;&lt;/urls&gt;&lt;/record&gt;&lt;/Cite&gt;&lt;/EndNote&gt;</w:instrText>
      </w:r>
      <w:r w:rsidR="008F657B">
        <w:rPr>
          <w:lang w:val="en-IE"/>
        </w:rPr>
        <w:fldChar w:fldCharType="separate"/>
      </w:r>
      <w:r w:rsidR="008F657B">
        <w:rPr>
          <w:noProof/>
          <w:lang w:val="en-IE"/>
        </w:rPr>
        <w:t>(</w:t>
      </w:r>
      <w:hyperlink w:anchor="_ENREF_22" w:tooltip="Li, 2005 #20" w:history="1">
        <w:r w:rsidR="00DF1FE6">
          <w:rPr>
            <w:noProof/>
            <w:lang w:val="en-IE"/>
          </w:rPr>
          <w:t>22</w:t>
        </w:r>
      </w:hyperlink>
      <w:r w:rsidR="008F657B">
        <w:rPr>
          <w:noProof/>
          <w:lang w:val="en-IE"/>
        </w:rPr>
        <w:t>)</w:t>
      </w:r>
      <w:r w:rsidR="008F657B">
        <w:rPr>
          <w:lang w:val="en-IE"/>
        </w:rPr>
        <w:fldChar w:fldCharType="end"/>
      </w:r>
      <w:r w:rsidR="004250AA">
        <w:rPr>
          <w:lang w:val="en-IE"/>
        </w:rPr>
        <w:t xml:space="preserve">, </w:t>
      </w:r>
      <w:r w:rsidR="00B575B2">
        <w:rPr>
          <w:lang w:val="en-IE"/>
        </w:rPr>
        <w:t xml:space="preserve">the absence of an increased lifespan associated with </w:t>
      </w:r>
      <w:r w:rsidR="000F1768">
        <w:rPr>
          <w:lang w:val="en-IE"/>
        </w:rPr>
        <w:t xml:space="preserve">venomosity </w:t>
      </w:r>
      <w:r w:rsidR="00B575B2">
        <w:rPr>
          <w:lang w:val="en-IE"/>
        </w:rPr>
        <w:lastRenderedPageBreak/>
        <w:t xml:space="preserve">as generally seen in species with toxic defence systems </w:t>
      </w:r>
      <w:r w:rsidR="008F657B">
        <w:rPr>
          <w:lang w:val="en-IE"/>
        </w:rPr>
        <w:fldChar w:fldCharType="begin"/>
      </w:r>
      <w:r w:rsidR="00DF1FE6">
        <w:rPr>
          <w:lang w:val="en-IE"/>
        </w:rPr>
        <w:instrText xml:space="preserve"> ADDIN EN.CITE &lt;EndNote&gt;&lt;Cite&gt;&lt;Author&gt;Hossie&lt;/Author&gt;&lt;Year&gt;2013&lt;/Year&gt;&lt;RecNum&gt;201&lt;/RecNum&gt;&lt;DisplayText&gt;(45)&lt;/DisplayText&gt;&lt;record&gt;&lt;rec-number&gt;201&lt;/rec-number&gt;&lt;foreign-keys&gt;&lt;key app="EN" db-id="ax5t9ztwnxe5f8edetnp2tzne0aaff55ftr5" timestamp="1483802613"&gt;201&lt;/key&gt;&lt;/foreign-keys&gt;&lt;ref-type name="Journal Article"&gt;17&lt;/ref-type&gt;&lt;contributors&gt;&lt;authors&gt;&lt;author&gt;Hossie, TJ&lt;/author&gt;&lt;author&gt;Hassall, C&lt;/author&gt;&lt;author&gt;Knee, W&lt;/author&gt;&lt;author&gt;Sherratt, TN&lt;/author&gt;&lt;/authors&gt;&lt;/contributors&gt;&lt;titles&gt;&lt;title&gt;Species with a chemical defence, but not chemical offence, live longer&lt;/title&gt;&lt;secondary-title&gt;Journal of evolutionary biology&lt;/secondary-title&gt;&lt;/titles&gt;&lt;periodical&gt;&lt;full-title&gt;Journal of evolutionary biology&lt;/full-title&gt;&lt;/periodical&gt;&lt;pages&gt;1598-1602&lt;/pages&gt;&lt;volume&gt;26&lt;/volume&gt;&lt;number&gt;7&lt;/number&gt;&lt;dates&gt;&lt;year&gt;2013&lt;/year&gt;&lt;/dates&gt;&lt;isbn&gt;1420-9101&lt;/isbn&gt;&lt;urls&gt;&lt;/urls&gt;&lt;/record&gt;&lt;/Cite&gt;&lt;/EndNote&gt;</w:instrText>
      </w:r>
      <w:r w:rsidR="008F657B">
        <w:rPr>
          <w:lang w:val="en-IE"/>
        </w:rPr>
        <w:fldChar w:fldCharType="separate"/>
      </w:r>
      <w:r w:rsidR="00DF1FE6">
        <w:rPr>
          <w:noProof/>
          <w:lang w:val="en-IE"/>
        </w:rPr>
        <w:t>(</w:t>
      </w:r>
      <w:hyperlink w:anchor="_ENREF_45" w:tooltip="Hossie, 2013 #201" w:history="1">
        <w:r w:rsidR="00DF1FE6">
          <w:rPr>
            <w:noProof/>
            <w:lang w:val="en-IE"/>
          </w:rPr>
          <w:t>45</w:t>
        </w:r>
      </w:hyperlink>
      <w:r w:rsidR="00DF1FE6">
        <w:rPr>
          <w:noProof/>
          <w:lang w:val="en-IE"/>
        </w:rPr>
        <w:t>)</w:t>
      </w:r>
      <w:r w:rsidR="008F657B">
        <w:rPr>
          <w:lang w:val="en-IE"/>
        </w:rPr>
        <w:fldChar w:fldCharType="end"/>
      </w:r>
      <w:r w:rsidR="00B575B2">
        <w:rPr>
          <w:lang w:val="en-IE"/>
        </w:rPr>
        <w:t xml:space="preserve">, and also by our findings here that </w:t>
      </w:r>
      <w:r w:rsidR="00B575B2" w:rsidRPr="00B51EEB">
        <w:rPr>
          <w:rStyle w:val="Emphasis"/>
          <w:rFonts w:eastAsia="Times New Roman"/>
          <w:i w:val="0"/>
        </w:rPr>
        <w:t>ovivorous</w:t>
      </w:r>
      <w:r w:rsidR="00B575B2">
        <w:rPr>
          <w:rStyle w:val="Emphasis"/>
          <w:rFonts w:eastAsia="Times New Roman"/>
          <w:i w:val="0"/>
        </w:rPr>
        <w:t xml:space="preserve"> feeding is associated with lower potencies and venom </w:t>
      </w:r>
      <w:r w:rsidR="00DF1FE6">
        <w:rPr>
          <w:rStyle w:val="Emphasis"/>
          <w:rFonts w:eastAsia="Times New Roman"/>
          <w:i w:val="0"/>
        </w:rPr>
        <w:t>yield</w:t>
      </w:r>
      <w:r w:rsidR="00B575B2">
        <w:rPr>
          <w:rStyle w:val="Emphasis"/>
          <w:rFonts w:eastAsia="Times New Roman"/>
          <w:i w:val="0"/>
        </w:rPr>
        <w:t>. However</w:t>
      </w:r>
      <w:commentRangeEnd w:id="456"/>
      <w:r w:rsidR="00643DD6">
        <w:rPr>
          <w:rStyle w:val="CommentReference"/>
        </w:rPr>
        <w:commentReference w:id="456"/>
      </w:r>
      <w:r w:rsidR="00B575B2">
        <w:rPr>
          <w:rStyle w:val="Emphasis"/>
          <w:rFonts w:eastAsia="Times New Roman"/>
          <w:i w:val="0"/>
        </w:rPr>
        <w:t>, the role of trophic drivers in shaping the subsequent evolution of venom has been much more hotly debated</w:t>
      </w:r>
      <w:r w:rsidR="00155347">
        <w:rPr>
          <w:rStyle w:val="Emphasis"/>
          <w:rFonts w:eastAsia="Times New Roman"/>
          <w:i w:val="0"/>
        </w:rPr>
        <w:t>, in particularly relating to the generality of prey-specific venoms</w:t>
      </w:r>
      <w:r w:rsidR="00B575B2">
        <w:rPr>
          <w:rStyle w:val="Emphasis"/>
          <w:rFonts w:eastAsia="Times New Roman"/>
          <w:i w:val="0"/>
        </w:rPr>
        <w:t xml:space="preserve"> </w:t>
      </w:r>
      <w:r w:rsidR="00D45F7F">
        <w:rPr>
          <w:lang w:val="en-IE"/>
        </w:rPr>
        <w:fldChar w:fldCharType="begin">
          <w:fldData xml:space="preserve">PEVuZE5vdGU+PENpdGU+PEF1dGhvcj5TYXNhPC9BdXRob3I+PFllYXI+MTk5OTwvWWVhcj48UmVj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</w:fldData>
        </w:fldChar>
      </w:r>
      <w:r w:rsidR="00833820">
        <w:rPr>
          <w:lang w:val="en-IE"/>
        </w:rPr>
        <w:instrText xml:space="preserve"> ADDIN EN.CITE </w:instrText>
      </w:r>
      <w:r w:rsidR="00833820">
        <w:rPr>
          <w:lang w:val="en-IE"/>
        </w:rPr>
        <w:fldChar w:fldCharType="begin">
          <w:fldData xml:space="preserve">PEVuZE5vdGU+PENpdGU+PEF1dGhvcj5TYXNhPC9BdXRob3I+PFllYXI+MTk5OTwvWWVhcj48UmVj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</w:fldData>
        </w:fldChar>
      </w:r>
      <w:r w:rsidR="00833820">
        <w:rPr>
          <w:lang w:val="en-IE"/>
        </w:rPr>
        <w:instrText xml:space="preserve"> ADDIN EN.CITE.DATA </w:instrText>
      </w:r>
      <w:r w:rsidR="00833820">
        <w:rPr>
          <w:lang w:val="en-IE"/>
        </w:rPr>
      </w:r>
      <w:r w:rsidR="00833820">
        <w:rPr>
          <w:lang w:val="en-IE"/>
        </w:rPr>
        <w:fldChar w:fldCharType="end"/>
      </w:r>
      <w:r w:rsidR="00D45F7F">
        <w:rPr>
          <w:lang w:val="en-IE"/>
        </w:rPr>
      </w:r>
      <w:r w:rsidR="00D45F7F">
        <w:rPr>
          <w:lang w:val="en-IE"/>
        </w:rPr>
        <w:fldChar w:fldCharType="separate"/>
      </w:r>
      <w:r w:rsidR="00833820">
        <w:rPr>
          <w:noProof/>
          <w:lang w:val="en-IE"/>
        </w:rPr>
        <w:t>(</w:t>
      </w:r>
      <w:hyperlink w:anchor="_ENREF_1" w:tooltip="Casewell, 2013 #1" w:history="1">
        <w:r w:rsidR="00DF1FE6">
          <w:rPr>
            <w:noProof/>
            <w:lang w:val="en-IE"/>
          </w:rPr>
          <w:t>1</w:t>
        </w:r>
      </w:hyperlink>
      <w:r w:rsidR="00833820">
        <w:rPr>
          <w:noProof/>
          <w:lang w:val="en-IE"/>
        </w:rPr>
        <w:t xml:space="preserve">, </w:t>
      </w:r>
      <w:hyperlink w:anchor="_ENREF_9" w:tooltip="Mebs, 2001 #4" w:history="1">
        <w:r w:rsidR="00DF1FE6">
          <w:rPr>
            <w:noProof/>
            <w:lang w:val="en-IE"/>
          </w:rPr>
          <w:t>9</w:t>
        </w:r>
      </w:hyperlink>
      <w:r w:rsidR="00833820">
        <w:rPr>
          <w:noProof/>
          <w:lang w:val="en-IE"/>
        </w:rPr>
        <w:t xml:space="preserve">, </w:t>
      </w:r>
      <w:hyperlink w:anchor="_ENREF_10" w:tooltip="Sasa, 1999 #3" w:history="1">
        <w:r w:rsidR="00DF1FE6">
          <w:rPr>
            <w:noProof/>
            <w:lang w:val="en-IE"/>
          </w:rPr>
          <w:t>10</w:t>
        </w:r>
      </w:hyperlink>
      <w:r w:rsidR="00833820">
        <w:rPr>
          <w:noProof/>
          <w:lang w:val="en-IE"/>
        </w:rPr>
        <w:t>)</w:t>
      </w:r>
      <w:r w:rsidR="00D45F7F">
        <w:rPr>
          <w:lang w:val="en-IE"/>
        </w:rPr>
        <w:fldChar w:fldCharType="end"/>
      </w:r>
      <w:r>
        <w:rPr>
          <w:lang w:val="en-IE"/>
        </w:rPr>
        <w:t>.</w:t>
      </w:r>
      <w:r w:rsidR="00155347">
        <w:rPr>
          <w:lang w:val="en-IE"/>
        </w:rPr>
        <w:t xml:space="preserve"> By flipping the inconvenience </w:t>
      </w:r>
      <w:r w:rsidR="00594499">
        <w:rPr>
          <w:lang w:val="en-IE"/>
        </w:rPr>
        <w:t xml:space="preserve">usually </w:t>
      </w:r>
      <w:r w:rsidR="00766286">
        <w:rPr>
          <w:lang w:val="en-IE"/>
        </w:rPr>
        <w:t>associated with the use of non</w:t>
      </w:r>
      <w:r w:rsidR="00155347">
        <w:rPr>
          <w:lang w:val="en-IE"/>
        </w:rPr>
        <w:t xml:space="preserve">-natural test models for venom potency </w:t>
      </w:r>
      <w:r w:rsidR="00155347">
        <w:rPr>
          <w:lang w:val="en-IE"/>
        </w:rPr>
        <w:fldChar w:fldCharType="begin"/>
      </w:r>
      <w:r w:rsidR="000E5E13">
        <w:rPr>
          <w:lang w:val="en-IE"/>
        </w:rPr>
        <w:instrText xml:space="preserve"> ADDIN EN.CITE &lt;EndNote&gt;&lt;Cite&gt;&lt;Author&gt;da Silva&lt;/Author&gt;&lt;Year&gt;2001&lt;/Year&gt;&lt;RecNum&gt;7&lt;/RecNum&gt;&lt;DisplayText&gt;(24)&lt;/DisplayText&gt;&lt;record&gt;&lt;rec-number&gt;7&lt;/rec-number&gt;&lt;foreign-keys&gt;&lt;key app="EN" db-id="ax5t9ztwnxe5f8edetnp2tzne0aaff55ftr5" timestamp="1457288882"&gt;7&lt;/key&gt;&lt;/foreign-keys&gt;&lt;ref-type name="Journal Article"&gt;17&lt;/ref-type&gt;&lt;contributors&gt;&lt;authors&gt;&lt;author&gt;da Silva, Nelson Jorge&lt;/author&gt;&lt;author&gt;Aird, Steven D&lt;/author&gt;&lt;/authors&gt;&lt;/contributors&gt;&lt;titles&gt;&lt;title&gt;Prey specificity, comparative lethality and compositional differences of coral snake venoms&lt;/title&gt;&lt;secondary-title&gt;Comparative Biochemistry and Physiology Part C: Toxicology &amp;amp; Pharmacology&lt;/secondary-title&gt;&lt;/titles&gt;&lt;periodical&gt;&lt;full-title&gt;Comparative Biochemistry and Physiology Part C: Toxicology &amp;amp; Pharmacology&lt;/full-title&gt;&lt;/periodical&gt;&lt;pages&gt;425-456&lt;/pages&gt;&lt;volume&gt;128&lt;/volume&gt;&lt;number&gt;3&lt;/number&gt;&lt;dates&gt;&lt;year&gt;2001&lt;/year&gt;&lt;/dates&gt;&lt;isbn&gt;1532-0456&lt;/isbn&gt;&lt;urls&gt;&lt;/urls&gt;&lt;/record&gt;&lt;/Cite&gt;&lt;/EndNote&gt;</w:instrText>
      </w:r>
      <w:r w:rsidR="00155347">
        <w:rPr>
          <w:lang w:val="en-IE"/>
        </w:rPr>
        <w:fldChar w:fldCharType="separate"/>
      </w:r>
      <w:r w:rsidR="000E5E13">
        <w:rPr>
          <w:noProof/>
          <w:lang w:val="en-IE"/>
        </w:rPr>
        <w:t>(</w:t>
      </w:r>
      <w:hyperlink w:anchor="_ENREF_24" w:tooltip="da Silva, 2001 #7" w:history="1">
        <w:r w:rsidR="00DF1FE6">
          <w:rPr>
            <w:noProof/>
            <w:lang w:val="en-IE"/>
          </w:rPr>
          <w:t>24</w:t>
        </w:r>
      </w:hyperlink>
      <w:r w:rsidR="000E5E13">
        <w:rPr>
          <w:noProof/>
          <w:lang w:val="en-IE"/>
        </w:rPr>
        <w:t>)</w:t>
      </w:r>
      <w:r w:rsidR="00155347">
        <w:rPr>
          <w:lang w:val="en-IE"/>
        </w:rPr>
        <w:fldChar w:fldCharType="end"/>
      </w:r>
      <w:r w:rsidR="00155347">
        <w:rPr>
          <w:lang w:val="en-IE"/>
        </w:rPr>
        <w:t xml:space="preserve"> we show that venom is generally prey-specific with higher potencies associated with species </w:t>
      </w:r>
      <w:r w:rsidR="00594499">
        <w:rPr>
          <w:lang w:val="en-IE"/>
        </w:rPr>
        <w:t xml:space="preserve">that more </w:t>
      </w:r>
      <w:r w:rsidR="00155347">
        <w:rPr>
          <w:lang w:val="en-IE"/>
        </w:rPr>
        <w:t xml:space="preserve">closely </w:t>
      </w:r>
      <w:r w:rsidR="00594499">
        <w:rPr>
          <w:lang w:val="en-IE"/>
        </w:rPr>
        <w:t xml:space="preserve">resemble a species </w:t>
      </w:r>
      <w:r w:rsidR="00155347">
        <w:rPr>
          <w:lang w:val="en-IE"/>
        </w:rPr>
        <w:t>diet.</w:t>
      </w:r>
      <w:r w:rsidR="00766286">
        <w:rPr>
          <w:lang w:val="en-IE"/>
        </w:rPr>
        <w:t xml:space="preserve"> </w:t>
      </w:r>
      <w:r w:rsidR="00F919F9">
        <w:rPr>
          <w:lang w:val="en-IE"/>
        </w:rPr>
        <w:t>The</w:t>
      </w:r>
      <w:r w:rsidR="00594499">
        <w:rPr>
          <w:lang w:val="en-IE"/>
        </w:rPr>
        <w:t xml:space="preserve"> prey-specific effect </w:t>
      </w:r>
      <w:r w:rsidR="00766286">
        <w:rPr>
          <w:lang w:val="en-IE"/>
        </w:rPr>
        <w:t>demonstrated</w:t>
      </w:r>
      <w:r w:rsidR="00594499">
        <w:rPr>
          <w:lang w:val="en-IE"/>
        </w:rPr>
        <w:t xml:space="preserve"> in our analysis is also </w:t>
      </w:r>
      <w:r w:rsidR="0023674A">
        <w:rPr>
          <w:lang w:val="en-IE"/>
        </w:rPr>
        <w:t>likely to underestimate</w:t>
      </w:r>
      <w:r w:rsidR="00E8795C">
        <w:rPr>
          <w:lang w:val="en-IE"/>
        </w:rPr>
        <w:t xml:space="preserve"> the </w:t>
      </w:r>
      <w:r w:rsidR="0023674A">
        <w:rPr>
          <w:lang w:val="en-IE"/>
        </w:rPr>
        <w:t xml:space="preserve">prey </w:t>
      </w:r>
      <w:r w:rsidR="00E8795C">
        <w:rPr>
          <w:lang w:val="en-IE"/>
        </w:rPr>
        <w:t>specific nature of venom</w:t>
      </w:r>
      <w:r w:rsidR="0023674A">
        <w:rPr>
          <w:lang w:val="en-IE"/>
        </w:rPr>
        <w:t xml:space="preserve"> in general</w:t>
      </w:r>
      <w:r w:rsidR="00C03DDC">
        <w:rPr>
          <w:lang w:val="en-IE"/>
        </w:rPr>
        <w:t xml:space="preserve"> due to our</w:t>
      </w:r>
      <w:r w:rsidR="0023674A">
        <w:rPr>
          <w:lang w:val="en-IE"/>
        </w:rPr>
        <w:t xml:space="preserve"> use of LD</w:t>
      </w:r>
      <w:r w:rsidR="0023674A" w:rsidRPr="00794AA9">
        <w:rPr>
          <w:vertAlign w:val="subscript"/>
          <w:lang w:val="en-IE"/>
        </w:rPr>
        <w:t>50</w:t>
      </w:r>
      <w:r w:rsidR="0023674A">
        <w:rPr>
          <w:lang w:val="en-IE"/>
        </w:rPr>
        <w:t xml:space="preserve">. </w:t>
      </w:r>
      <w:r w:rsidR="00E8795C">
        <w:rPr>
          <w:lang w:val="en-IE"/>
        </w:rPr>
        <w:t>While LD</w:t>
      </w:r>
      <w:r w:rsidR="00E8795C" w:rsidRPr="005B1F15">
        <w:rPr>
          <w:vertAlign w:val="subscript"/>
          <w:lang w:val="en-IE"/>
        </w:rPr>
        <w:t>50</w:t>
      </w:r>
      <w:r w:rsidR="00E8795C">
        <w:rPr>
          <w:vertAlign w:val="subscript"/>
          <w:lang w:val="en-IE"/>
        </w:rPr>
        <w:t xml:space="preserve"> </w:t>
      </w:r>
      <w:r w:rsidR="00E8795C">
        <w:rPr>
          <w:lang w:val="en-IE"/>
        </w:rPr>
        <w:t xml:space="preserve">measures the </w:t>
      </w:r>
      <w:r w:rsidR="00996542">
        <w:rPr>
          <w:lang w:val="en-IE"/>
        </w:rPr>
        <w:t xml:space="preserve">lethality </w:t>
      </w:r>
      <w:r w:rsidR="00E8795C">
        <w:rPr>
          <w:lang w:val="en-IE"/>
        </w:rPr>
        <w:t>of a venom</w:t>
      </w:r>
      <w:r w:rsidR="00996542">
        <w:rPr>
          <w:lang w:val="en-IE"/>
        </w:rPr>
        <w:t>,</w:t>
      </w:r>
      <w:r w:rsidR="00E8795C">
        <w:rPr>
          <w:lang w:val="en-IE"/>
        </w:rPr>
        <w:t xml:space="preserve"> it is likely that venom is select</w:t>
      </w:r>
      <w:r w:rsidR="00594499">
        <w:rPr>
          <w:lang w:val="en-IE"/>
        </w:rPr>
        <w:t>ed</w:t>
      </w:r>
      <w:r w:rsidR="00E8795C">
        <w:rPr>
          <w:lang w:val="en-IE"/>
        </w:rPr>
        <w:t xml:space="preserve"> to </w:t>
      </w:r>
      <w:r w:rsidR="00594499">
        <w:rPr>
          <w:lang w:val="en-IE"/>
        </w:rPr>
        <w:t>simply</w:t>
      </w:r>
      <w:r w:rsidR="00D86625">
        <w:rPr>
          <w:lang w:val="en-IE"/>
        </w:rPr>
        <w:t xml:space="preserve"> </w:t>
      </w:r>
      <w:r w:rsidR="0093758B">
        <w:rPr>
          <w:lang w:val="en-IE"/>
        </w:rPr>
        <w:t xml:space="preserve">subdue </w:t>
      </w:r>
      <w:r w:rsidR="00D86625">
        <w:rPr>
          <w:lang w:val="en-IE"/>
        </w:rPr>
        <w:t>prey</w:t>
      </w:r>
      <w:r w:rsidR="00996542">
        <w:rPr>
          <w:lang w:val="en-IE"/>
        </w:rPr>
        <w:t>, as opposed to cause mortality,</w:t>
      </w:r>
      <w:r w:rsidR="00C03DDC">
        <w:rPr>
          <w:lang w:val="en-IE"/>
        </w:rPr>
        <w:t xml:space="preserve"> </w:t>
      </w:r>
      <w:r w:rsidR="0093758B">
        <w:rPr>
          <w:lang w:val="en-IE"/>
        </w:rPr>
        <w:t>in order</w:t>
      </w:r>
      <w:r w:rsidR="00C03DDC">
        <w:rPr>
          <w:lang w:val="en-IE"/>
        </w:rPr>
        <w:t xml:space="preserve"> </w:t>
      </w:r>
      <w:r w:rsidR="00406ED4">
        <w:rPr>
          <w:lang w:val="en-IE"/>
        </w:rPr>
        <w:t xml:space="preserve">to </w:t>
      </w:r>
      <w:r w:rsidR="00C03DDC">
        <w:rPr>
          <w:lang w:val="en-IE"/>
        </w:rPr>
        <w:t>reduce the chances of prey escaping or retaliating</w:t>
      </w:r>
      <w:r w:rsidR="00996542">
        <w:rPr>
          <w:lang w:val="en-IE"/>
        </w:rPr>
        <w:t xml:space="preserve"> </w:t>
      </w:r>
      <w:r w:rsidR="00996542">
        <w:rPr>
          <w:lang w:val="en-IE"/>
        </w:rPr>
        <w:fldChar w:fldCharType="begin"/>
      </w:r>
      <w:r w:rsidR="000E5E13">
        <w:rPr>
          <w:lang w:val="en-IE"/>
        </w:rPr>
        <w:instrText xml:space="preserve"> ADDIN EN.CITE &lt;EndNote&gt;&lt;Cite&gt;&lt;Author&gt;Barlow&lt;/Author&gt;&lt;Year&gt;2009&lt;/Year&gt;&lt;RecNum&gt;2&lt;/RecNum&gt;&lt;DisplayText&gt;(25)&lt;/DisplayText&gt;&lt;record&gt;&lt;rec-number&gt;2&lt;/rec-number&gt;&lt;foreign-keys&gt;&lt;key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996542">
        <w:rPr>
          <w:lang w:val="en-IE"/>
        </w:rPr>
        <w:fldChar w:fldCharType="separate"/>
      </w:r>
      <w:r w:rsidR="000E5E13">
        <w:rPr>
          <w:noProof/>
          <w:lang w:val="en-IE"/>
        </w:rPr>
        <w:t>(</w:t>
      </w:r>
      <w:hyperlink w:anchor="_ENREF_25" w:tooltip="Barlow, 2009 #2" w:history="1">
        <w:r w:rsidR="00DF1FE6">
          <w:rPr>
            <w:noProof/>
            <w:lang w:val="en-IE"/>
          </w:rPr>
          <w:t>25</w:t>
        </w:r>
      </w:hyperlink>
      <w:r w:rsidR="000E5E13">
        <w:rPr>
          <w:noProof/>
          <w:lang w:val="en-IE"/>
        </w:rPr>
        <w:t>)</w:t>
      </w:r>
      <w:r w:rsidR="00996542">
        <w:rPr>
          <w:lang w:val="en-IE"/>
        </w:rPr>
        <w:fldChar w:fldCharType="end"/>
      </w:r>
      <w:r w:rsidR="00C03DDC">
        <w:rPr>
          <w:lang w:val="en-IE"/>
        </w:rPr>
        <w:t xml:space="preserve">. </w:t>
      </w:r>
      <w:r w:rsidR="00236A49">
        <w:rPr>
          <w:lang w:val="en-IE"/>
        </w:rPr>
        <w:t xml:space="preserve">Even though </w:t>
      </w:r>
      <w:r w:rsidR="00C03DDC">
        <w:rPr>
          <w:lang w:val="en-IE"/>
        </w:rPr>
        <w:t>prey</w:t>
      </w:r>
      <w:r w:rsidR="00996542">
        <w:rPr>
          <w:lang w:val="en-IE"/>
        </w:rPr>
        <w:t xml:space="preserve"> mortality</w:t>
      </w:r>
      <w:r w:rsidR="00C03DDC">
        <w:rPr>
          <w:lang w:val="en-IE"/>
        </w:rPr>
        <w:t xml:space="preserve"> achieve</w:t>
      </w:r>
      <w:r w:rsidR="00996542">
        <w:rPr>
          <w:lang w:val="en-IE"/>
        </w:rPr>
        <w:t>s</w:t>
      </w:r>
      <w:r w:rsidR="00C03DDC">
        <w:rPr>
          <w:lang w:val="en-IE"/>
        </w:rPr>
        <w:t xml:space="preserve"> this</w:t>
      </w:r>
      <w:r w:rsidR="00236A49">
        <w:rPr>
          <w:lang w:val="en-IE"/>
        </w:rPr>
        <w:t>, other</w:t>
      </w:r>
      <w:r w:rsidR="00C03DDC">
        <w:rPr>
          <w:lang w:val="en-IE"/>
        </w:rPr>
        <w:t xml:space="preserve"> measures</w:t>
      </w:r>
      <w:r w:rsidR="00236A49">
        <w:rPr>
          <w:lang w:val="en-IE"/>
        </w:rPr>
        <w:t xml:space="preserve"> of venoms </w:t>
      </w:r>
      <w:r w:rsidR="0093758B">
        <w:rPr>
          <w:lang w:val="en-IE"/>
        </w:rPr>
        <w:t>ability to subdue prey,</w:t>
      </w:r>
      <w:r w:rsidR="00236A49">
        <w:rPr>
          <w:lang w:val="en-IE"/>
        </w:rPr>
        <w:t xml:space="preserve"> such as</w:t>
      </w:r>
      <w:r w:rsidR="00C03DDC">
        <w:rPr>
          <w:lang w:val="en-IE"/>
        </w:rPr>
        <w:t xml:space="preserve"> the speed at which a venom </w:t>
      </w:r>
      <w:r w:rsidR="00F919F9">
        <w:rPr>
          <w:lang w:val="en-IE"/>
        </w:rPr>
        <w:t>affects prey or a measure of its sub-lethal incapacitating effects,</w:t>
      </w:r>
      <w:r w:rsidR="00C03DDC">
        <w:rPr>
          <w:lang w:val="en-IE"/>
        </w:rPr>
        <w:t xml:space="preserve"> may </w:t>
      </w:r>
      <w:r w:rsidR="00996542">
        <w:rPr>
          <w:lang w:val="en-IE"/>
        </w:rPr>
        <w:t>give</w:t>
      </w:r>
      <w:r w:rsidR="00C03DDC">
        <w:rPr>
          <w:lang w:val="en-IE"/>
        </w:rPr>
        <w:t xml:space="preserve"> clearer reflection of</w:t>
      </w:r>
      <w:r w:rsidR="00996542">
        <w:rPr>
          <w:lang w:val="en-IE"/>
        </w:rPr>
        <w:t xml:space="preserve"> venoms prey-specificity</w:t>
      </w:r>
      <w:r w:rsidR="00C03DDC">
        <w:rPr>
          <w:lang w:val="en-IE"/>
        </w:rPr>
        <w:t xml:space="preserve"> </w:t>
      </w:r>
      <w:r w:rsidR="00A93C1D">
        <w:rPr>
          <w:lang w:val="en-IE"/>
        </w:rPr>
        <w:fldChar w:fldCharType="begin"/>
      </w:r>
      <w:r w:rsidR="000E5E13">
        <w:rPr>
          <w:lang w:val="en-IE"/>
        </w:rPr>
        <w:instrText xml:space="preserve"> ADDIN EN.CITE &lt;EndNote&gt;&lt;Cite&gt;&lt;Author&gt;Barlow&lt;/Author&gt;&lt;Year&gt;2009&lt;/Year&gt;&lt;RecNum&gt;2&lt;/RecNum&gt;&lt;DisplayText&gt;(25)&lt;/DisplayText&gt;&lt;record&gt;&lt;rec-number&gt;2&lt;/rec-number&gt;&lt;foreign-keys&gt;&lt;key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A93C1D">
        <w:rPr>
          <w:lang w:val="en-IE"/>
        </w:rPr>
        <w:fldChar w:fldCharType="separate"/>
      </w:r>
      <w:r w:rsidR="000E5E13">
        <w:rPr>
          <w:noProof/>
          <w:lang w:val="en-IE"/>
        </w:rPr>
        <w:t>(</w:t>
      </w:r>
      <w:hyperlink w:anchor="_ENREF_25" w:tooltip="Barlow, 2009 #2" w:history="1">
        <w:r w:rsidR="00DF1FE6">
          <w:rPr>
            <w:noProof/>
            <w:lang w:val="en-IE"/>
          </w:rPr>
          <w:t>25</w:t>
        </w:r>
      </w:hyperlink>
      <w:r w:rsidR="000E5E13">
        <w:rPr>
          <w:noProof/>
          <w:lang w:val="en-IE"/>
        </w:rPr>
        <w:t>)</w:t>
      </w:r>
      <w:r w:rsidR="00A93C1D">
        <w:rPr>
          <w:lang w:val="en-IE"/>
        </w:rPr>
        <w:fldChar w:fldCharType="end"/>
      </w:r>
      <w:r w:rsidR="00236A49">
        <w:rPr>
          <w:lang w:val="en-IE"/>
        </w:rPr>
        <w:t>.</w:t>
      </w:r>
      <w:r w:rsidR="00F919F9">
        <w:rPr>
          <w:lang w:val="en-IE"/>
        </w:rPr>
        <w:t xml:space="preserve"> </w:t>
      </w:r>
      <w:commentRangeStart w:id="457"/>
      <w:r w:rsidR="00F919F9">
        <w:rPr>
          <w:lang w:val="en-IE"/>
        </w:rPr>
        <w:t>However,</w:t>
      </w:r>
      <w:r w:rsidR="00236A49">
        <w:rPr>
          <w:lang w:val="en-IE"/>
        </w:rPr>
        <w:t xml:space="preserve"> </w:t>
      </w:r>
      <w:r w:rsidR="00F919F9">
        <w:rPr>
          <w:lang w:val="en-IE"/>
        </w:rPr>
        <w:t>d</w:t>
      </w:r>
      <w:r w:rsidR="00996542">
        <w:rPr>
          <w:lang w:val="en-IE"/>
        </w:rPr>
        <w:t xml:space="preserve">espite such limitations, </w:t>
      </w:r>
      <w:r w:rsidR="00794AA9">
        <w:rPr>
          <w:lang w:val="en-IE"/>
        </w:rPr>
        <w:t>we find a clear pattern of prey</w:t>
      </w:r>
      <w:r w:rsidR="00996542">
        <w:rPr>
          <w:lang w:val="en-IE"/>
        </w:rPr>
        <w:t>-</w:t>
      </w:r>
      <w:r w:rsidR="00794AA9">
        <w:rPr>
          <w:lang w:val="en-IE"/>
        </w:rPr>
        <w:t>specificity</w:t>
      </w:r>
      <w:r w:rsidR="00996542">
        <w:rPr>
          <w:lang w:val="en-IE"/>
        </w:rPr>
        <w:t xml:space="preserve"> suggesting that cases of </w:t>
      </w:r>
      <w:r w:rsidR="00996542">
        <w:t>non-prey</w:t>
      </w:r>
      <w:r w:rsidR="00585B1C">
        <w:t xml:space="preserve"> specific venom </w:t>
      </w:r>
      <w:r w:rsidR="00585B1C" w:rsidRPr="002A7338">
        <w:fldChar w:fldCharType="begin">
          <w:fldData xml:space="preserve">PEVuZE5vdGU+PENpdGU+PEF1dGhvcj5Wb3NzPC9BdXRob3I+PFllYXI+MjAxMzwvWWVhcj48UmVj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</w:fldData>
        </w:fldChar>
      </w:r>
      <w:r w:rsidR="000E5E13">
        <w:instrText xml:space="preserve"> ADDIN EN.CITE </w:instrText>
      </w:r>
      <w:r w:rsidR="000E5E13">
        <w:fldChar w:fldCharType="begin">
          <w:fldData xml:space="preserve">PEVuZE5vdGU+PENpdGU+PEF1dGhvcj5Wb3NzPC9BdXRob3I+PFllYXI+MjAxMzwvWWVhcj48UmVj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</w:fldData>
        </w:fldChar>
      </w:r>
      <w:r w:rsidR="000E5E13">
        <w:instrText xml:space="preserve"> ADDIN EN.CITE.DATA </w:instrText>
      </w:r>
      <w:r w:rsidR="000E5E13">
        <w:fldChar w:fldCharType="end"/>
      </w:r>
      <w:r w:rsidR="00585B1C" w:rsidRPr="002A7338">
        <w:fldChar w:fldCharType="separate"/>
      </w:r>
      <w:r w:rsidR="000E5E13">
        <w:rPr>
          <w:noProof/>
        </w:rPr>
        <w:t>(</w:t>
      </w:r>
      <w:hyperlink w:anchor="_ENREF_28" w:tooltip="Williams, 1988 #23" w:history="1">
        <w:r w:rsidR="00DF1FE6">
          <w:rPr>
            <w:noProof/>
          </w:rPr>
          <w:t>28-32</w:t>
        </w:r>
      </w:hyperlink>
      <w:r w:rsidR="000E5E13">
        <w:rPr>
          <w:noProof/>
        </w:rPr>
        <w:t>)</w:t>
      </w:r>
      <w:r w:rsidR="00585B1C" w:rsidRPr="002A7338">
        <w:fldChar w:fldCharType="end"/>
      </w:r>
      <w:r w:rsidR="00996542">
        <w:t xml:space="preserve"> are</w:t>
      </w:r>
      <w:r w:rsidR="00585B1C">
        <w:t xml:space="preserve"> more likely to be the exception</w:t>
      </w:r>
      <w:r w:rsidR="00996542">
        <w:t xml:space="preserve"> to the general rule</w:t>
      </w:r>
      <w:r w:rsidR="00B96C24">
        <w:rPr>
          <w:lang w:val="en-IE"/>
        </w:rPr>
        <w:t>.</w:t>
      </w:r>
      <w:r w:rsidR="0033201C">
        <w:rPr>
          <w:lang w:val="en-IE"/>
        </w:rPr>
        <w:t xml:space="preserve"> </w:t>
      </w:r>
      <w:commentRangeEnd w:id="457"/>
      <w:r w:rsidR="00A779F7">
        <w:rPr>
          <w:rStyle w:val="CommentReference"/>
        </w:rPr>
        <w:commentReference w:id="457"/>
      </w:r>
    </w:p>
    <w:p w14:paraId="38E5B002" w14:textId="3714A3E8" w:rsidR="00EB5EA6" w:rsidRDefault="00CA7015" w:rsidP="00F919F9">
      <w:pPr>
        <w:spacing w:line="360" w:lineRule="auto"/>
        <w:ind w:firstLine="720"/>
        <w:rPr>
          <w:lang w:val="en-IE"/>
        </w:rPr>
      </w:pPr>
      <w:r>
        <w:rPr>
          <w:lang w:val="en-IE"/>
        </w:rPr>
        <w:t>In terms of macroecological patterns, u</w:t>
      </w:r>
      <w:r w:rsidR="00B75FF0">
        <w:rPr>
          <w:lang w:val="en-IE"/>
        </w:rPr>
        <w:t xml:space="preserve">nsurprisingly we found </w:t>
      </w:r>
      <w:r>
        <w:rPr>
          <w:lang w:val="en-IE"/>
        </w:rPr>
        <w:t>that</w:t>
      </w:r>
      <w:r w:rsidR="00311948">
        <w:rPr>
          <w:lang w:val="en-IE"/>
        </w:rPr>
        <w:t xml:space="preserve"> </w:t>
      </w:r>
      <w:r w:rsidR="00E7261A">
        <w:rPr>
          <w:lang w:val="en-IE"/>
        </w:rPr>
        <w:t xml:space="preserve">larger snakes </w:t>
      </w:r>
      <w:r w:rsidR="00311948">
        <w:rPr>
          <w:lang w:val="en-IE"/>
        </w:rPr>
        <w:t>ha</w:t>
      </w:r>
      <w:r>
        <w:rPr>
          <w:lang w:val="en-IE"/>
        </w:rPr>
        <w:t>d</w:t>
      </w:r>
      <w:r w:rsidR="00311948">
        <w:rPr>
          <w:lang w:val="en-IE"/>
        </w:rPr>
        <w:t xml:space="preserve"> larger </w:t>
      </w:r>
      <w:r>
        <w:rPr>
          <w:lang w:val="en-IE"/>
        </w:rPr>
        <w:t>quantities</w:t>
      </w:r>
      <w:r w:rsidR="00311948">
        <w:rPr>
          <w:lang w:val="en-IE"/>
        </w:rPr>
        <w:t xml:space="preserve"> of venom. More </w:t>
      </w:r>
      <w:r>
        <w:rPr>
          <w:lang w:val="en-IE"/>
        </w:rPr>
        <w:t>s</w:t>
      </w:r>
      <w:r w:rsidR="00311948">
        <w:rPr>
          <w:lang w:val="en-IE"/>
        </w:rPr>
        <w:t>urprisingly</w:t>
      </w:r>
      <w:r w:rsidR="00327156">
        <w:rPr>
          <w:lang w:val="en-IE"/>
        </w:rPr>
        <w:t xml:space="preserve"> </w:t>
      </w:r>
      <w:r w:rsidR="00265551">
        <w:rPr>
          <w:lang w:val="en-IE"/>
        </w:rPr>
        <w:t xml:space="preserve">these </w:t>
      </w:r>
      <w:r w:rsidR="00327156">
        <w:rPr>
          <w:lang w:val="en-IE"/>
        </w:rPr>
        <w:t>increase</w:t>
      </w:r>
      <w:r w:rsidR="00265551">
        <w:rPr>
          <w:lang w:val="en-IE"/>
        </w:rPr>
        <w:t>s</w:t>
      </w:r>
      <w:r w:rsidR="00327156">
        <w:rPr>
          <w:lang w:val="en-IE"/>
        </w:rPr>
        <w:t xml:space="preserve"> </w:t>
      </w:r>
      <w:r w:rsidR="00D7739B">
        <w:rPr>
          <w:lang w:val="en-IE"/>
        </w:rPr>
        <w:t>did</w:t>
      </w:r>
      <w:r w:rsidR="00327156">
        <w:rPr>
          <w:lang w:val="en-IE"/>
        </w:rPr>
        <w:t xml:space="preserve"> not follow </w:t>
      </w:r>
      <w:r w:rsidR="00265551">
        <w:rPr>
          <w:lang w:val="en-IE"/>
        </w:rPr>
        <w:t xml:space="preserve">the </w:t>
      </w:r>
      <w:r w:rsidR="006054D8">
        <w:rPr>
          <w:lang w:val="en-IE"/>
        </w:rPr>
        <w:t>expected</w:t>
      </w:r>
      <w:r w:rsidR="00265551">
        <w:rPr>
          <w:lang w:val="en-IE"/>
        </w:rPr>
        <w:t xml:space="preserve"> scaling </w:t>
      </w:r>
      <w:r w:rsidR="004305B6" w:rsidRPr="004305B6">
        <w:rPr>
          <w:lang w:val="en-IE"/>
        </w:rPr>
        <w:t>allometry</w:t>
      </w:r>
      <w:r w:rsidR="004305B6" w:rsidRPr="004305B6" w:rsidDel="004305B6">
        <w:rPr>
          <w:lang w:val="en-IE"/>
        </w:rPr>
        <w:t xml:space="preserve"> </w:t>
      </w:r>
      <w:r w:rsidR="00A30B5D">
        <w:rPr>
          <w:lang w:val="en-IE"/>
        </w:rPr>
        <w:t>of 0.51</w:t>
      </w:r>
      <w:r w:rsidR="006054D8">
        <w:rPr>
          <w:lang w:val="en-IE"/>
        </w:rPr>
        <w:t xml:space="preserve"> from a pr</w:t>
      </w:r>
      <w:r w:rsidR="00D7739B">
        <w:rPr>
          <w:lang w:val="en-IE"/>
        </w:rPr>
        <w:t>edator-prey scaling perspective</w:t>
      </w:r>
      <w:r w:rsidR="00F540F5">
        <w:rPr>
          <w:lang w:val="en-IE"/>
        </w:rPr>
        <w:t xml:space="preserve"> </w:t>
      </w:r>
      <w:r w:rsidR="00F540F5">
        <w:rPr>
          <w:lang w:val="en-IE"/>
        </w:rPr>
        <w:fldChar w:fldCharType="begin"/>
      </w:r>
      <w:r w:rsidR="00833820">
        <w:rPr>
          <w:lang w:val="en-IE"/>
        </w:rPr>
        <w:instrText xml:space="preserve"> ADDIN EN.CITE &lt;EndNote&gt;&lt;Cite&gt;&lt;Author&gt;Carbone&lt;/Author&gt;&lt;Year&gt;2014&lt;/Year&gt;&lt;RecNum&gt;93&lt;/RecNum&gt;&lt;DisplayText&gt;(18)&lt;/DisplayText&gt;&lt;record&gt;&lt;rec-number&gt;93&lt;/rec-number&gt;&lt;foreign-keys&gt;&lt;key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F540F5">
        <w:rPr>
          <w:lang w:val="en-IE"/>
        </w:rPr>
        <w:fldChar w:fldCharType="separate"/>
      </w:r>
      <w:r w:rsidR="00833820">
        <w:rPr>
          <w:noProof/>
          <w:lang w:val="en-IE"/>
        </w:rPr>
        <w:t>(</w:t>
      </w:r>
      <w:hyperlink w:anchor="_ENREF_18" w:tooltip="Carbone, 2014 #93" w:history="1">
        <w:r w:rsidR="00DF1FE6">
          <w:rPr>
            <w:noProof/>
            <w:lang w:val="en-IE"/>
          </w:rPr>
          <w:t>18</w:t>
        </w:r>
      </w:hyperlink>
      <w:r w:rsidR="00833820">
        <w:rPr>
          <w:noProof/>
          <w:lang w:val="en-IE"/>
        </w:rPr>
        <w:t>)</w:t>
      </w:r>
      <w:r w:rsidR="00F540F5">
        <w:rPr>
          <w:lang w:val="en-IE"/>
        </w:rPr>
        <w:fldChar w:fldCharType="end"/>
      </w:r>
      <w:r w:rsidR="00302E87">
        <w:rPr>
          <w:lang w:val="en-IE"/>
        </w:rPr>
        <w:t xml:space="preserve"> </w:t>
      </w:r>
      <w:r w:rsidR="00D7739B">
        <w:rPr>
          <w:lang w:val="en-IE"/>
        </w:rPr>
        <w:t>with</w:t>
      </w:r>
      <w:r w:rsidR="00F540F5">
        <w:rPr>
          <w:lang w:val="en-IE"/>
        </w:rPr>
        <w:t xml:space="preserve"> venom </w:t>
      </w:r>
      <w:r w:rsidR="00F919F9">
        <w:rPr>
          <w:lang w:val="en-IE"/>
        </w:rPr>
        <w:t>yield</w:t>
      </w:r>
      <w:r w:rsidR="00F540F5">
        <w:rPr>
          <w:lang w:val="en-IE"/>
        </w:rPr>
        <w:t xml:space="preserve"> increasing faster with </w:t>
      </w:r>
      <w:r w:rsidR="00302E87">
        <w:rPr>
          <w:lang w:val="en-IE"/>
        </w:rPr>
        <w:t>snake</w:t>
      </w:r>
      <w:r w:rsidR="00406ED4">
        <w:rPr>
          <w:lang w:val="en-IE"/>
        </w:rPr>
        <w:t xml:space="preserve"> </w:t>
      </w:r>
      <w:r w:rsidR="00F540F5">
        <w:rPr>
          <w:lang w:val="en-IE"/>
        </w:rPr>
        <w:t>body size than expected</w:t>
      </w:r>
      <w:r w:rsidR="006054D8">
        <w:rPr>
          <w:lang w:val="en-IE"/>
        </w:rPr>
        <w:t>.</w:t>
      </w:r>
      <w:r w:rsidR="00EA3500">
        <w:rPr>
          <w:lang w:val="en-IE"/>
        </w:rPr>
        <w:t xml:space="preserve"> Even</w:t>
      </w:r>
      <w:r w:rsidR="00C20672">
        <w:rPr>
          <w:lang w:val="en-IE"/>
        </w:rPr>
        <w:t xml:space="preserve"> when</w:t>
      </w:r>
      <w:r w:rsidR="00EA3500">
        <w:rPr>
          <w:lang w:val="en-IE"/>
        </w:rPr>
        <w:t xml:space="preserve"> considering potential variation in the allo</w:t>
      </w:r>
      <w:r w:rsidR="00D23118">
        <w:rPr>
          <w:lang w:val="en-IE"/>
        </w:rPr>
        <w:t>metric scaling of</w:t>
      </w:r>
      <w:r w:rsidR="00302E87" w:rsidRPr="00302E87">
        <w:t xml:space="preserve"> </w:t>
      </w:r>
      <w:r w:rsidR="00302E87" w:rsidRPr="00302E87">
        <w:rPr>
          <w:lang w:val="en-IE"/>
        </w:rPr>
        <w:t xml:space="preserve">toxicological </w:t>
      </w:r>
      <w:r w:rsidR="00302E87">
        <w:rPr>
          <w:lang w:val="en-IE"/>
        </w:rPr>
        <w:t>effects</w:t>
      </w:r>
      <w:r w:rsidR="00A30B5D">
        <w:rPr>
          <w:lang w:val="en-IE"/>
        </w:rPr>
        <w:t xml:space="preserve"> (equation 3</w:t>
      </w:r>
      <w:r w:rsidR="00173F0D">
        <w:rPr>
          <w:lang w:val="en-IE"/>
        </w:rPr>
        <w:t xml:space="preserve">) </w:t>
      </w:r>
      <w:r w:rsidR="009035EA">
        <w:fldChar w:fldCharType="begin"/>
      </w:r>
      <w:r w:rsidR="000E5E13">
        <w:instrText xml:space="preserve"> ADDIN EN.CITE &lt;EndNote&gt;&lt;Cite&gt;&lt;Author&gt;Nestorov&lt;/Author&gt;&lt;Year&gt;2003&lt;/Year&gt;&lt;RecNum&gt;101&lt;/RecNum&gt;&lt;DisplayText&gt;(38)&lt;/DisplayText&gt;&lt;record&gt;&lt;rec-number&gt;101&lt;/rec-number&gt;&lt;foreign-keys&gt;&lt;key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9035EA">
        <w:fldChar w:fldCharType="separate"/>
      </w:r>
      <w:r w:rsidR="000E5E13">
        <w:rPr>
          <w:noProof/>
        </w:rPr>
        <w:t>(</w:t>
      </w:r>
      <w:hyperlink w:anchor="_ENREF_38" w:tooltip="Nestorov, 2003 #101" w:history="1">
        <w:r w:rsidR="00DF1FE6">
          <w:rPr>
            <w:noProof/>
          </w:rPr>
          <w:t>38</w:t>
        </w:r>
      </w:hyperlink>
      <w:r w:rsidR="000E5E13">
        <w:rPr>
          <w:noProof/>
        </w:rPr>
        <w:t>)</w:t>
      </w:r>
      <w:r w:rsidR="009035EA">
        <w:fldChar w:fldCharType="end"/>
      </w:r>
      <w:r w:rsidR="00F540F5">
        <w:rPr>
          <w:lang w:val="en-IE"/>
        </w:rPr>
        <w:t>, a</w:t>
      </w:r>
      <w:r w:rsidR="00D23118">
        <w:rPr>
          <w:lang w:val="en-IE"/>
        </w:rPr>
        <w:t xml:space="preserve"> value </w:t>
      </w:r>
      <w:r w:rsidR="00EA3500">
        <w:rPr>
          <w:lang w:val="en-IE"/>
        </w:rPr>
        <w:t>far in excess of 1</w:t>
      </w:r>
      <w:r w:rsidR="00925C5C">
        <w:rPr>
          <w:lang w:val="en-IE"/>
        </w:rPr>
        <w:t xml:space="preserve"> is</w:t>
      </w:r>
      <w:r w:rsidR="008E4012">
        <w:rPr>
          <w:lang w:val="en-IE"/>
        </w:rPr>
        <w:t xml:space="preserve"> required</w:t>
      </w:r>
      <w:r w:rsidR="009B3B95">
        <w:rPr>
          <w:lang w:val="en-IE"/>
        </w:rPr>
        <w:t xml:space="preserve"> </w:t>
      </w:r>
      <w:r w:rsidR="00173F0D">
        <w:rPr>
          <w:lang w:val="en-IE"/>
        </w:rPr>
        <w:t xml:space="preserve">for </w:t>
      </w:r>
      <w:r w:rsidR="00173F0D" w:rsidRPr="00CA7015">
        <w:rPr>
          <w:i/>
          <w:lang w:val="en-IE"/>
        </w:rPr>
        <w:t>b</w:t>
      </w:r>
      <w:r w:rsidR="00E00507">
        <w:rPr>
          <w:lang w:val="en-IE"/>
        </w:rPr>
        <w:t xml:space="preserve">, the scaling of </w:t>
      </w:r>
      <w:r w:rsidR="00E00507" w:rsidRPr="00E00507">
        <w:rPr>
          <w:lang w:val="en-IE"/>
        </w:rPr>
        <w:t xml:space="preserve">toxicological </w:t>
      </w:r>
      <w:r w:rsidR="00E00507">
        <w:rPr>
          <w:lang w:val="en-IE"/>
        </w:rPr>
        <w:t>effects,</w:t>
      </w:r>
      <w:r w:rsidR="00173F0D">
        <w:rPr>
          <w:lang w:val="en-IE"/>
        </w:rPr>
        <w:t xml:space="preserve"> </w:t>
      </w:r>
      <w:r w:rsidR="00EA3500">
        <w:rPr>
          <w:lang w:val="en-IE"/>
        </w:rPr>
        <w:t>in order</w:t>
      </w:r>
      <w:r w:rsidR="00173F0D">
        <w:rPr>
          <w:lang w:val="en-IE"/>
        </w:rPr>
        <w:t xml:space="preserve"> for the</w:t>
      </w:r>
      <w:r w:rsidR="00EA3500">
        <w:rPr>
          <w:lang w:val="en-IE"/>
        </w:rPr>
        <w:t xml:space="preserve"> </w:t>
      </w:r>
      <w:r w:rsidR="00173F0D">
        <w:rPr>
          <w:lang w:val="en-IE"/>
        </w:rPr>
        <w:t>observed</w:t>
      </w:r>
      <w:r w:rsidR="00EA3500">
        <w:rPr>
          <w:lang w:val="en-IE"/>
        </w:rPr>
        <w:t xml:space="preserve"> scaling of 0.75</w:t>
      </w:r>
      <w:r w:rsidR="00EA02BE">
        <w:rPr>
          <w:lang w:val="en-IE"/>
        </w:rPr>
        <w:t xml:space="preserve"> between venom </w:t>
      </w:r>
      <w:r w:rsidR="00B56EE6">
        <w:rPr>
          <w:lang w:val="en-IE"/>
        </w:rPr>
        <w:t xml:space="preserve">volume </w:t>
      </w:r>
      <w:r w:rsidR="00EA02BE">
        <w:rPr>
          <w:lang w:val="en-IE"/>
        </w:rPr>
        <w:t>and snake mass</w:t>
      </w:r>
      <w:r w:rsidR="00EA3500">
        <w:rPr>
          <w:lang w:val="en-IE"/>
        </w:rPr>
        <w:t xml:space="preserve"> </w:t>
      </w:r>
      <w:r w:rsidR="00173F0D">
        <w:rPr>
          <w:lang w:val="en-IE"/>
        </w:rPr>
        <w:t xml:space="preserve">to </w:t>
      </w:r>
      <w:r w:rsidR="00F919F9">
        <w:rPr>
          <w:lang w:val="en-IE"/>
        </w:rPr>
        <w:t>agree with this prediction</w:t>
      </w:r>
      <w:r w:rsidR="00A779F7">
        <w:rPr>
          <w:lang w:val="en-IE"/>
        </w:rPr>
        <w:t>:</w:t>
      </w:r>
      <w:commentRangeStart w:id="458"/>
      <w:r w:rsidR="00A779F7">
        <w:rPr>
          <w:lang w:val="en-IE"/>
        </w:rPr>
        <w:t xml:space="preserve"> a situation that seems unlikely</w:t>
      </w:r>
      <w:commentRangeEnd w:id="458"/>
      <w:r w:rsidR="00A779F7">
        <w:rPr>
          <w:rStyle w:val="CommentReference"/>
        </w:rPr>
        <w:commentReference w:id="458"/>
      </w:r>
      <w:r w:rsidR="00EA3500">
        <w:rPr>
          <w:lang w:val="en-IE"/>
        </w:rPr>
        <w:t>.</w:t>
      </w:r>
      <w:r w:rsidR="00F540F5">
        <w:rPr>
          <w:lang w:val="en-IE"/>
        </w:rPr>
        <w:t xml:space="preserve"> Furthermore, </w:t>
      </w:r>
      <w:r w:rsidR="00C20672">
        <w:rPr>
          <w:lang w:val="en-IE"/>
        </w:rPr>
        <w:t xml:space="preserve">our analysis </w:t>
      </w:r>
      <w:r w:rsidR="00A779F7">
        <w:rPr>
          <w:lang w:val="en-IE"/>
        </w:rPr>
        <w:t xml:space="preserve">revealed </w:t>
      </w:r>
      <w:r w:rsidR="00C20672">
        <w:rPr>
          <w:lang w:val="en-IE"/>
        </w:rPr>
        <w:t>that the predatory-prey</w:t>
      </w:r>
      <w:r w:rsidR="00F919F9">
        <w:rPr>
          <w:lang w:val="en-IE"/>
        </w:rPr>
        <w:t xml:space="preserve"> body mass</w:t>
      </w:r>
      <w:r w:rsidR="00C20672">
        <w:rPr>
          <w:lang w:val="en-IE"/>
        </w:rPr>
        <w:t xml:space="preserve"> scaling</w:t>
      </w:r>
      <w:r w:rsidR="009B3B95">
        <w:rPr>
          <w:lang w:val="en-IE"/>
        </w:rPr>
        <w:t xml:space="preserve"> </w:t>
      </w:r>
      <w:r w:rsidR="00C20672">
        <w:rPr>
          <w:lang w:val="en-IE"/>
        </w:rPr>
        <w:t xml:space="preserve">of </w:t>
      </w:r>
      <w:r w:rsidR="00302E87">
        <w:rPr>
          <w:lang w:val="en-IE"/>
        </w:rPr>
        <w:t xml:space="preserve">venomous </w:t>
      </w:r>
      <w:r w:rsidR="00C20672">
        <w:rPr>
          <w:lang w:val="en-IE"/>
        </w:rPr>
        <w:t>snakes</w:t>
      </w:r>
      <w:r w:rsidR="00D23118">
        <w:rPr>
          <w:lang w:val="en-IE"/>
        </w:rPr>
        <w:t>, (</w:t>
      </w:r>
      <w:r w:rsidR="00D23118" w:rsidRPr="00D23118">
        <w:rPr>
          <w:i/>
          <w:lang w:val="en-IE"/>
        </w:rPr>
        <w:t>a</w:t>
      </w:r>
      <w:r w:rsidR="00A30B5D">
        <w:rPr>
          <w:lang w:val="en-IE"/>
        </w:rPr>
        <w:t xml:space="preserve"> in equation 3</w:t>
      </w:r>
      <w:r w:rsidR="00D23118">
        <w:rPr>
          <w:lang w:val="en-IE"/>
        </w:rPr>
        <w:t>)</w:t>
      </w:r>
      <w:r w:rsidR="00C20672">
        <w:rPr>
          <w:lang w:val="en-IE"/>
        </w:rPr>
        <w:t xml:space="preserve"> is much lower in comparison to snakes as a whole </w:t>
      </w:r>
      <w:r w:rsidR="00C20672">
        <w:rPr>
          <w:lang w:val="en-IE"/>
        </w:rPr>
        <w:fldChar w:fldCharType="begin"/>
      </w:r>
      <w:r w:rsidR="00833820">
        <w:rPr>
          <w:lang w:val="en-IE"/>
        </w:rPr>
        <w:instrText xml:space="preserve"> ADDIN EN.CITE &lt;EndNote&gt;&lt;Cite&gt;&lt;Author&gt;Carbone&lt;/Author&gt;&lt;Year&gt;2014&lt;/Year&gt;&lt;RecNum&gt;93&lt;/RecNum&gt;&lt;DisplayText&gt;(18)&lt;/DisplayText&gt;&lt;record&gt;&lt;rec-number&gt;93&lt;/rec-number&gt;&lt;foreign-keys&gt;&lt;key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C20672">
        <w:rPr>
          <w:lang w:val="en-IE"/>
        </w:rPr>
        <w:fldChar w:fldCharType="separate"/>
      </w:r>
      <w:r w:rsidR="00833820">
        <w:rPr>
          <w:noProof/>
          <w:lang w:val="en-IE"/>
        </w:rPr>
        <w:t>(</w:t>
      </w:r>
      <w:hyperlink w:anchor="_ENREF_18" w:tooltip="Carbone, 2014 #93" w:history="1">
        <w:r w:rsidR="00DF1FE6">
          <w:rPr>
            <w:noProof/>
            <w:lang w:val="en-IE"/>
          </w:rPr>
          <w:t>18</w:t>
        </w:r>
      </w:hyperlink>
      <w:r w:rsidR="00833820">
        <w:rPr>
          <w:noProof/>
          <w:lang w:val="en-IE"/>
        </w:rPr>
        <w:t>)</w:t>
      </w:r>
      <w:r w:rsidR="00C20672">
        <w:rPr>
          <w:lang w:val="en-IE"/>
        </w:rPr>
        <w:fldChar w:fldCharType="end"/>
      </w:r>
      <w:r w:rsidR="00C20672">
        <w:rPr>
          <w:lang w:val="en-IE"/>
        </w:rPr>
        <w:t>, with larger venomous snakes feed</w:t>
      </w:r>
      <w:r w:rsidR="009B3B95">
        <w:rPr>
          <w:lang w:val="en-IE"/>
        </w:rPr>
        <w:t>ing</w:t>
      </w:r>
      <w:r w:rsidR="00C20672">
        <w:rPr>
          <w:lang w:val="en-IE"/>
        </w:rPr>
        <w:t xml:space="preserve"> on much smaller prey items than expected</w:t>
      </w:r>
      <w:r w:rsidR="00D23118">
        <w:rPr>
          <w:lang w:val="en-IE"/>
        </w:rPr>
        <w:t>. This</w:t>
      </w:r>
      <w:r w:rsidR="008A2E4C">
        <w:rPr>
          <w:lang w:val="en-IE"/>
        </w:rPr>
        <w:t xml:space="preserve"> </w:t>
      </w:r>
      <w:r w:rsidR="00D23118">
        <w:rPr>
          <w:lang w:val="en-IE"/>
        </w:rPr>
        <w:t>lower scaling of prey size</w:t>
      </w:r>
      <w:r w:rsidR="008A2E4C">
        <w:rPr>
          <w:lang w:val="en-IE"/>
        </w:rPr>
        <w:t xml:space="preserve"> may explain the reduced</w:t>
      </w:r>
      <w:r w:rsidR="005E66F3">
        <w:rPr>
          <w:lang w:val="en-IE"/>
        </w:rPr>
        <w:t xml:space="preserve"> venom</w:t>
      </w:r>
      <w:r w:rsidR="008A2E4C">
        <w:rPr>
          <w:lang w:val="en-IE"/>
        </w:rPr>
        <w:t xml:space="preserve"> potency with snake size seen in our main analysis</w:t>
      </w:r>
      <w:r w:rsidR="00C20672">
        <w:rPr>
          <w:lang w:val="en-IE"/>
        </w:rPr>
        <w:t>. A</w:t>
      </w:r>
      <w:r w:rsidR="00EA02BE">
        <w:rPr>
          <w:lang w:val="en-IE"/>
        </w:rPr>
        <w:t xml:space="preserve"> more </w:t>
      </w:r>
      <w:r w:rsidR="00F3761C">
        <w:rPr>
          <w:lang w:val="en-IE"/>
        </w:rPr>
        <w:t xml:space="preserve">likely </w:t>
      </w:r>
      <w:r w:rsidR="00EA3500">
        <w:rPr>
          <w:lang w:val="en-IE"/>
        </w:rPr>
        <w:t xml:space="preserve">explanation for </w:t>
      </w:r>
      <w:r w:rsidR="00B75FF0">
        <w:rPr>
          <w:lang w:val="en-IE"/>
        </w:rPr>
        <w:t>our results regarding</w:t>
      </w:r>
      <w:r w:rsidR="008A2E4C">
        <w:rPr>
          <w:lang w:val="en-IE"/>
        </w:rPr>
        <w:t xml:space="preserve"> venom </w:t>
      </w:r>
      <w:r w:rsidR="00F919F9">
        <w:rPr>
          <w:lang w:val="en-IE"/>
        </w:rPr>
        <w:t>yield</w:t>
      </w:r>
      <w:r w:rsidR="00EA3500">
        <w:rPr>
          <w:lang w:val="en-IE"/>
        </w:rPr>
        <w:t xml:space="preserve"> scaling is that it </w:t>
      </w:r>
      <w:r w:rsidR="009B3B95">
        <w:rPr>
          <w:lang w:val="en-IE"/>
        </w:rPr>
        <w:t xml:space="preserve">relates to </w:t>
      </w:r>
      <w:r w:rsidR="00F540F5">
        <w:rPr>
          <w:lang w:val="en-IE"/>
        </w:rPr>
        <w:t>limitations relating to</w:t>
      </w:r>
      <w:r w:rsidR="009035EA">
        <w:rPr>
          <w:lang w:val="en-IE"/>
        </w:rPr>
        <w:t xml:space="preserve"> </w:t>
      </w:r>
      <w:r w:rsidR="00EA3500">
        <w:rPr>
          <w:lang w:val="en-IE"/>
        </w:rPr>
        <w:t xml:space="preserve">metabolic </w:t>
      </w:r>
      <w:r w:rsidR="005308E0">
        <w:rPr>
          <w:lang w:val="en-IE"/>
        </w:rPr>
        <w:t>rate</w:t>
      </w:r>
      <w:r w:rsidR="00F540F5">
        <w:rPr>
          <w:lang w:val="en-IE"/>
        </w:rPr>
        <w:t xml:space="preserve"> </w:t>
      </w:r>
      <w:r w:rsidR="00F540F5">
        <w:rPr>
          <w:lang w:val="en-IE"/>
        </w:rPr>
        <w:fldChar w:fldCharType="begin"/>
      </w:r>
      <w:r w:rsidR="00DF1FE6">
        <w:rPr>
          <w:lang w:val="en-IE"/>
        </w:rPr>
        <w:instrText xml:space="preserve"> ADDIN EN.CITE &lt;EndNote&gt;&lt;Cite&gt;&lt;Author&gt;Brown&lt;/Author&gt;&lt;Year&gt;2004&lt;/Year&gt;&lt;RecNum&gt;111&lt;/RecNum&gt;&lt;DisplayText&gt;(46)&lt;/DisplayText&gt;&lt;record&gt;&lt;rec-number&gt;111&lt;/rec-number&gt;&lt;foreign-keys&gt;&lt;key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EndNote&gt;</w:instrText>
      </w:r>
      <w:r w:rsidR="00F540F5">
        <w:rPr>
          <w:lang w:val="en-IE"/>
        </w:rPr>
        <w:fldChar w:fldCharType="separate"/>
      </w:r>
      <w:r w:rsidR="00DF1FE6">
        <w:rPr>
          <w:noProof/>
          <w:lang w:val="en-IE"/>
        </w:rPr>
        <w:t>(</w:t>
      </w:r>
      <w:hyperlink w:anchor="_ENREF_46" w:tooltip="Brown, 2004 #111" w:history="1">
        <w:r w:rsidR="00DF1FE6">
          <w:rPr>
            <w:noProof/>
            <w:lang w:val="en-IE"/>
          </w:rPr>
          <w:t>46</w:t>
        </w:r>
      </w:hyperlink>
      <w:r w:rsidR="00DF1FE6">
        <w:rPr>
          <w:noProof/>
          <w:lang w:val="en-IE"/>
        </w:rPr>
        <w:t>)</w:t>
      </w:r>
      <w:r w:rsidR="00F540F5">
        <w:rPr>
          <w:lang w:val="en-IE"/>
        </w:rPr>
        <w:fldChar w:fldCharType="end"/>
      </w:r>
      <w:r w:rsidR="005308E0">
        <w:rPr>
          <w:lang w:val="en-IE"/>
        </w:rPr>
        <w:t>, which</w:t>
      </w:r>
      <w:r w:rsidR="00AE5117">
        <w:rPr>
          <w:lang w:val="en-IE"/>
        </w:rPr>
        <w:t xml:space="preserve"> also</w:t>
      </w:r>
      <w:r w:rsidR="005308E0">
        <w:rPr>
          <w:lang w:val="en-IE"/>
        </w:rPr>
        <w:t xml:space="preserve"> </w:t>
      </w:r>
      <w:r w:rsidR="00AE5117">
        <w:rPr>
          <w:lang w:val="en-IE"/>
        </w:rPr>
        <w:t xml:space="preserve">has a similar </w:t>
      </w:r>
      <w:r w:rsidR="009035EA">
        <w:rPr>
          <w:lang w:val="en-IE"/>
        </w:rPr>
        <w:t>scaling coefficient of 0.75</w:t>
      </w:r>
      <w:r w:rsidR="005308E0">
        <w:rPr>
          <w:lang w:val="en-IE"/>
        </w:rPr>
        <w:t xml:space="preserve"> with respect to body mass</w:t>
      </w:r>
      <w:r w:rsidR="009035EA">
        <w:rPr>
          <w:lang w:val="en-IE"/>
        </w:rPr>
        <w:t xml:space="preserve"> </w:t>
      </w:r>
      <w:r w:rsidR="00544E2D">
        <w:rPr>
          <w:lang w:val="en-IE"/>
        </w:rPr>
        <w:fldChar w:fldCharType="begin"/>
      </w:r>
      <w:r w:rsidR="00DF1FE6">
        <w:rPr>
          <w:lang w:val="en-IE"/>
        </w:rPr>
        <w:instrText xml:space="preserve"> ADDIN EN.CITE &lt;EndNote&gt;&lt;Cite&gt;&lt;Author&gt;Brown&lt;/Author&gt;&lt;Year&gt;2004&lt;/Year&gt;&lt;RecNum&gt;111&lt;/RecNum&gt;&lt;DisplayText&gt;(39, 46)&lt;/DisplayText&gt;&lt;record&gt;&lt;rec-number&gt;111&lt;/rec-number&gt;&lt;foreign-keys&gt;&lt;key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Cite&gt;&lt;Author&gt;Isaac&lt;/Author&gt;&lt;Year&gt;2010&lt;/Year&gt;&lt;RecNum&gt;102&lt;/RecNum&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544E2D">
        <w:rPr>
          <w:lang w:val="en-IE"/>
        </w:rPr>
        <w:fldChar w:fldCharType="separate"/>
      </w:r>
      <w:r w:rsidR="00DF1FE6">
        <w:rPr>
          <w:noProof/>
          <w:lang w:val="en-IE"/>
        </w:rPr>
        <w:t>(</w:t>
      </w:r>
      <w:hyperlink w:anchor="_ENREF_39" w:tooltip="Isaac, 2010 #102" w:history="1">
        <w:r w:rsidR="00DF1FE6">
          <w:rPr>
            <w:noProof/>
            <w:lang w:val="en-IE"/>
          </w:rPr>
          <w:t>39</w:t>
        </w:r>
      </w:hyperlink>
      <w:r w:rsidR="00DF1FE6">
        <w:rPr>
          <w:noProof/>
          <w:lang w:val="en-IE"/>
        </w:rPr>
        <w:t xml:space="preserve">, </w:t>
      </w:r>
      <w:hyperlink w:anchor="_ENREF_46" w:tooltip="Brown, 2004 #111" w:history="1">
        <w:r w:rsidR="00DF1FE6">
          <w:rPr>
            <w:noProof/>
            <w:lang w:val="en-IE"/>
          </w:rPr>
          <w:t>46</w:t>
        </w:r>
      </w:hyperlink>
      <w:r w:rsidR="00DF1FE6">
        <w:rPr>
          <w:noProof/>
          <w:lang w:val="en-IE"/>
        </w:rPr>
        <w:t>)</w:t>
      </w:r>
      <w:r w:rsidR="00544E2D">
        <w:rPr>
          <w:lang w:val="en-IE"/>
        </w:rPr>
        <w:fldChar w:fldCharType="end"/>
      </w:r>
      <w:r w:rsidR="00173F0D">
        <w:rPr>
          <w:lang w:val="en-IE"/>
        </w:rPr>
        <w:t>. In particular</w:t>
      </w:r>
      <w:r w:rsidR="008A2E4C">
        <w:rPr>
          <w:lang w:val="en-IE"/>
        </w:rPr>
        <w:t>,</w:t>
      </w:r>
      <w:r w:rsidR="00173F0D">
        <w:rPr>
          <w:lang w:val="en-IE"/>
        </w:rPr>
        <w:t xml:space="preserve"> </w:t>
      </w:r>
      <w:r w:rsidR="009035EA">
        <w:rPr>
          <w:lang w:val="en-IE"/>
        </w:rPr>
        <w:t xml:space="preserve">it </w:t>
      </w:r>
      <w:r w:rsidR="005308E0">
        <w:rPr>
          <w:lang w:val="en-IE"/>
        </w:rPr>
        <w:t xml:space="preserve">might </w:t>
      </w:r>
      <w:r w:rsidR="009035EA">
        <w:rPr>
          <w:lang w:val="en-IE"/>
        </w:rPr>
        <w:t>be expected</w:t>
      </w:r>
      <w:r w:rsidR="00173F0D">
        <w:rPr>
          <w:lang w:val="en-IE"/>
        </w:rPr>
        <w:t xml:space="preserve"> that</w:t>
      </w:r>
      <w:r w:rsidR="009035EA">
        <w:rPr>
          <w:lang w:val="en-IE"/>
        </w:rPr>
        <w:t xml:space="preserve"> the production of a</w:t>
      </w:r>
      <w:r w:rsidR="00D50CA3">
        <w:rPr>
          <w:lang w:val="en-IE"/>
        </w:rPr>
        <w:t xml:space="preserve"> potentially</w:t>
      </w:r>
      <w:r w:rsidR="009035EA">
        <w:rPr>
          <w:lang w:val="en-IE"/>
        </w:rPr>
        <w:t xml:space="preserve"> metabolically costly material such as venom </w:t>
      </w:r>
      <w:r w:rsidR="009035EA">
        <w:rPr>
          <w:lang w:val="en-IE"/>
        </w:rPr>
        <w:fldChar w:fldCharType="begin"/>
      </w:r>
      <w:r w:rsidR="000E5E13">
        <w:rPr>
          <w:lang w:val="en-IE"/>
        </w:rPr>
        <w:instrText xml:space="preserve"> ADDIN EN.CITE &lt;EndNote&gt;&lt;Cite&gt;&lt;Author&gt;McCue&lt;/Author&gt;&lt;Year&gt;2006&lt;/Year&gt;&lt;RecNum&gt;10&lt;/RecNum&gt;&lt;DisplayText&gt;(33)&lt;/DisplayText&gt;&lt;record&gt;&lt;rec-number&gt;10&lt;/rec-number&gt;&lt;foreign-keys&gt;&lt;key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9035EA">
        <w:rPr>
          <w:lang w:val="en-IE"/>
        </w:rPr>
        <w:fldChar w:fldCharType="separate"/>
      </w:r>
      <w:r w:rsidR="000E5E13">
        <w:rPr>
          <w:noProof/>
          <w:lang w:val="en-IE"/>
        </w:rPr>
        <w:t>(</w:t>
      </w:r>
      <w:hyperlink w:anchor="_ENREF_33" w:tooltip="McCue, 2006 #10" w:history="1">
        <w:r w:rsidR="00DF1FE6">
          <w:rPr>
            <w:noProof/>
            <w:lang w:val="en-IE"/>
          </w:rPr>
          <w:t>33</w:t>
        </w:r>
      </w:hyperlink>
      <w:r w:rsidR="000E5E13">
        <w:rPr>
          <w:noProof/>
          <w:lang w:val="en-IE"/>
        </w:rPr>
        <w:t>)</w:t>
      </w:r>
      <w:r w:rsidR="009035EA">
        <w:rPr>
          <w:lang w:val="en-IE"/>
        </w:rPr>
        <w:fldChar w:fldCharType="end"/>
      </w:r>
      <w:r w:rsidR="00544E2D">
        <w:rPr>
          <w:lang w:val="en-IE"/>
        </w:rPr>
        <w:t>,</w:t>
      </w:r>
      <w:r w:rsidR="009035EA">
        <w:rPr>
          <w:lang w:val="en-IE"/>
        </w:rPr>
        <w:t xml:space="preserve"> </w:t>
      </w:r>
      <w:r w:rsidR="008A2E4C">
        <w:rPr>
          <w:lang w:val="en-IE"/>
        </w:rPr>
        <w:t xml:space="preserve">would follow such a metabolic scaling, particularly if the costs of venom were </w:t>
      </w:r>
      <w:r w:rsidR="008A2E4C">
        <w:rPr>
          <w:lang w:val="en-IE"/>
        </w:rPr>
        <w:lastRenderedPageBreak/>
        <w:t>maintained at a constant proportion of overall energy budgets across snake species</w:t>
      </w:r>
      <w:r w:rsidR="00970307">
        <w:rPr>
          <w:lang w:val="en-IE"/>
        </w:rPr>
        <w:t>.</w:t>
      </w:r>
      <w:r w:rsidR="00F919F9">
        <w:rPr>
          <w:lang w:val="en-IE"/>
        </w:rPr>
        <w:t xml:space="preserve"> While we focus on the average yield a snake can produce</w:t>
      </w:r>
      <w:r w:rsidR="00A779F7">
        <w:rPr>
          <w:lang w:val="en-IE"/>
        </w:rPr>
        <w:t>,</w:t>
      </w:r>
      <w:r w:rsidR="00F919F9">
        <w:rPr>
          <w:lang w:val="en-IE"/>
        </w:rPr>
        <w:t xml:space="preserve"> </w:t>
      </w:r>
      <w:r w:rsidR="00970307">
        <w:rPr>
          <w:lang w:val="en-IE"/>
        </w:rPr>
        <w:t xml:space="preserve">the amount of venom administrated in a single bite </w:t>
      </w:r>
      <w:r w:rsidR="00F919F9">
        <w:rPr>
          <w:lang w:val="en-IE"/>
        </w:rPr>
        <w:t>does seem to show stronger</w:t>
      </w:r>
      <w:r w:rsidR="00582E28">
        <w:rPr>
          <w:lang w:val="en-IE"/>
        </w:rPr>
        <w:t xml:space="preserve"> </w:t>
      </w:r>
      <w:r w:rsidR="00311727">
        <w:rPr>
          <w:lang w:val="en-IE"/>
        </w:rPr>
        <w:t>associations</w:t>
      </w:r>
      <w:r w:rsidR="00582E28">
        <w:rPr>
          <w:lang w:val="en-IE"/>
        </w:rPr>
        <w:t xml:space="preserve"> with</w:t>
      </w:r>
      <w:r w:rsidR="004305B6">
        <w:rPr>
          <w:lang w:val="en-IE"/>
        </w:rPr>
        <w:t xml:space="preserve"> trophic factors </w:t>
      </w:r>
      <w:r w:rsidR="004305B6">
        <w:rPr>
          <w:lang w:val="en-IE"/>
        </w:rPr>
        <w:fldChar w:fldCharType="begin"/>
      </w:r>
      <w:r w:rsidR="004305B6">
        <w:rPr>
          <w:lang w:val="en-IE"/>
        </w:rPr>
        <w:instrText xml:space="preserve"> ADDIN EN.CITE &lt;EndNote&gt;&lt;Cite&gt;&lt;Author&gt;Hayes&lt;/Author&gt;&lt;Year&gt;2002&lt;/Year&gt;&lt;RecNum&gt;9&lt;/RecNum&gt;&lt;DisplayText&gt;(36)&lt;/DisplayText&gt;&lt;record&gt;&lt;rec-number&gt;9&lt;/rec-number&gt;&lt;foreign-keys&gt;&lt;key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4305B6">
        <w:rPr>
          <w:lang w:val="en-IE"/>
        </w:rPr>
        <w:fldChar w:fldCharType="separate"/>
      </w:r>
      <w:r w:rsidR="004305B6">
        <w:rPr>
          <w:noProof/>
          <w:lang w:val="en-IE"/>
        </w:rPr>
        <w:t>(</w:t>
      </w:r>
      <w:hyperlink w:anchor="_ENREF_36" w:tooltip="Hayes, 2002 #9" w:history="1">
        <w:r w:rsidR="00DF1FE6">
          <w:rPr>
            <w:noProof/>
            <w:lang w:val="en-IE"/>
          </w:rPr>
          <w:t>36</w:t>
        </w:r>
      </w:hyperlink>
      <w:r w:rsidR="004305B6">
        <w:rPr>
          <w:noProof/>
          <w:lang w:val="en-IE"/>
        </w:rPr>
        <w:t>)</w:t>
      </w:r>
      <w:r w:rsidR="004305B6">
        <w:rPr>
          <w:lang w:val="en-IE"/>
        </w:rPr>
        <w:fldChar w:fldCharType="end"/>
      </w:r>
      <w:r w:rsidR="00F919F9">
        <w:rPr>
          <w:lang w:val="en-IE"/>
        </w:rPr>
        <w:t>. Interestingly, such a dec</w:t>
      </w:r>
      <w:r w:rsidR="00A779F7">
        <w:rPr>
          <w:lang w:val="en-IE"/>
        </w:rPr>
        <w:t>o</w:t>
      </w:r>
      <w:r w:rsidR="00F919F9">
        <w:rPr>
          <w:lang w:val="en-IE"/>
        </w:rPr>
        <w:t xml:space="preserve">upling of trophic and metabolic determinants between the amount of venom in a single bite and the total reservoir </w:t>
      </w:r>
      <w:r w:rsidR="00582E28">
        <w:rPr>
          <w:lang w:val="en-IE"/>
        </w:rPr>
        <w:t>may have strong implication</w:t>
      </w:r>
      <w:r w:rsidR="00F919F9">
        <w:rPr>
          <w:lang w:val="en-IE"/>
        </w:rPr>
        <w:t>s</w:t>
      </w:r>
      <w:r w:rsidR="00582E28">
        <w:rPr>
          <w:lang w:val="en-IE"/>
        </w:rPr>
        <w:t xml:space="preserve"> on the predation strateg</w:t>
      </w:r>
      <w:r w:rsidR="008C1F11">
        <w:rPr>
          <w:lang w:val="en-IE"/>
        </w:rPr>
        <w:t>ies</w:t>
      </w:r>
      <w:r w:rsidR="00582E28">
        <w:rPr>
          <w:lang w:val="en-IE"/>
        </w:rPr>
        <w:t xml:space="preserve"> available </w:t>
      </w:r>
      <w:r w:rsidR="008C1F11">
        <w:rPr>
          <w:lang w:val="en-IE"/>
        </w:rPr>
        <w:t>with body size</w:t>
      </w:r>
      <w:r w:rsidR="00582E28">
        <w:rPr>
          <w:lang w:val="en-IE"/>
        </w:rPr>
        <w:t>.</w:t>
      </w:r>
      <w:r w:rsidR="00F919F9">
        <w:rPr>
          <w:lang w:val="en-IE"/>
        </w:rPr>
        <w:t xml:space="preserve"> As yield scales with body size according to a higher exponent in comparison to any trophic factor, such as prey size, larger species would be expected to have the capacity for more envenomation’s before depleting their reservoir. T</w:t>
      </w:r>
      <w:r w:rsidR="00EB5EA6">
        <w:rPr>
          <w:lang w:val="en-IE"/>
        </w:rPr>
        <w:t xml:space="preserve">hese </w:t>
      </w:r>
      <w:r w:rsidR="00487F09">
        <w:rPr>
          <w:lang w:val="en-IE"/>
        </w:rPr>
        <w:t>l</w:t>
      </w:r>
      <w:r w:rsidR="00582E28">
        <w:rPr>
          <w:lang w:val="en-IE"/>
        </w:rPr>
        <w:t>arger reservoirs may</w:t>
      </w:r>
      <w:r w:rsidR="00F919F9">
        <w:rPr>
          <w:lang w:val="en-IE"/>
        </w:rPr>
        <w:t xml:space="preserve"> hence</w:t>
      </w:r>
      <w:r w:rsidR="00487F09">
        <w:rPr>
          <w:lang w:val="en-IE"/>
        </w:rPr>
        <w:t xml:space="preserve"> allow for</w:t>
      </w:r>
      <w:r w:rsidR="00EB5EA6">
        <w:rPr>
          <w:lang w:val="en-IE"/>
        </w:rPr>
        <w:t xml:space="preserve"> strategies such</w:t>
      </w:r>
      <w:r w:rsidR="00487F09">
        <w:rPr>
          <w:lang w:val="en-IE"/>
        </w:rPr>
        <w:t xml:space="preserve"> </w:t>
      </w:r>
      <w:r w:rsidR="00EB5EA6">
        <w:rPr>
          <w:lang w:val="en-IE"/>
        </w:rPr>
        <w:t xml:space="preserve">as the use of </w:t>
      </w:r>
      <w:r w:rsidR="00487F09">
        <w:rPr>
          <w:lang w:val="en-IE"/>
        </w:rPr>
        <w:t xml:space="preserve">multiple </w:t>
      </w:r>
      <w:r w:rsidR="00EB5EA6">
        <w:rPr>
          <w:lang w:val="en-IE"/>
        </w:rPr>
        <w:t>envenomation’s on a single prey item</w:t>
      </w:r>
      <w:r w:rsidR="00297F24">
        <w:rPr>
          <w:lang w:val="en-IE"/>
        </w:rPr>
        <w:t xml:space="preserve"> or strike and release strategies which may require “back-up” venom for cases were prey items are not recovered.</w:t>
      </w:r>
    </w:p>
    <w:p w14:paraId="1F36118E" w14:textId="78C705B9" w:rsidR="00FC6243" w:rsidRDefault="00EA02BE" w:rsidP="004728B6">
      <w:pPr>
        <w:spacing w:line="360" w:lineRule="auto"/>
        <w:ind w:firstLine="720"/>
        <w:rPr>
          <w:lang w:val="en-IE"/>
        </w:rPr>
      </w:pPr>
      <w:r>
        <w:rPr>
          <w:lang w:val="en-IE"/>
        </w:rPr>
        <w:t>Another</w:t>
      </w:r>
      <w:r w:rsidR="00D946BE">
        <w:rPr>
          <w:lang w:val="en-IE"/>
        </w:rPr>
        <w:t xml:space="preserve"> potential</w:t>
      </w:r>
      <w:r w:rsidR="00044DEF">
        <w:rPr>
          <w:lang w:val="en-IE"/>
        </w:rPr>
        <w:t xml:space="preserve"> macroecological</w:t>
      </w:r>
      <w:r w:rsidR="00D946BE">
        <w:rPr>
          <w:lang w:val="en-IE"/>
        </w:rPr>
        <w:t xml:space="preserve"> </w:t>
      </w:r>
      <w:r>
        <w:rPr>
          <w:lang w:val="en-IE"/>
        </w:rPr>
        <w:t>factor</w:t>
      </w:r>
      <w:r w:rsidR="0097166C">
        <w:rPr>
          <w:lang w:val="en-IE"/>
        </w:rPr>
        <w:t xml:space="preserve"> we found</w:t>
      </w:r>
      <w:r>
        <w:rPr>
          <w:lang w:val="en-IE"/>
        </w:rPr>
        <w:t xml:space="preserve"> shaping</w:t>
      </w:r>
      <w:r w:rsidR="00D50CA3">
        <w:rPr>
          <w:lang w:val="en-IE"/>
        </w:rPr>
        <w:t xml:space="preserve"> the </w:t>
      </w:r>
      <w:r w:rsidR="00A01F3E">
        <w:rPr>
          <w:lang w:val="en-IE"/>
        </w:rPr>
        <w:t xml:space="preserve">available </w:t>
      </w:r>
      <w:r w:rsidR="00D50CA3">
        <w:rPr>
          <w:lang w:val="en-IE"/>
        </w:rPr>
        <w:t>volume</w:t>
      </w:r>
      <w:r>
        <w:rPr>
          <w:lang w:val="en-IE"/>
        </w:rPr>
        <w:t xml:space="preserve"> </w:t>
      </w:r>
      <w:r w:rsidR="00D50CA3">
        <w:rPr>
          <w:lang w:val="en-IE"/>
        </w:rPr>
        <w:t xml:space="preserve">of </w:t>
      </w:r>
      <w:r>
        <w:rPr>
          <w:lang w:val="en-IE"/>
        </w:rPr>
        <w:t>venom</w:t>
      </w:r>
      <w:r w:rsidR="00A01F3E">
        <w:rPr>
          <w:lang w:val="en-IE"/>
        </w:rPr>
        <w:t xml:space="preserve"> to a species</w:t>
      </w:r>
      <w:r>
        <w:rPr>
          <w:lang w:val="en-IE"/>
        </w:rPr>
        <w:t xml:space="preserve"> </w:t>
      </w:r>
      <w:r w:rsidR="00044DEF">
        <w:rPr>
          <w:lang w:val="en-IE"/>
        </w:rPr>
        <w:t>is</w:t>
      </w:r>
      <w:r w:rsidR="00D946BE">
        <w:rPr>
          <w:lang w:val="en-IE"/>
        </w:rPr>
        <w:t xml:space="preserve"> habitat dimensionalit</w:t>
      </w:r>
      <w:r w:rsidR="007B1B43">
        <w:rPr>
          <w:lang w:val="en-IE"/>
        </w:rPr>
        <w:t xml:space="preserve">y. While we expected that species in high dimensional habitats may have higher venom </w:t>
      </w:r>
      <w:r w:rsidR="00355DBE">
        <w:rPr>
          <w:lang w:val="en-IE"/>
        </w:rPr>
        <w:t>yields</w:t>
      </w:r>
      <w:r w:rsidR="007B1B43">
        <w:rPr>
          <w:lang w:val="en-IE"/>
        </w:rPr>
        <w:t xml:space="preserve"> to compensate for higher escape rates of prey </w:t>
      </w:r>
      <w:r w:rsidR="00A01F3E">
        <w:rPr>
          <w:lang w:val="en-IE"/>
        </w:rPr>
        <w:fldChar w:fldCharType="begin"/>
      </w:r>
      <w:r w:rsidR="000E5E13">
        <w:rPr>
          <w:lang w:val="en-IE"/>
        </w:rPr>
        <w:instrText xml:space="preserve"> ADDIN EN.CITE &lt;EndNote&gt;&lt;Cite&gt;&lt;Author&gt;Arbuckle&lt;/Author&gt;&lt;Year&gt;2015&lt;/Year&gt;&lt;RecNum&gt;16&lt;/RecNum&gt;&lt;DisplayText&gt;(42)&lt;/DisplayText&gt;&lt;record&gt;&lt;rec-number&gt;16&lt;/rec-number&gt;&lt;foreign-keys&gt;&lt;key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00A01F3E">
        <w:rPr>
          <w:lang w:val="en-IE"/>
        </w:rPr>
        <w:fldChar w:fldCharType="separate"/>
      </w:r>
      <w:r w:rsidR="000E5E13">
        <w:rPr>
          <w:noProof/>
          <w:lang w:val="en-IE"/>
        </w:rPr>
        <w:t>(</w:t>
      </w:r>
      <w:hyperlink w:anchor="_ENREF_42" w:tooltip="Arbuckle, 2015 #16" w:history="1">
        <w:r w:rsidR="00DF1FE6">
          <w:rPr>
            <w:noProof/>
            <w:lang w:val="en-IE"/>
          </w:rPr>
          <w:t>42</w:t>
        </w:r>
      </w:hyperlink>
      <w:r w:rsidR="000E5E13">
        <w:rPr>
          <w:noProof/>
          <w:lang w:val="en-IE"/>
        </w:rPr>
        <w:t>)</w:t>
      </w:r>
      <w:r w:rsidR="00A01F3E">
        <w:rPr>
          <w:lang w:val="en-IE"/>
        </w:rPr>
        <w:fldChar w:fldCharType="end"/>
      </w:r>
      <w:r w:rsidR="007B1B43">
        <w:rPr>
          <w:lang w:val="en-IE"/>
        </w:rPr>
        <w:t xml:space="preserve"> we found that, counter to our expectation, </w:t>
      </w:r>
      <w:r w:rsidR="00A01F3E">
        <w:rPr>
          <w:lang w:val="en-IE"/>
        </w:rPr>
        <w:t>these species</w:t>
      </w:r>
      <w:r w:rsidR="00355DBE">
        <w:rPr>
          <w:lang w:val="en-IE"/>
        </w:rPr>
        <w:t xml:space="preserve"> had lower yields </w:t>
      </w:r>
      <w:r w:rsidR="00A01F3E">
        <w:rPr>
          <w:lang w:val="en-IE"/>
        </w:rPr>
        <w:t>in comparison species in low dimensional habitats (terrestrial and fossorial)</w:t>
      </w:r>
      <w:r w:rsidR="007B1B43">
        <w:rPr>
          <w:lang w:val="en-IE"/>
        </w:rPr>
        <w:t>. This</w:t>
      </w:r>
      <w:r w:rsidR="00A01F3E">
        <w:rPr>
          <w:lang w:val="en-IE"/>
        </w:rPr>
        <w:t xml:space="preserve"> </w:t>
      </w:r>
      <w:r w:rsidR="007B1B43">
        <w:rPr>
          <w:lang w:val="en-IE"/>
        </w:rPr>
        <w:t>may be associated with differences in prey</w:t>
      </w:r>
      <w:r w:rsidR="00A01F3E">
        <w:rPr>
          <w:lang w:val="en-IE"/>
        </w:rPr>
        <w:t xml:space="preserve"> capturing behaviour as it might be expected that high dimensional environments require more holding behaviours during attacks in order to prevent the loss of prey, hence allowing a more accurate delivery of venom. However, the presence of constriction</w:t>
      </w:r>
      <w:r w:rsidR="004728B6">
        <w:rPr>
          <w:lang w:val="en-IE"/>
        </w:rPr>
        <w:t xml:space="preserve"> in venomous snakes </w:t>
      </w:r>
      <w:r w:rsidR="004728B6">
        <w:rPr>
          <w:lang w:val="en-IE"/>
        </w:rPr>
        <w:fldChar w:fldCharType="begin"/>
      </w:r>
      <w:r w:rsidR="00DF1FE6">
        <w:rPr>
          <w:lang w:val="en-IE"/>
        </w:rPr>
        <w:instrText xml:space="preserve"> ADDIN EN.CITE &lt;EndNote&gt;&lt;Cite&gt;&lt;Author&gt;Shine&lt;/Author&gt;&lt;Year&gt;1985&lt;/Year&gt;&lt;RecNum&gt;105&lt;/RecNum&gt;&lt;DisplayText&gt;(47)&lt;/DisplayText&gt;&lt;record&gt;&lt;rec-number&gt;105&lt;/rec-number&gt;&lt;foreign-keys&gt;&lt;key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sidR="004728B6">
        <w:rPr>
          <w:lang w:val="en-IE"/>
        </w:rPr>
        <w:fldChar w:fldCharType="separate"/>
      </w:r>
      <w:r w:rsidR="00DF1FE6">
        <w:rPr>
          <w:noProof/>
          <w:lang w:val="en-IE"/>
        </w:rPr>
        <w:t>(</w:t>
      </w:r>
      <w:hyperlink w:anchor="_ENREF_47" w:tooltip="Shine, 1985 #105" w:history="1">
        <w:r w:rsidR="00DF1FE6">
          <w:rPr>
            <w:noProof/>
            <w:lang w:val="en-IE"/>
          </w:rPr>
          <w:t>47</w:t>
        </w:r>
      </w:hyperlink>
      <w:r w:rsidR="00DF1FE6">
        <w:rPr>
          <w:noProof/>
          <w:lang w:val="en-IE"/>
        </w:rPr>
        <w:t>)</w:t>
      </w:r>
      <w:r w:rsidR="004728B6">
        <w:rPr>
          <w:lang w:val="en-IE"/>
        </w:rPr>
        <w:fldChar w:fldCharType="end"/>
      </w:r>
      <w:r w:rsidR="00A01F3E">
        <w:rPr>
          <w:lang w:val="en-IE"/>
        </w:rPr>
        <w:t xml:space="preserve">, the most extreme form of prey holding behaviours, is </w:t>
      </w:r>
      <w:r w:rsidR="001F01BC">
        <w:rPr>
          <w:color w:val="000000" w:themeColor="text1"/>
          <w:lang w:val="en-IE"/>
        </w:rPr>
        <w:t>present</w:t>
      </w:r>
      <w:r w:rsidR="001F01BC" w:rsidRPr="002C7BEB">
        <w:rPr>
          <w:color w:val="000000" w:themeColor="text1"/>
          <w:lang w:val="en-IE"/>
        </w:rPr>
        <w:t xml:space="preserve"> </w:t>
      </w:r>
      <w:r w:rsidR="00DD52FA" w:rsidRPr="002C7BEB">
        <w:rPr>
          <w:color w:val="000000" w:themeColor="text1"/>
          <w:lang w:val="en-IE"/>
        </w:rPr>
        <w:t xml:space="preserve">in both </w:t>
      </w:r>
      <w:r w:rsidR="002C7BEB" w:rsidRPr="002C7BEB">
        <w:rPr>
          <w:color w:val="000000" w:themeColor="text1"/>
          <w:lang w:val="en-IE"/>
        </w:rPr>
        <w:t>arboreal and terrestrial species and was found to have no effect when included within the analysis</w:t>
      </w:r>
      <w:r w:rsidR="00A01F3E" w:rsidRPr="002C7BEB">
        <w:rPr>
          <w:color w:val="000000" w:themeColor="text1"/>
          <w:lang w:val="en-IE"/>
        </w:rPr>
        <w:t xml:space="preserve">. </w:t>
      </w:r>
      <w:r w:rsidR="002C7BEB" w:rsidRPr="002C7BEB">
        <w:rPr>
          <w:color w:val="000000" w:themeColor="text1"/>
          <w:lang w:val="en-IE"/>
        </w:rPr>
        <w:t>Furthermore bite and release behaviours are known in arboreal species such as the black mamba</w:t>
      </w:r>
      <w:r w:rsidR="001F01BC">
        <w:rPr>
          <w:color w:val="000000" w:themeColor="text1"/>
          <w:lang w:val="en-IE"/>
        </w:rPr>
        <w:t xml:space="preserve"> (</w:t>
      </w:r>
      <w:r w:rsidR="001F01BC" w:rsidRPr="001F01BC">
        <w:rPr>
          <w:i/>
          <w:color w:val="000000" w:themeColor="text1"/>
          <w:lang w:val="en-IE"/>
        </w:rPr>
        <w:t>Dendroaspis polylepis</w:t>
      </w:r>
      <w:r w:rsidR="001F01BC">
        <w:rPr>
          <w:color w:val="000000" w:themeColor="text1"/>
          <w:lang w:val="en-IE"/>
        </w:rPr>
        <w:t>)</w:t>
      </w:r>
      <w:r w:rsidR="002C7BEB" w:rsidRPr="002C7BEB">
        <w:rPr>
          <w:color w:val="000000" w:themeColor="text1"/>
          <w:lang w:val="en-IE"/>
        </w:rPr>
        <w:t xml:space="preserve"> suggesting this behaviour is not fully restricted to low dimensional </w:t>
      </w:r>
      <w:r w:rsidR="001F01BC" w:rsidRPr="002C7BEB">
        <w:rPr>
          <w:color w:val="000000" w:themeColor="text1"/>
          <w:lang w:val="en-IE"/>
        </w:rPr>
        <w:t>environments</w:t>
      </w:r>
      <w:r w:rsidR="002C7BEB" w:rsidRPr="002C7BEB">
        <w:rPr>
          <w:color w:val="000000" w:themeColor="text1"/>
          <w:lang w:val="en-IE"/>
        </w:rPr>
        <w:t xml:space="preserve"> </w:t>
      </w:r>
      <w:r w:rsidR="006B0A42">
        <w:rPr>
          <w:color w:val="000000" w:themeColor="text1"/>
          <w:lang w:val="en-IE"/>
        </w:rPr>
        <w:fldChar w:fldCharType="begin"/>
      </w:r>
      <w:r w:rsidR="00DF1FE6">
        <w:rPr>
          <w:color w:val="000000" w:themeColor="text1"/>
          <w:lang w:val="en-IE"/>
        </w:rPr>
        <w:instrText xml:space="preserve"> ADDIN EN.CITE &lt;EndNote&gt;&lt;Cite&gt;&lt;Author&gt;Branch&lt;/Author&gt;&lt;Year&gt;1998&lt;/Year&gt;&lt;RecNum&gt;69&lt;/RecNum&gt;&lt;DisplayText&gt;(48)&lt;/DisplayText&gt;&lt;record&gt;&lt;rec-number&gt;69&lt;/rec-number&gt;&lt;foreign-keys&gt;&lt;key app="EN" db-id="ax5t9ztwnxe5f8edetnp2tzne0aaff55ftr5" timestamp="1462983482"&gt;69&lt;/key&gt;&lt;/foreign-keys&gt;&lt;ref-type name="Book"&gt;6&lt;/ref-type&gt;&lt;contributors&gt;&lt;authors&gt;&lt;author&gt;Branch, William R&lt;/author&gt;&lt;/authors&gt;&lt;/contributors&gt;&lt;titles&gt;&lt;title&gt;Field guide to snakes and other reptiles of southern Africa&lt;/title&gt;&lt;/titles&gt;&lt;dates&gt;&lt;year&gt;1998&lt;/year&gt;&lt;/dates&gt;&lt;publisher&gt;Struik&lt;/publisher&gt;&lt;isbn&gt;1868720403&lt;/isbn&gt;&lt;urls&gt;&lt;/urls&gt;&lt;/record&gt;&lt;/Cite&gt;&lt;/EndNote&gt;</w:instrText>
      </w:r>
      <w:r w:rsidR="006B0A42">
        <w:rPr>
          <w:color w:val="000000" w:themeColor="text1"/>
          <w:lang w:val="en-IE"/>
        </w:rPr>
        <w:fldChar w:fldCharType="separate"/>
      </w:r>
      <w:r w:rsidR="00DF1FE6">
        <w:rPr>
          <w:noProof/>
          <w:color w:val="000000" w:themeColor="text1"/>
          <w:lang w:val="en-IE"/>
        </w:rPr>
        <w:t>(</w:t>
      </w:r>
      <w:hyperlink w:anchor="_ENREF_48" w:tooltip="Branch, 1998 #69" w:history="1">
        <w:r w:rsidR="00DF1FE6">
          <w:rPr>
            <w:noProof/>
            <w:color w:val="000000" w:themeColor="text1"/>
            <w:lang w:val="en-IE"/>
          </w:rPr>
          <w:t>48</w:t>
        </w:r>
      </w:hyperlink>
      <w:r w:rsidR="00DF1FE6">
        <w:rPr>
          <w:noProof/>
          <w:color w:val="000000" w:themeColor="text1"/>
          <w:lang w:val="en-IE"/>
        </w:rPr>
        <w:t>)</w:t>
      </w:r>
      <w:r w:rsidR="006B0A42">
        <w:rPr>
          <w:color w:val="000000" w:themeColor="text1"/>
          <w:lang w:val="en-IE"/>
        </w:rPr>
        <w:fldChar w:fldCharType="end"/>
      </w:r>
      <w:r w:rsidR="006B0A42">
        <w:rPr>
          <w:color w:val="000000" w:themeColor="text1"/>
          <w:lang w:val="en-IE"/>
        </w:rPr>
        <w:t>.</w:t>
      </w:r>
      <w:r w:rsidR="005308E0">
        <w:rPr>
          <w:color w:val="000000" w:themeColor="text1"/>
          <w:lang w:val="en-IE"/>
        </w:rPr>
        <w:t xml:space="preserve"> </w:t>
      </w:r>
      <w:r w:rsidR="00BA559E">
        <w:rPr>
          <w:lang w:val="en-IE"/>
        </w:rPr>
        <w:t xml:space="preserve">Another potential explanation is that </w:t>
      </w:r>
      <w:r w:rsidR="007B1B43">
        <w:rPr>
          <w:lang w:val="en-IE"/>
        </w:rPr>
        <w:t xml:space="preserve">higher encounter rates in </w:t>
      </w:r>
      <w:r w:rsidR="008B0CF1">
        <w:rPr>
          <w:lang w:val="en-IE"/>
        </w:rPr>
        <w:t xml:space="preserve">high dimensional </w:t>
      </w:r>
      <w:r w:rsidR="007B1B43">
        <w:rPr>
          <w:lang w:val="en-IE"/>
        </w:rPr>
        <w:t>environments</w:t>
      </w:r>
      <w:r w:rsidR="004728B6">
        <w:rPr>
          <w:lang w:val="en-IE"/>
        </w:rPr>
        <w:t xml:space="preserve"> </w:t>
      </w:r>
      <w:r w:rsidR="004728B6">
        <w:rPr>
          <w:lang w:val="en-IE"/>
        </w:rPr>
        <w:fldChar w:fldCharType="begin"/>
      </w:r>
      <w:r w:rsidR="00833820">
        <w:rPr>
          <w:lang w:val="en-IE"/>
        </w:rPr>
        <w:instrText xml:space="preserve"> ADDIN EN.CITE &lt;EndNote&gt;&lt;Cite&gt;&lt;Author&gt;Pawar&lt;/Author&gt;&lt;Year&gt;2012&lt;/Year&gt;&lt;RecNum&gt;17&lt;/RecNum&gt;&lt;DisplayText&gt;(14)&lt;/DisplayText&gt;&lt;record&gt;&lt;rec-number&gt;17&lt;/rec-number&gt;&lt;foreign-keys&gt;&lt;key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sidR="004728B6">
        <w:rPr>
          <w:lang w:val="en-IE"/>
        </w:rPr>
        <w:fldChar w:fldCharType="separate"/>
      </w:r>
      <w:r w:rsidR="00833820">
        <w:rPr>
          <w:noProof/>
          <w:lang w:val="en-IE"/>
        </w:rPr>
        <w:t>(</w:t>
      </w:r>
      <w:hyperlink w:anchor="_ENREF_14" w:tooltip="Pawar, 2012 #17" w:history="1">
        <w:r w:rsidR="00DF1FE6">
          <w:rPr>
            <w:noProof/>
            <w:lang w:val="en-IE"/>
          </w:rPr>
          <w:t>14</w:t>
        </w:r>
      </w:hyperlink>
      <w:r w:rsidR="00833820">
        <w:rPr>
          <w:noProof/>
          <w:lang w:val="en-IE"/>
        </w:rPr>
        <w:t>)</w:t>
      </w:r>
      <w:r w:rsidR="004728B6">
        <w:rPr>
          <w:lang w:val="en-IE"/>
        </w:rPr>
        <w:fldChar w:fldCharType="end"/>
      </w:r>
      <w:r w:rsidR="007B1B43">
        <w:rPr>
          <w:lang w:val="en-IE"/>
        </w:rPr>
        <w:t xml:space="preserve"> may reduce the missed opportunity of feeding cost associated with replenishing venom.</w:t>
      </w:r>
      <w:r w:rsidR="00BA559E">
        <w:rPr>
          <w:lang w:val="en-IE"/>
        </w:rPr>
        <w:t xml:space="preserve"> </w:t>
      </w:r>
      <w:r w:rsidR="004728B6">
        <w:rPr>
          <w:lang w:val="en-IE"/>
        </w:rPr>
        <w:t>Rates of replenishing</w:t>
      </w:r>
      <w:r w:rsidR="00BA559E">
        <w:rPr>
          <w:lang w:val="en-IE"/>
        </w:rPr>
        <w:t xml:space="preserve"> </w:t>
      </w:r>
      <w:r w:rsidR="004728B6">
        <w:rPr>
          <w:lang w:val="en-IE"/>
        </w:rPr>
        <w:t xml:space="preserve">venom </w:t>
      </w:r>
      <w:r w:rsidR="00BA559E">
        <w:rPr>
          <w:lang w:val="en-IE"/>
        </w:rPr>
        <w:t xml:space="preserve">can be substantial </w:t>
      </w:r>
      <w:r w:rsidR="00F3544A">
        <w:rPr>
          <w:lang w:val="en-IE"/>
        </w:rPr>
        <w:t>with estimates of replenishment rate</w:t>
      </w:r>
      <w:r w:rsidR="008B0CF1">
        <w:rPr>
          <w:lang w:val="en-IE"/>
        </w:rPr>
        <w:t xml:space="preserve"> ranging</w:t>
      </w:r>
      <w:r w:rsidR="004728B6">
        <w:rPr>
          <w:lang w:val="en-IE"/>
        </w:rPr>
        <w:t xml:space="preserve"> from 3-7 days </w:t>
      </w:r>
      <w:r w:rsidR="004728B6">
        <w:rPr>
          <w:lang w:val="en-IE"/>
        </w:rPr>
        <w:fldChar w:fldCharType="begin"/>
      </w:r>
      <w:r w:rsidR="00DF1FE6">
        <w:rPr>
          <w:lang w:val="en-IE"/>
        </w:rPr>
        <w:instrText xml:space="preserve"> ADDIN EN.CITE &lt;EndNote&gt;&lt;Cite&gt;&lt;Author&gt;Currier&lt;/Author&gt;&lt;Year&gt;2012&lt;/Year&gt;&lt;RecNum&gt;118&lt;/RecNum&gt;&lt;DisplayText&gt;(49)&lt;/DisplayText&gt;&lt;record&gt;&lt;rec-number&gt;118&lt;/rec-number&gt;&lt;foreign-keys&gt;&lt;key app="EN" db-id="ax5t9ztwnxe5f8edetnp2tzne0aaff55ftr5" timestamp="1469532107"&gt;118&lt;/key&gt;&lt;/foreign-keys&gt;&lt;ref-type name="Journal Article"&gt;17&lt;/ref-type&gt;&lt;contributors&gt;&lt;authors&gt;&lt;author&gt;Currier, Rachel B&lt;/author&gt;&lt;author&gt;Calvete, Juan J&lt;/author&gt;&lt;author&gt;Sanz, Libia&lt;/author&gt;&lt;author&gt;Harrison, Robert A&lt;/author&gt;&lt;author&gt;Rowley, Paul D&lt;/author&gt;&lt;author&gt;Wagstaff, Simon C&lt;/author&gt;&lt;/authors&gt;&lt;/contributors&gt;&lt;titles&gt;&lt;title&gt;Unusual stability of messenger RNA in snake venom reveals gene expression dynamics of venom replenishment&lt;/title&gt;&lt;secondary-title&gt;PloS one&lt;/secondary-title&gt;&lt;/titles&gt;&lt;periodical&gt;&lt;full-title&gt;PloS one&lt;/full-title&gt;&lt;/periodical&gt;&lt;pages&gt;e41888&lt;/pages&gt;&lt;volume&gt;7&lt;/volume&gt;&lt;number&gt;8&lt;/number&gt;&lt;dates&gt;&lt;year&gt;2012&lt;/year&gt;&lt;/dates&gt;&lt;isbn&gt;1932-6203&lt;/isbn&gt;&lt;urls&gt;&lt;/urls&gt;&lt;/record&gt;&lt;/Cite&gt;&lt;/EndNote&gt;</w:instrText>
      </w:r>
      <w:r w:rsidR="004728B6">
        <w:rPr>
          <w:lang w:val="en-IE"/>
        </w:rPr>
        <w:fldChar w:fldCharType="separate"/>
      </w:r>
      <w:r w:rsidR="00DF1FE6">
        <w:rPr>
          <w:noProof/>
          <w:lang w:val="en-IE"/>
        </w:rPr>
        <w:t>(</w:t>
      </w:r>
      <w:hyperlink w:anchor="_ENREF_49" w:tooltip="Currier, 2012 #118" w:history="1">
        <w:r w:rsidR="00DF1FE6">
          <w:rPr>
            <w:noProof/>
            <w:lang w:val="en-IE"/>
          </w:rPr>
          <w:t>49</w:t>
        </w:r>
      </w:hyperlink>
      <w:r w:rsidR="00DF1FE6">
        <w:rPr>
          <w:noProof/>
          <w:lang w:val="en-IE"/>
        </w:rPr>
        <w:t>)</w:t>
      </w:r>
      <w:r w:rsidR="004728B6">
        <w:rPr>
          <w:lang w:val="en-IE"/>
        </w:rPr>
        <w:fldChar w:fldCharType="end"/>
      </w:r>
      <w:r w:rsidR="00F3544A">
        <w:rPr>
          <w:lang w:val="en-IE"/>
        </w:rPr>
        <w:t xml:space="preserve"> to </w:t>
      </w:r>
      <w:r w:rsidR="004728B6">
        <w:rPr>
          <w:lang w:val="en-IE"/>
        </w:rPr>
        <w:t>30-</w:t>
      </w:r>
      <w:r w:rsidR="00F3544A">
        <w:rPr>
          <w:lang w:val="en-IE"/>
        </w:rPr>
        <w:t xml:space="preserve">50 days </w:t>
      </w:r>
      <w:r w:rsidR="004728B6">
        <w:rPr>
          <w:lang w:val="en-IE"/>
        </w:rPr>
        <w:fldChar w:fldCharType="begin">
          <w:fldData xml:space="preserve">PEVuZE5vdGU+PENpdGU+PEF1dGhvcj5Sb3RlbmJlcmc8L0F1dGhvcj48WWVhcj4xOTcxPC9ZZWFy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</w:fldData>
        </w:fldChar>
      </w:r>
      <w:r w:rsidR="00DF1FE6">
        <w:rPr>
          <w:lang w:val="en-IE"/>
        </w:rPr>
        <w:instrText xml:space="preserve"> ADDIN EN.CITE </w:instrText>
      </w:r>
      <w:r w:rsidR="00DF1FE6">
        <w:rPr>
          <w:lang w:val="en-IE"/>
        </w:rPr>
        <w:fldChar w:fldCharType="begin">
          <w:fldData xml:space="preserve">PEVuZE5vdGU+PENpdGU+PEF1dGhvcj5Sb3RlbmJlcmc8L0F1dGhvcj48WWVhcj4xOTcxPC9ZZWFy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</w:fldData>
        </w:fldChar>
      </w:r>
      <w:r w:rsidR="00DF1FE6">
        <w:rPr>
          <w:lang w:val="en-IE"/>
        </w:rPr>
        <w:instrText xml:space="preserve"> ADDIN EN.CITE.DATA </w:instrText>
      </w:r>
      <w:r w:rsidR="00DF1FE6">
        <w:rPr>
          <w:lang w:val="en-IE"/>
        </w:rPr>
      </w:r>
      <w:r w:rsidR="00DF1FE6">
        <w:rPr>
          <w:lang w:val="en-IE"/>
        </w:rPr>
        <w:fldChar w:fldCharType="end"/>
      </w:r>
      <w:r w:rsidR="004728B6">
        <w:rPr>
          <w:lang w:val="en-IE"/>
        </w:rPr>
      </w:r>
      <w:r w:rsidR="004728B6">
        <w:rPr>
          <w:lang w:val="en-IE"/>
        </w:rPr>
        <w:fldChar w:fldCharType="separate"/>
      </w:r>
      <w:r w:rsidR="00DF1FE6">
        <w:rPr>
          <w:noProof/>
          <w:lang w:val="en-IE"/>
        </w:rPr>
        <w:t>(</w:t>
      </w:r>
      <w:hyperlink w:anchor="_ENREF_36" w:tooltip="Hayes, 2002 #9" w:history="1">
        <w:r w:rsidR="00DF1FE6">
          <w:rPr>
            <w:noProof/>
            <w:lang w:val="en-IE"/>
          </w:rPr>
          <w:t>36</w:t>
        </w:r>
      </w:hyperlink>
      <w:r w:rsidR="00DF1FE6">
        <w:rPr>
          <w:noProof/>
          <w:lang w:val="en-IE"/>
        </w:rPr>
        <w:t xml:space="preserve">, </w:t>
      </w:r>
      <w:hyperlink w:anchor="_ENREF_50" w:tooltip="Rotenberg, 1971 #119" w:history="1">
        <w:r w:rsidR="00DF1FE6">
          <w:rPr>
            <w:noProof/>
            <w:lang w:val="en-IE"/>
          </w:rPr>
          <w:t>50-52</w:t>
        </w:r>
      </w:hyperlink>
      <w:r w:rsidR="00DF1FE6">
        <w:rPr>
          <w:noProof/>
          <w:lang w:val="en-IE"/>
        </w:rPr>
        <w:t>)</w:t>
      </w:r>
      <w:r w:rsidR="004728B6">
        <w:rPr>
          <w:lang w:val="en-IE"/>
        </w:rPr>
        <w:fldChar w:fldCharType="end"/>
      </w:r>
      <w:r w:rsidR="00F3544A">
        <w:rPr>
          <w:lang w:val="en-IE"/>
        </w:rPr>
        <w:t xml:space="preserve">. These long periods of replenishment may hence </w:t>
      </w:r>
      <w:r w:rsidR="004728B6">
        <w:rPr>
          <w:lang w:val="en-IE"/>
        </w:rPr>
        <w:t xml:space="preserve">select  </w:t>
      </w:r>
      <w:r w:rsidR="00F3544A">
        <w:rPr>
          <w:lang w:val="en-IE"/>
        </w:rPr>
        <w:t xml:space="preserve">for </w:t>
      </w:r>
      <w:r w:rsidR="004728B6">
        <w:rPr>
          <w:lang w:val="en-IE"/>
        </w:rPr>
        <w:t xml:space="preserve">larger </w:t>
      </w:r>
      <w:r w:rsidR="00F3544A">
        <w:rPr>
          <w:lang w:val="en-IE"/>
        </w:rPr>
        <w:t xml:space="preserve">reserves in species where encounter rates with prey are lower in order to </w:t>
      </w:r>
      <w:r w:rsidR="001144B5">
        <w:rPr>
          <w:lang w:val="en-IE"/>
        </w:rPr>
        <w:t>minimise</w:t>
      </w:r>
      <w:r w:rsidR="00F3544A">
        <w:rPr>
          <w:lang w:val="en-IE"/>
        </w:rPr>
        <w:t xml:space="preserve"> </w:t>
      </w:r>
      <w:r w:rsidR="001144B5">
        <w:rPr>
          <w:lang w:val="en-IE"/>
        </w:rPr>
        <w:t>potential</w:t>
      </w:r>
      <w:r w:rsidR="00F3544A">
        <w:rPr>
          <w:lang w:val="en-IE"/>
        </w:rPr>
        <w:t xml:space="preserve"> missed opportunity costs.</w:t>
      </w:r>
      <w:r w:rsidR="008B0CF1">
        <w:rPr>
          <w:lang w:val="en-IE"/>
        </w:rPr>
        <w:t xml:space="preserve"> While further research on the role of habitat dimensionality wil</w:t>
      </w:r>
      <w:r w:rsidR="006B0A42">
        <w:rPr>
          <w:lang w:val="en-IE"/>
        </w:rPr>
        <w:t>l</w:t>
      </w:r>
      <w:r w:rsidR="008B0CF1">
        <w:rPr>
          <w:lang w:val="en-IE"/>
        </w:rPr>
        <w:t xml:space="preserve"> allow more detailed understanding of the mechanisms driving this trend </w:t>
      </w:r>
      <w:r w:rsidR="008B0CF1">
        <w:rPr>
          <w:lang w:val="en-IE"/>
        </w:rPr>
        <w:lastRenderedPageBreak/>
        <w:t>o</w:t>
      </w:r>
      <w:r w:rsidR="001144B5">
        <w:rPr>
          <w:lang w:val="en-IE"/>
        </w:rPr>
        <w:t xml:space="preserve">ur </w:t>
      </w:r>
      <w:r w:rsidR="00F3544A">
        <w:rPr>
          <w:lang w:val="en-IE"/>
        </w:rPr>
        <w:t xml:space="preserve">results highlight that venom may </w:t>
      </w:r>
      <w:r w:rsidR="00355DBE">
        <w:rPr>
          <w:lang w:val="en-IE"/>
        </w:rPr>
        <w:t>also</w:t>
      </w:r>
      <w:r w:rsidR="00F3544A">
        <w:rPr>
          <w:lang w:val="en-IE"/>
        </w:rPr>
        <w:t xml:space="preserve"> be selected according to </w:t>
      </w:r>
      <w:r w:rsidR="00355DBE">
        <w:rPr>
          <w:lang w:val="en-IE"/>
        </w:rPr>
        <w:t>factors relate</w:t>
      </w:r>
      <w:r w:rsidR="00F3544A">
        <w:rPr>
          <w:lang w:val="en-IE"/>
        </w:rPr>
        <w:t xml:space="preserve"> to</w:t>
      </w:r>
      <w:r w:rsidR="00355DBE">
        <w:rPr>
          <w:lang w:val="en-IE"/>
        </w:rPr>
        <w:t xml:space="preserve"> prey</w:t>
      </w:r>
      <w:r w:rsidR="00F3544A">
        <w:rPr>
          <w:lang w:val="en-IE"/>
        </w:rPr>
        <w:t xml:space="preserve"> encounter rate</w:t>
      </w:r>
      <w:r w:rsidR="00355DBE">
        <w:rPr>
          <w:lang w:val="en-IE"/>
        </w:rPr>
        <w:t>s</w:t>
      </w:r>
      <w:r w:rsidR="004728B6">
        <w:rPr>
          <w:lang w:val="en-IE"/>
        </w:rPr>
        <w:t>.</w:t>
      </w:r>
    </w:p>
    <w:p w14:paraId="5E4001ED" w14:textId="4E7260FD" w:rsidR="002C1BB1" w:rsidRDefault="00BC4BAC" w:rsidP="002C1BB1">
      <w:pPr>
        <w:spacing w:line="360" w:lineRule="auto"/>
        <w:rPr>
          <w:lang w:val="en-IE"/>
        </w:rPr>
      </w:pPr>
      <w:r>
        <w:rPr>
          <w:lang w:val="en-IE"/>
        </w:rPr>
        <w:tab/>
      </w:r>
      <w:r w:rsidR="00BA559E">
        <w:rPr>
          <w:lang w:val="en-IE"/>
        </w:rPr>
        <w:t xml:space="preserve">Our analysis </w:t>
      </w:r>
      <w:r>
        <w:rPr>
          <w:lang w:val="en-IE"/>
        </w:rPr>
        <w:t>shows that both predator-prey dynamics and macroecological factors shape the evolution of venom in snakes.</w:t>
      </w:r>
      <w:r w:rsidR="00BD68FC">
        <w:rPr>
          <w:lang w:val="en-IE"/>
        </w:rPr>
        <w:t xml:space="preserve"> While other mechanisms, such </w:t>
      </w:r>
      <w:r w:rsidR="00F004B7">
        <w:rPr>
          <w:lang w:val="en-IE"/>
        </w:rPr>
        <w:t xml:space="preserve">as </w:t>
      </w:r>
      <w:commentRangeStart w:id="459"/>
      <w:r w:rsidR="00F004B7">
        <w:rPr>
          <w:lang w:val="en-IE"/>
        </w:rPr>
        <w:t xml:space="preserve">gene duplication </w:t>
      </w:r>
      <w:commentRangeEnd w:id="459"/>
      <w:r w:rsidR="00A779F7">
        <w:rPr>
          <w:rStyle w:val="CommentReference"/>
        </w:rPr>
        <w:commentReference w:id="459"/>
      </w:r>
      <w:r w:rsidR="00F004B7">
        <w:rPr>
          <w:lang w:val="en-IE"/>
        </w:rPr>
        <w:t xml:space="preserve">events </w:t>
      </w:r>
      <w:r w:rsidR="00F004B7">
        <w:rPr>
          <w:lang w:val="en-IE"/>
        </w:rPr>
        <w:fldChar w:fldCharType="begin"/>
      </w:r>
      <w:r w:rsidR="00DF1FE6">
        <w:rPr>
          <w:lang w:val="en-IE"/>
        </w:rPr>
        <w:instrText xml:space="preserve"> ADDIN EN.CITE &lt;EndNote&gt;&lt;Cite&gt;&lt;Author&gt;Vonk&lt;/Author&gt;&lt;Year&gt;2013&lt;/Year&gt;&lt;RecNum&gt;122&lt;/RecNum&gt;&lt;DisplayText&gt;(53)&lt;/DisplayText&gt;&lt;record&gt;&lt;rec-number&gt;122&lt;/rec-number&gt;&lt;foreign-keys&gt;&lt;key app="EN" db-id="ax5t9ztwnxe5f8edetnp2tzne0aaff55ftr5" timestamp="1469545652"&gt;122&lt;/key&gt;&lt;/foreign-keys&gt;&lt;ref-type name="Journal Article"&gt;17&lt;/ref-type&gt;&lt;contributors&gt;&lt;authors&gt;&lt;author&gt;Vonk, Freek J&lt;/author&gt;&lt;author&gt;Casewell, Nicholas R&lt;/author&gt;&lt;author&gt;Henkel, Christiaan V&lt;/author&gt;&lt;author&gt;Heimberg, Alysha M&lt;/author&gt;&lt;author&gt;Jansen, Hans J&lt;/author&gt;&lt;author&gt;McCleary, Ryan JR&lt;/author&gt;&lt;author&gt;Kerkkamp, Harald ME&lt;/author&gt;&lt;author&gt;Vos, Rutger A&lt;/author&gt;&lt;author&gt;Guerreiro, Isabel&lt;/author&gt;&lt;author&gt;Calvete, Juan J&lt;/author&gt;&lt;/authors&gt;&lt;/contributors&gt;&lt;titles&gt;&lt;title&gt;The king cobra genome reveals dynamic gene evolution and adaptation in the snake venom system&lt;/title&gt;&lt;secondary-title&gt;Proceedings of the National Academy of Sciences&lt;/secondary-title&gt;&lt;/titles&gt;&lt;periodical&gt;&lt;full-title&gt;Proceedings of the National Academy of Sciences&lt;/full-title&gt;&lt;/periodical&gt;&lt;pages&gt;20651-20656&lt;/pages&gt;&lt;volume&gt;110&lt;/volume&gt;&lt;number&gt;51&lt;/number&gt;&lt;dates&gt;&lt;year&gt;2013&lt;/year&gt;&lt;/dates&gt;&lt;isbn&gt;0027-8424&lt;/isbn&gt;&lt;urls&gt;&lt;/urls&gt;&lt;/record&gt;&lt;/Cite&gt;&lt;/EndNote&gt;</w:instrText>
      </w:r>
      <w:r w:rsidR="00F004B7">
        <w:rPr>
          <w:lang w:val="en-IE"/>
        </w:rPr>
        <w:fldChar w:fldCharType="separate"/>
      </w:r>
      <w:r w:rsidR="00DF1FE6">
        <w:rPr>
          <w:noProof/>
          <w:lang w:val="en-IE"/>
        </w:rPr>
        <w:t>(</w:t>
      </w:r>
      <w:hyperlink w:anchor="_ENREF_53" w:tooltip="Vonk, 2013 #122" w:history="1">
        <w:r w:rsidR="00DF1FE6">
          <w:rPr>
            <w:noProof/>
            <w:lang w:val="en-IE"/>
          </w:rPr>
          <w:t>53</w:t>
        </w:r>
      </w:hyperlink>
      <w:r w:rsidR="00DF1FE6">
        <w:rPr>
          <w:noProof/>
          <w:lang w:val="en-IE"/>
        </w:rPr>
        <w:t>)</w:t>
      </w:r>
      <w:r w:rsidR="00F004B7">
        <w:rPr>
          <w:lang w:val="en-IE"/>
        </w:rPr>
        <w:fldChar w:fldCharType="end"/>
      </w:r>
      <w:r w:rsidR="00BD68FC">
        <w:rPr>
          <w:lang w:val="en-IE"/>
        </w:rPr>
        <w:t>, are important in driving the evolution of the</w:t>
      </w:r>
      <w:r w:rsidR="00F004B7">
        <w:rPr>
          <w:lang w:val="en-IE"/>
        </w:rPr>
        <w:t>se traits</w:t>
      </w:r>
      <w:r w:rsidR="00A779F7">
        <w:rPr>
          <w:lang w:val="en-IE"/>
        </w:rPr>
        <w:t>,</w:t>
      </w:r>
      <w:r w:rsidR="00F004B7">
        <w:rPr>
          <w:lang w:val="en-IE"/>
        </w:rPr>
        <w:t xml:space="preserve"> </w:t>
      </w:r>
      <w:r w:rsidR="00BD68FC">
        <w:rPr>
          <w:lang w:val="en-IE"/>
        </w:rPr>
        <w:t xml:space="preserve">positive selection pressures are important in shaping the pattern seen in the variation of traits relating to venom. This is also </w:t>
      </w:r>
      <w:r w:rsidR="00355DBE">
        <w:rPr>
          <w:lang w:val="en-IE"/>
        </w:rPr>
        <w:t>expected</w:t>
      </w:r>
      <w:r w:rsidR="00BD68FC">
        <w:rPr>
          <w:lang w:val="en-IE"/>
        </w:rPr>
        <w:t xml:space="preserve"> to be the case in other venomous groups, w</w:t>
      </w:r>
      <w:r w:rsidR="00A779F7">
        <w:rPr>
          <w:lang w:val="en-IE"/>
        </w:rPr>
        <w:t>h</w:t>
      </w:r>
      <w:r w:rsidR="00BD68FC">
        <w:rPr>
          <w:lang w:val="en-IE"/>
        </w:rPr>
        <w:t>ere patterns relating to prey specificity and energetic constraints are also likely to play key roles in their evolution</w:t>
      </w:r>
      <w:r w:rsidR="002E6894">
        <w:rPr>
          <w:lang w:val="en-IE"/>
        </w:rPr>
        <w:t xml:space="preserve"> </w:t>
      </w:r>
      <w:r w:rsidR="002E6894">
        <w:rPr>
          <w:lang w:val="en-IE"/>
        </w:rPr>
        <w:fldChar w:fldCharType="begin"/>
      </w:r>
      <w:r w:rsidR="002E6894">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2E6894">
        <w:rPr>
          <w:lang w:val="en-IE"/>
        </w:rPr>
        <w:fldChar w:fldCharType="separate"/>
      </w:r>
      <w:r w:rsidR="002E6894">
        <w:rPr>
          <w:noProof/>
          <w:lang w:val="en-IE"/>
        </w:rPr>
        <w:t>(</w:t>
      </w:r>
      <w:hyperlink w:anchor="_ENREF_1" w:tooltip="Casewell, 2013 #1" w:history="1">
        <w:r w:rsidR="00DF1FE6">
          <w:rPr>
            <w:noProof/>
            <w:lang w:val="en-IE"/>
          </w:rPr>
          <w:t>1</w:t>
        </w:r>
      </w:hyperlink>
      <w:r w:rsidR="002E6894">
        <w:rPr>
          <w:noProof/>
          <w:lang w:val="en-IE"/>
        </w:rPr>
        <w:t>)</w:t>
      </w:r>
      <w:r w:rsidR="002E6894">
        <w:rPr>
          <w:lang w:val="en-IE"/>
        </w:rPr>
        <w:fldChar w:fldCharType="end"/>
      </w:r>
      <w:r w:rsidR="00BD68FC">
        <w:rPr>
          <w:lang w:val="en-IE"/>
        </w:rPr>
        <w:t>.</w:t>
      </w:r>
      <w:r w:rsidR="00E651E2">
        <w:rPr>
          <w:lang w:val="en-IE"/>
        </w:rPr>
        <w:t xml:space="preserve"> </w:t>
      </w:r>
      <w:r w:rsidR="00623576">
        <w:rPr>
          <w:lang w:val="en-IE"/>
        </w:rPr>
        <w:t>Examples of prey-</w:t>
      </w:r>
      <w:r w:rsidR="00E165F7">
        <w:rPr>
          <w:lang w:val="en-IE"/>
        </w:rPr>
        <w:t xml:space="preserve">specific venom </w:t>
      </w:r>
      <w:r w:rsidR="002E6894">
        <w:rPr>
          <w:lang w:val="en-IE"/>
        </w:rPr>
        <w:t>is seen in</w:t>
      </w:r>
      <w:r w:rsidR="00E165F7">
        <w:rPr>
          <w:lang w:val="en-IE"/>
        </w:rPr>
        <w:t xml:space="preserve"> cone snails and</w:t>
      </w:r>
      <w:r w:rsidR="002E6894">
        <w:rPr>
          <w:lang w:val="en-IE"/>
        </w:rPr>
        <w:t xml:space="preserve"> spiders</w:t>
      </w:r>
      <w:r w:rsidR="00E165F7">
        <w:rPr>
          <w:lang w:val="en-IE"/>
        </w:rPr>
        <w:t xml:space="preserve"> </w:t>
      </w:r>
      <w:r w:rsidR="00E165F7">
        <w:rPr>
          <w:lang w:val="en-IE"/>
        </w:rPr>
        <w:fldChar w:fldCharType="begin"/>
      </w:r>
      <w:r w:rsidR="00E165F7">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165F7">
        <w:rPr>
          <w:lang w:val="en-IE"/>
        </w:rPr>
        <w:fldChar w:fldCharType="separate"/>
      </w:r>
      <w:r w:rsidR="00E165F7">
        <w:rPr>
          <w:noProof/>
          <w:lang w:val="en-IE"/>
        </w:rPr>
        <w:t>(</w:t>
      </w:r>
      <w:hyperlink w:anchor="_ENREF_1" w:tooltip="Casewell, 2013 #1" w:history="1">
        <w:r w:rsidR="00DF1FE6">
          <w:rPr>
            <w:noProof/>
            <w:lang w:val="en-IE"/>
          </w:rPr>
          <w:t>1</w:t>
        </w:r>
      </w:hyperlink>
      <w:r w:rsidR="00E165F7">
        <w:rPr>
          <w:noProof/>
          <w:lang w:val="en-IE"/>
        </w:rPr>
        <w:t>)</w:t>
      </w:r>
      <w:r w:rsidR="00E165F7">
        <w:rPr>
          <w:lang w:val="en-IE"/>
        </w:rPr>
        <w:fldChar w:fldCharType="end"/>
      </w:r>
      <w:r w:rsidR="002E6894">
        <w:rPr>
          <w:lang w:val="en-IE"/>
        </w:rPr>
        <w:t>, while the energetic costs of producing venom is also suggested by venom metering in</w:t>
      </w:r>
      <w:r w:rsidR="009B272E">
        <w:rPr>
          <w:lang w:val="en-IE"/>
        </w:rPr>
        <w:t xml:space="preserve"> taxa such as</w:t>
      </w:r>
      <w:r w:rsidR="002E6894">
        <w:rPr>
          <w:lang w:val="en-IE"/>
        </w:rPr>
        <w:t xml:space="preserve"> </w:t>
      </w:r>
      <w:r w:rsidR="009B272E">
        <w:rPr>
          <w:lang w:val="en-IE"/>
        </w:rPr>
        <w:t xml:space="preserve">scorpions </w:t>
      </w:r>
      <w:r w:rsidR="009B272E">
        <w:rPr>
          <w:lang w:val="en-IE"/>
        </w:rPr>
        <w:fldChar w:fldCharType="begin"/>
      </w:r>
      <w:r w:rsidR="00DF1FE6">
        <w:rPr>
          <w:lang w:val="en-IE"/>
        </w:rPr>
        <w:instrText xml:space="preserve"> ADDIN EN.CITE &lt;EndNote&gt;&lt;Cite&gt;&lt;Author&gt;Nisani&lt;/Author&gt;&lt;Year&gt;2007&lt;/Year&gt;&lt;RecNum&gt;202&lt;/RecNum&gt;&lt;DisplayText&gt;(54)&lt;/DisplayText&gt;&lt;record&gt;&lt;rec-number&gt;202&lt;/rec-number&gt;&lt;foreign-keys&gt;&lt;key app="EN" db-id="ax5t9ztwnxe5f8edetnp2tzne0aaff55ftr5" timestamp="1484011037"&gt;202&lt;/key&gt;&lt;/foreign-keys&gt;&lt;ref-type name="Journal Article"&gt;17&lt;/ref-type&gt;&lt;contributors&gt;&lt;authors&gt;&lt;author&gt;Nisani, Zia&lt;/author&gt;&lt;author&gt;Dunbar, Stephen G&lt;/author&gt;&lt;author&gt;Hayes, William K&lt;/author&gt;&lt;/authors&gt;&lt;/contributors&gt;&lt;titles&gt;&lt;title&gt;Cost of venom regeneration in Parabuthus transvaalicus (Arachnida: Buthidae)&lt;/title&gt;&lt;secondary-title&gt;Comparative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509-513&lt;/pages&gt;&lt;volume&gt;147&lt;/volume&gt;&lt;number&gt;2&lt;/number&gt;&lt;dates&gt;&lt;year&gt;2007&lt;/year&gt;&lt;/dates&gt;&lt;isbn&gt;1095-6433&lt;/isbn&gt;&lt;urls&gt;&lt;/urls&gt;&lt;/record&gt;&lt;/Cite&gt;&lt;/EndNote&gt;</w:instrText>
      </w:r>
      <w:r w:rsidR="009B272E">
        <w:rPr>
          <w:lang w:val="en-IE"/>
        </w:rPr>
        <w:fldChar w:fldCharType="separate"/>
      </w:r>
      <w:r w:rsidR="00DF1FE6">
        <w:rPr>
          <w:noProof/>
          <w:lang w:val="en-IE"/>
        </w:rPr>
        <w:t>(</w:t>
      </w:r>
      <w:hyperlink w:anchor="_ENREF_54" w:tooltip="Nisani, 2007 #202" w:history="1">
        <w:r w:rsidR="00DF1FE6">
          <w:rPr>
            <w:noProof/>
            <w:lang w:val="en-IE"/>
          </w:rPr>
          <w:t>54</w:t>
        </w:r>
      </w:hyperlink>
      <w:r w:rsidR="00DF1FE6">
        <w:rPr>
          <w:noProof/>
          <w:lang w:val="en-IE"/>
        </w:rPr>
        <w:t>)</w:t>
      </w:r>
      <w:r w:rsidR="009B272E">
        <w:rPr>
          <w:lang w:val="en-IE"/>
        </w:rPr>
        <w:fldChar w:fldCharType="end"/>
      </w:r>
      <w:r w:rsidR="002E6894">
        <w:rPr>
          <w:lang w:val="en-IE"/>
        </w:rPr>
        <w:t xml:space="preserve">. </w:t>
      </w:r>
      <w:r w:rsidR="00623576">
        <w:rPr>
          <w:lang w:val="en-IE"/>
        </w:rPr>
        <w:t>The generality of prey-specify and macroecological constraints is also likely to extent across non-venomous predatory traits, such as related to tooth morphology and gap limitation scaling, or other traits such as</w:t>
      </w:r>
      <w:r w:rsidR="00F004B7">
        <w:rPr>
          <w:lang w:val="en-IE"/>
        </w:rPr>
        <w:t xml:space="preserve"> predator</w:t>
      </w:r>
      <w:r w:rsidR="00623576">
        <w:rPr>
          <w:lang w:val="en-IE"/>
        </w:rPr>
        <w:t xml:space="preserve"> </w:t>
      </w:r>
      <w:r w:rsidR="00F004B7">
        <w:rPr>
          <w:lang w:val="en-IE"/>
        </w:rPr>
        <w:t>pursuit speed. B</w:t>
      </w:r>
      <w:r w:rsidR="00A44E59">
        <w:rPr>
          <w:lang w:val="en-IE"/>
        </w:rPr>
        <w:t xml:space="preserve">y using </w:t>
      </w:r>
      <w:r w:rsidR="002C1BB1">
        <w:rPr>
          <w:lang w:val="en-IE"/>
        </w:rPr>
        <w:t>snake venom as a system of</w:t>
      </w:r>
      <w:r w:rsidR="00F004B7">
        <w:rPr>
          <w:lang w:val="en-IE"/>
        </w:rPr>
        <w:t xml:space="preserve"> predator trait evolution we show</w:t>
      </w:r>
      <w:r w:rsidR="002C1BB1">
        <w:rPr>
          <w:lang w:val="en-IE"/>
        </w:rPr>
        <w:t xml:space="preserve"> the importance of multiple </w:t>
      </w:r>
      <w:r w:rsidR="00F004B7">
        <w:rPr>
          <w:lang w:val="en-IE"/>
        </w:rPr>
        <w:t xml:space="preserve">evolutionary </w:t>
      </w:r>
      <w:r w:rsidR="002C1BB1">
        <w:rPr>
          <w:lang w:val="en-IE"/>
        </w:rPr>
        <w:t>drivers</w:t>
      </w:r>
      <w:r w:rsidR="00F004B7">
        <w:rPr>
          <w:lang w:val="en-IE"/>
        </w:rPr>
        <w:t xml:space="preserve"> allowing not only a window into the evolution </w:t>
      </w:r>
      <w:r w:rsidR="002C1BB1">
        <w:rPr>
          <w:lang w:val="en-IE"/>
        </w:rPr>
        <w:t>of venomous systems, but of predatory traits and</w:t>
      </w:r>
      <w:r w:rsidR="00F004B7">
        <w:rPr>
          <w:lang w:val="en-IE"/>
        </w:rPr>
        <w:t xml:space="preserve"> </w:t>
      </w:r>
      <w:r w:rsidR="002C1BB1">
        <w:rPr>
          <w:lang w:val="en-IE"/>
        </w:rPr>
        <w:t>trophic ecology as a whole.</w:t>
      </w:r>
    </w:p>
    <w:p w14:paraId="51C394CF" w14:textId="77777777" w:rsidR="00F115D8" w:rsidRDefault="00F115D8" w:rsidP="00F115D8">
      <w:pPr>
        <w:spacing w:line="360" w:lineRule="auto"/>
        <w:outlineLvl w:val="0"/>
        <w:rPr>
          <w:b/>
          <w:sz w:val="28"/>
          <w:szCs w:val="28"/>
        </w:rPr>
      </w:pPr>
    </w:p>
    <w:p w14:paraId="43A2F8CA" w14:textId="77777777" w:rsidR="00F115D8" w:rsidRPr="001E64EB" w:rsidRDefault="00F115D8" w:rsidP="00F115D8">
      <w:pPr>
        <w:spacing w:line="360" w:lineRule="auto"/>
        <w:outlineLvl w:val="0"/>
        <w:rPr>
          <w:sz w:val="28"/>
          <w:szCs w:val="28"/>
        </w:rPr>
      </w:pPr>
      <w:r w:rsidRPr="001E64EB">
        <w:rPr>
          <w:b/>
          <w:sz w:val="28"/>
          <w:szCs w:val="28"/>
        </w:rPr>
        <w:t>Methods</w:t>
      </w:r>
    </w:p>
    <w:p w14:paraId="5E2F2C91" w14:textId="77777777" w:rsidR="00F115D8" w:rsidRPr="000B594C" w:rsidRDefault="00F115D8" w:rsidP="00F115D8">
      <w:pPr>
        <w:spacing w:line="360" w:lineRule="auto"/>
        <w:outlineLvl w:val="0"/>
        <w:rPr>
          <w:b/>
        </w:rPr>
      </w:pPr>
      <w:r w:rsidRPr="000B594C">
        <w:rPr>
          <w:b/>
        </w:rPr>
        <w:t>Data</w:t>
      </w:r>
    </w:p>
    <w:p w14:paraId="52CD9FCD" w14:textId="2962C23A" w:rsidR="00F115D8" w:rsidRPr="000B594C" w:rsidRDefault="00F115D8" w:rsidP="00F115D8">
      <w:pPr>
        <w:spacing w:line="360" w:lineRule="auto"/>
      </w:pPr>
      <w:r>
        <w:t>We</w:t>
      </w:r>
      <w:r w:rsidRPr="000B594C">
        <w:t xml:space="preserve"> collected data on venom </w:t>
      </w:r>
      <w:r w:rsidR="00DF1FE6">
        <w:t>yield</w:t>
      </w:r>
      <w:r w:rsidRPr="000B594C">
        <w:t xml:space="preserve"> and toxicity from the literature, along with our predicted drivers. We used mean dry weight (mg)</w:t>
      </w:r>
      <w:r>
        <w:t xml:space="preserve"> extracted </w:t>
      </w:r>
      <w:r w:rsidRPr="000B594C">
        <w:t xml:space="preserve">as a measure of venom </w:t>
      </w:r>
      <w:r>
        <w:t>yield</w:t>
      </w:r>
      <w:r w:rsidRPr="000B594C">
        <w:t xml:space="preserve"> as it represents the amount of active ingredients available and is the most available reported measure.</w:t>
      </w:r>
      <w:r w:rsidRPr="000B594C">
        <w:rPr>
          <w:color w:val="0000FF"/>
        </w:rPr>
        <w:t xml:space="preserve"> </w:t>
      </w:r>
      <w:r w:rsidRPr="000B594C">
        <w:t>As a measure of venom lethality we used</w:t>
      </w:r>
      <w:r>
        <w:t xml:space="preserve"> </w:t>
      </w:r>
      <w:r w:rsidRPr="000B594C">
        <w:t>median lethal dose (LD</w:t>
      </w:r>
      <w:r w:rsidRPr="000B594C">
        <w:rPr>
          <w:vertAlign w:val="subscript"/>
        </w:rPr>
        <w:t>50</w:t>
      </w:r>
      <w:r w:rsidRPr="000B594C">
        <w:t>)</w:t>
      </w:r>
      <w:r>
        <w:t xml:space="preserve"> due to its wide availability.</w:t>
      </w:r>
      <w:r w:rsidRPr="000B594C">
        <w:t xml:space="preserve"> We only included intravenous</w:t>
      </w:r>
      <w:r>
        <w:t xml:space="preserve"> (IV)</w:t>
      </w:r>
      <w:r w:rsidRPr="000B594C">
        <w:t>, subcutaneous</w:t>
      </w:r>
      <w:r>
        <w:t xml:space="preserve"> (SC)</w:t>
      </w:r>
      <w:r w:rsidRPr="000B594C">
        <w:t xml:space="preserve">, </w:t>
      </w:r>
      <w:r w:rsidRPr="009C5072">
        <w:t>Intraperitoneal</w:t>
      </w:r>
      <w:r w:rsidRPr="009C5072" w:rsidDel="009C5072">
        <w:rPr>
          <w:b/>
        </w:rPr>
        <w:t xml:space="preserve"> </w:t>
      </w:r>
      <w:r>
        <w:t>(IP)</w:t>
      </w:r>
      <w:r w:rsidRPr="000B594C">
        <w:t xml:space="preserve"> or intramuscular routes</w:t>
      </w:r>
      <w:r>
        <w:t xml:space="preserve"> (IM)</w:t>
      </w:r>
      <w:r w:rsidRPr="000B594C">
        <w:t xml:space="preserve"> of injecting the venom as other routes were too uncommon to include within the analysis. We include LD</w:t>
      </w:r>
      <w:r w:rsidRPr="000B594C">
        <w:rPr>
          <w:vertAlign w:val="subscript"/>
        </w:rPr>
        <w:t xml:space="preserve">50 </w:t>
      </w:r>
      <w:r w:rsidRPr="000B594C">
        <w:t xml:space="preserve">values measured on all animal models as we were interested in including variation relating to the potential prey specific nature of venom. </w:t>
      </w:r>
    </w:p>
    <w:p w14:paraId="6384DA35" w14:textId="3D47DA92" w:rsidR="00F115D8" w:rsidRPr="000B594C" w:rsidRDefault="00F115D8" w:rsidP="00F115D8">
      <w:pPr>
        <w:spacing w:line="360" w:lineRule="auto"/>
        <w:ind w:firstLine="720"/>
      </w:pPr>
      <w:r w:rsidRPr="000B594C">
        <w:t>To test whether venom is prey specific we calculated the phylogenetic distance between the model animal species used to measure LD</w:t>
      </w:r>
      <w:r w:rsidRPr="000B594C">
        <w:rPr>
          <w:vertAlign w:val="subscript"/>
        </w:rPr>
        <w:t>50</w:t>
      </w:r>
      <w:r w:rsidRPr="000B594C">
        <w:t xml:space="preserve"> for each snake species and the species naturally present in its diet. We calculated this as the sum of the phylogenetic </w:t>
      </w:r>
      <w:r w:rsidRPr="000B594C">
        <w:lastRenderedPageBreak/>
        <w:t xml:space="preserve">distance, using mean estimates from TimeTree </w:t>
      </w:r>
      <w:r w:rsidRPr="000B594C">
        <w:fldChar w:fldCharType="begin"/>
      </w:r>
      <w:r w:rsidR="00DF1FE6">
        <w:instrText xml:space="preserve"> ADDIN EN.CITE &lt;EndNote&gt;&lt;Cite&gt;&lt;Author&gt;Hedges&lt;/Author&gt;&lt;Year&gt;2006&lt;/Year&gt;&lt;RecNum&gt;63&lt;/RecNum&gt;&lt;DisplayText&gt;(55)&lt;/DisplayText&gt;&lt;record&gt;&lt;rec-number&gt;63&lt;/rec-number&gt;&lt;foreign-keys&gt;&lt;key app="EN" db-id="ax5t9ztwnxe5f8edetnp2tzne0aaff55ftr5" timestamp="1462976959"&gt;63&lt;/key&gt;&lt;/foreign-keys&gt;&lt;ref-type name="Journal Article"&gt;17&lt;/ref-type&gt;&lt;contributors&gt;&lt;authors&gt;&lt;author&gt;Hedges, S Blair&lt;/author&gt;&lt;author&gt;Dudley, Joel&lt;/author&gt;&lt;author&gt;Kumar, Sudhir&lt;/author&gt;&lt;/authors&gt;&lt;/contributors&gt;&lt;titles&gt;&lt;title&gt;TimeTree: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number&gt;23&lt;/number&gt;&lt;dates&gt;&lt;year&gt;2006&lt;/year&gt;&lt;/dates&gt;&lt;isbn&gt;1367-4803&lt;/isbn&gt;&lt;urls&gt;&lt;/urls&gt;&lt;/record&gt;&lt;/Cite&gt;&lt;/EndNote&gt;</w:instrText>
      </w:r>
      <w:r w:rsidRPr="000B594C">
        <w:fldChar w:fldCharType="separate"/>
      </w:r>
      <w:r w:rsidR="00DF1FE6">
        <w:rPr>
          <w:noProof/>
        </w:rPr>
        <w:t>(</w:t>
      </w:r>
      <w:hyperlink w:anchor="_ENREF_55" w:tooltip="Hedges, 2006 #63" w:history="1">
        <w:r w:rsidR="00DF1FE6">
          <w:rPr>
            <w:noProof/>
          </w:rPr>
          <w:t>55</w:t>
        </w:r>
      </w:hyperlink>
      <w:r w:rsidR="00DF1FE6">
        <w:rPr>
          <w:noProof/>
        </w:rPr>
        <w:t>)</w:t>
      </w:r>
      <w:r w:rsidRPr="000B594C">
        <w:fldChar w:fldCharType="end"/>
      </w:r>
      <w:r w:rsidRPr="000B594C">
        <w:t xml:space="preserve">, between each prey </w:t>
      </w:r>
      <w:r w:rsidR="00DF1FE6">
        <w:t>taxa</w:t>
      </w:r>
      <w:r w:rsidRPr="000B594C">
        <w:t xml:space="preserve"> and the LD</w:t>
      </w:r>
      <w:r w:rsidRPr="000B594C">
        <w:rPr>
          <w:vertAlign w:val="subscript"/>
        </w:rPr>
        <w:t xml:space="preserve">50 </w:t>
      </w:r>
      <w:r w:rsidRPr="000B594C">
        <w:t>model multiplied by the proportion of each prey group reported in each snake species diet. For example, a species with a diet comprising of 20% mammals, 50% fish and 30% reptiles with a LD</w:t>
      </w:r>
      <w:r w:rsidRPr="000B594C">
        <w:rPr>
          <w:vertAlign w:val="subscript"/>
        </w:rPr>
        <w:t>50</w:t>
      </w:r>
      <w:r w:rsidRPr="000B594C">
        <w:t xml:space="preserve"> measured using mice would have a diet with an average phylogenetic distance of 0.2(0) + 0.5(</w:t>
      </w:r>
      <w:r w:rsidRPr="000B594C">
        <w:rPr>
          <w:rFonts w:cs="Monaco"/>
        </w:rPr>
        <w:t>400.1</w:t>
      </w:r>
      <w:r w:rsidRPr="000B594C">
        <w:t>) + 0.3(296) = 288.85 million years from the common ancestor of the LD</w:t>
      </w:r>
      <w:r w:rsidRPr="000B594C">
        <w:rPr>
          <w:vertAlign w:val="subscript"/>
        </w:rPr>
        <w:t xml:space="preserve">50 </w:t>
      </w:r>
      <w:r w:rsidRPr="000B594C">
        <w:t>model. Diet data was collated from the literature using studies with quantitative estimates of prey proportions, mainly from studies of stomach contents. As prey items were rarely identified to lower taxonomic levels diet was categorized into six prey categories; invertebrates, fish, amphibians, lizards, birds and mammals.</w:t>
      </w:r>
      <w:r>
        <w:t xml:space="preserve"> </w:t>
      </w:r>
    </w:p>
    <w:p w14:paraId="7AB4178A" w14:textId="3AF43269" w:rsidR="00F115D8" w:rsidRDefault="00F115D8" w:rsidP="00F115D8">
      <w:pPr>
        <w:widowControl w:val="0"/>
        <w:autoSpaceDE w:val="0"/>
        <w:autoSpaceDN w:val="0"/>
        <w:adjustRightInd w:val="0"/>
        <w:spacing w:after="160" w:line="360" w:lineRule="auto"/>
        <w:ind w:firstLine="720"/>
        <w:rPr>
          <w:u w:color="1A4673"/>
        </w:rPr>
      </w:pPr>
      <w:r w:rsidRPr="000B594C">
        <w:rPr>
          <w:u w:color="1A4673"/>
        </w:rPr>
        <w:t>Species habitat was categorized as either terrestrial, fossorial, aquatic or arboreal based on accounts</w:t>
      </w:r>
      <w:r>
        <w:rPr>
          <w:u w:color="1A4673"/>
        </w:rPr>
        <w:t xml:space="preserve"> in the </w:t>
      </w:r>
      <w:r w:rsidRPr="000B594C">
        <w:rPr>
          <w:u w:color="1A4673"/>
        </w:rPr>
        <w:t xml:space="preserve">literature.  In order to directly test the expected effect of the dimensionality of habitat environment each environment was scored, as in Pawar et al </w:t>
      </w:r>
      <w:r>
        <w:rPr>
          <w:u w:color="1A4673"/>
        </w:rPr>
        <w:fldChar w:fldCharType="begin"/>
      </w:r>
      <w:r>
        <w:rPr>
          <w:u w:color="1A4673"/>
        </w:rPr>
        <w:instrText xml:space="preserve"> ADDIN EN.CITE &lt;EndNote&gt;&lt;Cite&gt;&lt;Author&gt;Pawar&lt;/Author&gt;&lt;Year&gt;2012&lt;/Year&gt;&lt;RecNum&gt;17&lt;/RecNum&gt;&lt;DisplayText&gt;(14)&lt;/DisplayText&gt;&lt;record&gt;&lt;rec-number&gt;17&lt;/rec-number&gt;&lt;foreign-keys&gt;&lt;key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Pr>
          <w:u w:color="1A4673"/>
        </w:rPr>
        <w:fldChar w:fldCharType="separate"/>
      </w:r>
      <w:r>
        <w:rPr>
          <w:noProof/>
          <w:u w:color="1A4673"/>
        </w:rPr>
        <w:t>(</w:t>
      </w:r>
      <w:hyperlink w:anchor="_ENREF_14" w:tooltip="Pawar, 2012 #17" w:history="1">
        <w:r w:rsidR="00DF1FE6">
          <w:rPr>
            <w:noProof/>
            <w:u w:color="1A4673"/>
          </w:rPr>
          <w:t>14</w:t>
        </w:r>
      </w:hyperlink>
      <w:r>
        <w:rPr>
          <w:noProof/>
          <w:u w:color="1A4673"/>
        </w:rPr>
        <w:t>)</w:t>
      </w:r>
      <w:r>
        <w:rPr>
          <w:u w:color="1A4673"/>
        </w:rPr>
        <w:fldChar w:fldCharType="end"/>
      </w:r>
      <w:r w:rsidRPr="000B594C">
        <w:rPr>
          <w:u w:color="1A4673"/>
        </w:rPr>
        <w:t>, with terrestrial and fossorial environments scored as two-dimensional and arboreal and aquatic scored as three-dimensional. As some venomous species also engage in constriction behavior we collected data on any observation of constriction behavior in capturing prey from the literature</w:t>
      </w:r>
      <w:r>
        <w:rPr>
          <w:u w:color="1A4673"/>
        </w:rPr>
        <w:t xml:space="preserve"> </w:t>
      </w:r>
      <w:r>
        <w:rPr>
          <w:u w:color="1A4673"/>
        </w:rPr>
        <w:fldChar w:fldCharType="begin"/>
      </w:r>
      <w:r w:rsidR="00DF1FE6">
        <w:rPr>
          <w:u w:color="1A4673"/>
        </w:rPr>
        <w:instrText xml:space="preserve"> ADDIN EN.CITE &lt;EndNote&gt;&lt;Cite&gt;&lt;Author&gt;Shine&lt;/Author&gt;&lt;Year&gt;1985&lt;/Year&gt;&lt;RecNum&gt;105&lt;/RecNum&gt;&lt;DisplayText&gt;(47)&lt;/DisplayText&gt;&lt;record&gt;&lt;rec-number&gt;105&lt;/rec-number&gt;&lt;foreign-keys&gt;&lt;key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Pr>
          <w:u w:color="1A4673"/>
        </w:rPr>
        <w:fldChar w:fldCharType="separate"/>
      </w:r>
      <w:r w:rsidR="00DF1FE6">
        <w:rPr>
          <w:noProof/>
          <w:u w:color="1A4673"/>
        </w:rPr>
        <w:t>(</w:t>
      </w:r>
      <w:hyperlink w:anchor="_ENREF_47" w:tooltip="Shine, 1985 #105" w:history="1">
        <w:r w:rsidR="00DF1FE6">
          <w:rPr>
            <w:noProof/>
            <w:u w:color="1A4673"/>
          </w:rPr>
          <w:t>47</w:t>
        </w:r>
      </w:hyperlink>
      <w:r w:rsidR="00DF1FE6">
        <w:rPr>
          <w:noProof/>
          <w:u w:color="1A4673"/>
        </w:rPr>
        <w:t>)</w:t>
      </w:r>
      <w:r>
        <w:rPr>
          <w:u w:color="1A4673"/>
        </w:rPr>
        <w:fldChar w:fldCharType="end"/>
      </w:r>
      <w:r w:rsidRPr="000B594C">
        <w:rPr>
          <w:u w:color="1A4673"/>
        </w:rPr>
        <w:t>.</w:t>
      </w:r>
      <w:r>
        <w:rPr>
          <w:u w:color="1A4673"/>
        </w:rPr>
        <w:t xml:space="preserve"> </w:t>
      </w:r>
    </w:p>
    <w:p w14:paraId="69F805BD" w14:textId="32541D48" w:rsidR="00F115D8" w:rsidRPr="00327156" w:rsidRDefault="00F115D8" w:rsidP="00F115D8">
      <w:pPr>
        <w:widowControl w:val="0"/>
        <w:autoSpaceDE w:val="0"/>
        <w:autoSpaceDN w:val="0"/>
        <w:adjustRightInd w:val="0"/>
        <w:spacing w:after="160" w:line="360" w:lineRule="auto"/>
        <w:ind w:firstLine="720"/>
        <w:rPr>
          <w:u w:color="1A4673"/>
        </w:rPr>
      </w:pPr>
      <w:r>
        <w:rPr>
          <w:u w:color="1A4673"/>
        </w:rPr>
        <w:t>For snake</w:t>
      </w:r>
      <w:r w:rsidRPr="000B594C">
        <w:rPr>
          <w:u w:color="1A4673"/>
        </w:rPr>
        <w:t xml:space="preserve"> body size we used total length values from the literature and field guides</w:t>
      </w:r>
      <w:r>
        <w:rPr>
          <w:u w:color="1A4673"/>
        </w:rPr>
        <w:t xml:space="preserve"> as these were the most common measures available (See Appendix A)</w:t>
      </w:r>
      <w:r w:rsidRPr="000B594C">
        <w:rPr>
          <w:u w:color="1A4673"/>
        </w:rPr>
        <w:t>. All lengths were then converted to mass using</w:t>
      </w:r>
      <w:r>
        <w:rPr>
          <w:u w:color="1A4673"/>
        </w:rPr>
        <w:t xml:space="preserve"> </w:t>
      </w:r>
      <w:r w:rsidRPr="000B594C">
        <w:rPr>
          <w:u w:color="1A4673"/>
        </w:rPr>
        <w:t>family</w:t>
      </w:r>
      <w:r>
        <w:rPr>
          <w:u w:color="1A4673"/>
        </w:rPr>
        <w:t>-</w:t>
      </w:r>
      <w:r w:rsidRPr="000B594C">
        <w:rPr>
          <w:u w:color="1A4673"/>
        </w:rPr>
        <w:t xml:space="preserve">level allometric scaling </w:t>
      </w:r>
      <w:r w:rsidRPr="000B594C">
        <w:rPr>
          <w:u w:color="1A4673"/>
        </w:rPr>
        <w:fldChar w:fldCharType="begin"/>
      </w:r>
      <w:r w:rsidR="00DF1FE6">
        <w:rPr>
          <w:u w:color="1A4673"/>
        </w:rPr>
        <w:instrText xml:space="preserve"> ADDIN EN.CITE &lt;EndNote&gt;&lt;Cite&gt;&lt;Author&gt;Meiri&lt;/Author&gt;&lt;Year&gt;2010&lt;/Year&gt;&lt;RecNum&gt;66&lt;/RecNum&gt;&lt;DisplayText&gt;(56)&lt;/DisplayText&gt;&lt;record&gt;&lt;rec-number&gt;66&lt;/rec-number&gt;&lt;foreign-keys&gt;&lt;key app="EN" db-id="ax5t9ztwnxe5f8edetnp2tzne0aaff55ftr5" timestamp="1462980313"&gt;66&lt;/key&gt;&lt;/foreign-keys&gt;&lt;ref-type name="Journal Article"&gt;17&lt;/ref-type&gt;&lt;contributors&gt;&lt;authors&gt;&lt;author&gt;Meiri, S&lt;/author&gt;&lt;/authors&gt;&lt;/contributors&gt;&lt;titles&gt;&lt;title&gt;Length–weight allometries in lizards&lt;/title&gt;&lt;secondary-title&gt;Journal of Zoology&lt;/secondary-title&gt;&lt;/titles&gt;&lt;periodical&gt;&lt;full-title&gt;Journal of Zoology&lt;/full-title&gt;&lt;/periodical&gt;&lt;pages&gt;218-226&lt;/pages&gt;&lt;volume&gt;281&lt;/volume&gt;&lt;number&gt;3&lt;/number&gt;&lt;dates&gt;&lt;year&gt;2010&lt;/year&gt;&lt;/dates&gt;&lt;isbn&gt;1469-7998&lt;/isbn&gt;&lt;urls&gt;&lt;/urls&gt;&lt;/record&gt;&lt;/Cite&gt;&lt;/EndNote&gt;</w:instrText>
      </w:r>
      <w:r w:rsidRPr="000B594C">
        <w:rPr>
          <w:u w:color="1A4673"/>
        </w:rPr>
        <w:fldChar w:fldCharType="separate"/>
      </w:r>
      <w:r w:rsidR="00DF1FE6">
        <w:rPr>
          <w:noProof/>
          <w:u w:color="1A4673"/>
        </w:rPr>
        <w:t>(</w:t>
      </w:r>
      <w:hyperlink w:anchor="_ENREF_56" w:tooltip="Meiri, 2010 #66" w:history="1">
        <w:r w:rsidR="00DF1FE6">
          <w:rPr>
            <w:noProof/>
            <w:u w:color="1A4673"/>
          </w:rPr>
          <w:t>56</w:t>
        </w:r>
      </w:hyperlink>
      <w:r w:rsidR="00DF1FE6">
        <w:rPr>
          <w:noProof/>
          <w:u w:color="1A4673"/>
        </w:rPr>
        <w:t>)</w:t>
      </w:r>
      <w:r w:rsidRPr="000B594C">
        <w:rPr>
          <w:u w:color="1A4673"/>
        </w:rPr>
        <w:fldChar w:fldCharType="end"/>
      </w:r>
      <w:r w:rsidRPr="000B594C">
        <w:rPr>
          <w:u w:color="1A4673"/>
        </w:rPr>
        <w:t>.</w:t>
      </w:r>
      <w:r w:rsidRPr="00EA5A72">
        <w:t xml:space="preserve"> </w:t>
      </w:r>
      <w:r>
        <w:t xml:space="preserve">Prey size data was included from dietary studies when available. When prey size </w:t>
      </w:r>
      <w:r w:rsidRPr="000B594C">
        <w:t>was not reported</w:t>
      </w:r>
      <w:r>
        <w:t xml:space="preserve"> in the dietary studies</w:t>
      </w:r>
      <w:r w:rsidRPr="000B594C">
        <w:t xml:space="preserve"> and were prey species were identified to the species level, we used</w:t>
      </w:r>
      <w:r>
        <w:t xml:space="preserve"> mean</w:t>
      </w:r>
      <w:r w:rsidRPr="000B594C">
        <w:t xml:space="preserve"> prey</w:t>
      </w:r>
      <w:r>
        <w:t xml:space="preserve"> species</w:t>
      </w:r>
      <w:r w:rsidRPr="000B594C">
        <w:t xml:space="preserve"> body mass from</w:t>
      </w:r>
      <w:r>
        <w:t xml:space="preserve"> available </w:t>
      </w:r>
      <w:r w:rsidRPr="000B594C">
        <w:t xml:space="preserve"> databases </w:t>
      </w:r>
      <w:r w:rsidRPr="000B594C">
        <w:fldChar w:fldCharType="begin">
          <w:fldData xml:space="preserve">PEVuZE5vdGU+PENpdGU+PEF1dGhvcj5GZWxkbWFuPC9BdXRob3I+PFllYXI+MjAxMzwvWWVhcj48
UmVjTnVtPjY0PC9SZWNOdW0+PERpc3BsYXlUZXh0Pig1Ni01OCk8L0Rpc3BsYXlUZXh0PjxyZWNv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DF1FE6">
        <w:instrText xml:space="preserve"> ADDIN EN.CITE </w:instrText>
      </w:r>
      <w:r w:rsidR="00DF1FE6">
        <w:fldChar w:fldCharType="begin">
          <w:fldData xml:space="preserve">PEVuZE5vdGU+PENpdGU+PEF1dGhvcj5GZWxkbWFuPC9BdXRob3I+PFllYXI+MjAxMzwvWWVhcj48
UmVjTnVtPjY0PC9SZWNOdW0+PERpc3BsYXlUZXh0Pig1Ni01OCk8L0Rpc3BsYXlUZXh0PjxyZWNv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DF1FE6">
        <w:instrText xml:space="preserve"> ADDIN EN.CITE.DATA </w:instrText>
      </w:r>
      <w:r w:rsidR="00DF1FE6">
        <w:fldChar w:fldCharType="end"/>
      </w:r>
      <w:r w:rsidRPr="000B594C">
        <w:fldChar w:fldCharType="separate"/>
      </w:r>
      <w:r w:rsidR="00DF1FE6">
        <w:rPr>
          <w:noProof/>
        </w:rPr>
        <w:t>(</w:t>
      </w:r>
      <w:hyperlink w:anchor="_ENREF_56" w:tooltip="Meiri, 2010 #66" w:history="1">
        <w:r w:rsidR="00DF1FE6">
          <w:rPr>
            <w:noProof/>
          </w:rPr>
          <w:t>56-58</w:t>
        </w:r>
      </w:hyperlink>
      <w:r w:rsidR="00DF1FE6">
        <w:rPr>
          <w:noProof/>
        </w:rPr>
        <w:t>)</w:t>
      </w:r>
      <w:r w:rsidRPr="000B594C">
        <w:fldChar w:fldCharType="end"/>
      </w:r>
      <w:r w:rsidRPr="000B594C">
        <w:t>. In cases were only body lengths were available</w:t>
      </w:r>
      <w:r>
        <w:t xml:space="preserve"> for prey species</w:t>
      </w:r>
      <w:r w:rsidRPr="000B594C">
        <w:t xml:space="preserve"> allometric scaling</w:t>
      </w:r>
      <w:r>
        <w:t xml:space="preserve"> were used to convert to mass</w:t>
      </w:r>
      <w:r w:rsidRPr="000B594C">
        <w:t xml:space="preserve"> </w:t>
      </w:r>
      <w:r w:rsidRPr="000B594C">
        <w:fldChar w:fldCharType="begin"/>
      </w:r>
      <w:r w:rsidR="00DF1FE6">
        <w:instrText xml:space="preserve"> ADDIN EN.CITE &lt;EndNote&gt;&lt;Cite&gt;&lt;Author&gt;Pough&lt;/Author&gt;&lt;Year&gt;1980&lt;/Year&gt;&lt;RecNum&gt;67&lt;/RecNum&gt;&lt;DisplayText&gt;(57, 59)&lt;/DisplayText&gt;&lt;record&gt;&lt;rec-number&gt;67&lt;/rec-number&gt;&lt;foreign-keys&gt;&lt;key app="EN" db-id="ax5t9ztwnxe5f8edetnp2tzne0aaff55ftr5" timestamp="1462980661"&gt;67&lt;/key&gt;&lt;/foreign-keys&gt;&lt;ref-type name="Journal Article"&gt;17&lt;/ref-type&gt;&lt;contributors&gt;&lt;authors&gt;&lt;author&gt;Pough, F Harvey&lt;/author&gt;&lt;/authors&gt;&lt;/contributors&gt;&lt;titles&gt;&lt;title&gt;The advantages of ectothermy for tetrapods&lt;/title&gt;&lt;secondary-title&gt;American Naturalist&lt;/secondary-title&gt;&lt;/titles&gt;&lt;periodical&gt;&lt;full-title&gt;American Naturalist&lt;/full-title&gt;&lt;/periodical&gt;&lt;pages&gt;92-112&lt;/pages&gt;&lt;dates&gt;&lt;year&gt;1980&lt;/year&gt;&lt;/dates&gt;&lt;isbn&gt;0003-0147&lt;/isbn&gt;&lt;urls&gt;&lt;/urls&gt;&lt;/record&gt;&lt;/Cite&gt;&lt;Cite&gt;&lt;Author&gt;Feldman&lt;/Author&gt;&lt;Year&gt;2013&lt;/Year&gt;&lt;RecNum&gt;64&lt;/RecNum&gt;&lt;record&gt;&lt;rec-number&gt;64&lt;/rec-number&gt;&lt;foreign-keys&gt;&lt;key app="EN" db-id="ax5t9ztwnxe5f8edetnp2tzne0aaff55ftr5" timestamp="1462979502"&gt;64&lt;/key&gt;&lt;/foreign-keys&gt;&lt;ref-type name="Journal Article"&gt;17&lt;/ref-type&gt;&lt;contributors&gt;&lt;authors&gt;&lt;author&gt;Feldman, Anat&lt;/author&gt;&lt;author&gt;Meiri, Shai&lt;/author&gt;&lt;/authors&gt;&lt;/contributors&gt;&lt;titles&gt;&lt;title&gt;Length–mass allometry in snakes&lt;/title&gt;&lt;secondary-title&gt;Biological Journal of the Linnean Society&lt;/secondary-title&gt;&lt;/titles&gt;&lt;periodical&gt;&lt;full-title&gt;Biological Journal of the Linnean Society&lt;/full-title&gt;&lt;/periodical&gt;&lt;pages&gt;161-172&lt;/pages&gt;&lt;volume&gt;108&lt;/volume&gt;&lt;number&gt;1&lt;/number&gt;&lt;dates&gt;&lt;year&gt;2013&lt;/year&gt;&lt;/dates&gt;&lt;isbn&gt;1095-8312&lt;/isbn&gt;&lt;urls&gt;&lt;/urls&gt;&lt;/record&gt;&lt;/Cite&gt;&lt;/EndNote&gt;</w:instrText>
      </w:r>
      <w:r w:rsidRPr="000B594C">
        <w:fldChar w:fldCharType="separate"/>
      </w:r>
      <w:r w:rsidR="00DF1FE6">
        <w:rPr>
          <w:noProof/>
        </w:rPr>
        <w:t>(</w:t>
      </w:r>
      <w:hyperlink w:anchor="_ENREF_57" w:tooltip="Feldman, 2013 #64" w:history="1">
        <w:r w:rsidR="00DF1FE6">
          <w:rPr>
            <w:noProof/>
          </w:rPr>
          <w:t>57</w:t>
        </w:r>
      </w:hyperlink>
      <w:r w:rsidR="00DF1FE6">
        <w:rPr>
          <w:noProof/>
        </w:rPr>
        <w:t xml:space="preserve">, </w:t>
      </w:r>
      <w:hyperlink w:anchor="_ENREF_59" w:tooltip="Pough, 1980 #67" w:history="1">
        <w:r w:rsidR="00DF1FE6">
          <w:rPr>
            <w:noProof/>
          </w:rPr>
          <w:t>59</w:t>
        </w:r>
      </w:hyperlink>
      <w:r w:rsidR="00DF1FE6">
        <w:rPr>
          <w:noProof/>
        </w:rPr>
        <w:t>)</w:t>
      </w:r>
      <w:r w:rsidRPr="000B594C">
        <w:fldChar w:fldCharType="end"/>
      </w:r>
      <w:r w:rsidRPr="000B594C">
        <w:t>. For species</w:t>
      </w:r>
      <w:r>
        <w:t xml:space="preserve"> that were</w:t>
      </w:r>
      <w:r w:rsidRPr="000B594C">
        <w:t xml:space="preserve"> only identified to the genus level the genus mean body mass was used</w:t>
      </w:r>
      <w:r>
        <w:t xml:space="preserve"> if possible</w:t>
      </w:r>
      <w:r w:rsidRPr="000B594C">
        <w:t>. The estimate</w:t>
      </w:r>
      <w:r>
        <w:t xml:space="preserve"> mean</w:t>
      </w:r>
      <w:r w:rsidRPr="000B594C">
        <w:t xml:space="preserve"> prey size for each</w:t>
      </w:r>
      <w:r>
        <w:t xml:space="preserve"> snake</w:t>
      </w:r>
      <w:r w:rsidRPr="000B594C">
        <w:t xml:space="preserve"> species was then calculated </w:t>
      </w:r>
      <w:r>
        <w:t>using a</w:t>
      </w:r>
      <w:r w:rsidRPr="000B594C">
        <w:t xml:space="preserve"> weighted mean based</w:t>
      </w:r>
      <w:r>
        <w:t xml:space="preserve"> </w:t>
      </w:r>
      <w:r w:rsidRPr="000B594C">
        <w:t>on the proportion each prey species</w:t>
      </w:r>
      <w:r>
        <w:t>/genus or group</w:t>
      </w:r>
      <w:r w:rsidRPr="000B594C">
        <w:t xml:space="preserve"> </w:t>
      </w:r>
      <w:r>
        <w:t>within the diet.</w:t>
      </w:r>
    </w:p>
    <w:p w14:paraId="20716485" w14:textId="5F3A4657" w:rsidR="00F115D8" w:rsidRPr="00A30B5D" w:rsidRDefault="00F115D8" w:rsidP="00A30B5D">
      <w:pPr>
        <w:widowControl w:val="0"/>
        <w:autoSpaceDE w:val="0"/>
        <w:autoSpaceDN w:val="0"/>
        <w:adjustRightInd w:val="0"/>
        <w:spacing w:after="160" w:line="360" w:lineRule="auto"/>
        <w:ind w:firstLine="720"/>
        <w:rPr>
          <w:u w:color="1A4673"/>
        </w:rPr>
      </w:pPr>
      <w:r>
        <w:rPr>
          <w:u w:color="1A4673"/>
        </w:rPr>
        <w:t>Snake m</w:t>
      </w:r>
      <w:r w:rsidRPr="000B594C">
        <w:rPr>
          <w:u w:color="1A4673"/>
        </w:rPr>
        <w:t>ass,</w:t>
      </w:r>
      <w:r>
        <w:rPr>
          <w:u w:color="1A4673"/>
        </w:rPr>
        <w:t xml:space="preserve"> prey mass,</w:t>
      </w:r>
      <w:r w:rsidRPr="000B594C">
        <w:rPr>
          <w:u w:color="1A4673"/>
        </w:rPr>
        <w:t xml:space="preserve"> </w:t>
      </w:r>
      <w:r w:rsidRPr="000B594C">
        <w:t>LD</w:t>
      </w:r>
      <w:r w:rsidRPr="000B594C">
        <w:rPr>
          <w:vertAlign w:val="subscript"/>
        </w:rPr>
        <w:t>50</w:t>
      </w:r>
      <w:r w:rsidRPr="000B594C">
        <w:rPr>
          <w:u w:color="1A4673"/>
        </w:rPr>
        <w:t xml:space="preserve">, venom </w:t>
      </w:r>
      <w:r w:rsidR="00DF1FE6">
        <w:rPr>
          <w:u w:color="1A4673"/>
        </w:rPr>
        <w:t>yield</w:t>
      </w:r>
      <w:r w:rsidRPr="000B594C">
        <w:rPr>
          <w:u w:color="1A4673"/>
        </w:rPr>
        <w:t xml:space="preserve"> and phylogenetic distance between diet and model were</w:t>
      </w:r>
      <w:r>
        <w:rPr>
          <w:u w:color="1A4673"/>
        </w:rPr>
        <w:t xml:space="preserve"> all</w:t>
      </w:r>
      <w:r w:rsidRPr="000B594C">
        <w:rPr>
          <w:u w:color="1A4673"/>
        </w:rPr>
        <w:t xml:space="preserve"> log</w:t>
      </w:r>
      <w:r w:rsidRPr="002D0609">
        <w:rPr>
          <w:u w:color="1A4673"/>
          <w:vertAlign w:val="subscript"/>
        </w:rPr>
        <w:t>10</w:t>
      </w:r>
      <w:r w:rsidRPr="000B594C">
        <w:rPr>
          <w:u w:color="1A4673"/>
        </w:rPr>
        <w:t xml:space="preserve"> transformed, mean centered and expressed in units of standard deviation prior to analysis. Significance was determined for the fixed effects when 95% of the data is greater or less than 0. The phylogeny from</w:t>
      </w:r>
      <w:r w:rsidRPr="002D0609">
        <w:rPr>
          <w:noProof/>
        </w:rPr>
        <w:t xml:space="preserve"> </w:t>
      </w:r>
      <w:r w:rsidRPr="00C3421A">
        <w:rPr>
          <w:noProof/>
        </w:rPr>
        <w:t>Pyron RA &amp; Burbrink</w:t>
      </w:r>
      <w:r w:rsidRPr="000B594C">
        <w:rPr>
          <w:u w:color="1A4673"/>
        </w:rPr>
        <w:t xml:space="preserve"> </w:t>
      </w:r>
      <w:r>
        <w:rPr>
          <w:u w:color="1A4673"/>
        </w:rPr>
        <w:t xml:space="preserve"> </w:t>
      </w:r>
      <w:r w:rsidRPr="000B594C">
        <w:rPr>
          <w:u w:color="1A4673"/>
        </w:rPr>
        <w:fldChar w:fldCharType="begin"/>
      </w:r>
      <w:r w:rsidR="00DF1FE6">
        <w:rPr>
          <w:u w:color="1A4673"/>
        </w:rPr>
        <w:instrText xml:space="preserve"> ADDIN EN.CITE &lt;EndNote&gt;&lt;Cite&gt;&lt;Author&gt;Pyron&lt;/Author&gt;&lt;Year&gt;2014&lt;/Year&gt;&lt;RecNum&gt;79&lt;/RecNum&gt;&lt;DisplayText&gt;(60)&lt;/DisplayText&gt;&lt;record&gt;&lt;rec-number&gt;79&lt;/rec-number&gt;&lt;foreign-keys&gt;&lt;key app="EN" db-id="ax5t9ztwnxe5f8edetnp2tzne0aaff55ftr5" timestamp="1462986319"&gt;79&lt;/key&gt;&lt;/foreign-keys&gt;&lt;ref-type name="Journal Article"&gt;17&lt;/ref-type&gt;&lt;contributors&gt;&lt;authors&gt;&lt;author&gt;Pyron, R Alexander&lt;/author&gt;&lt;author&gt;Burbrink, Frank T&lt;/author&gt;&lt;/authors&gt;&lt;/contributors&gt;&lt;titles&gt;&lt;title&gt;Early origin of viviparity and multiple reversions to oviparity in squamate reptiles&lt;/title&gt;&lt;secondary-title&gt;Ecology Letters&lt;/secondary-title&gt;&lt;/titles&gt;&lt;periodical&gt;&lt;full-title&gt;Ecology Letters&lt;/full-title&gt;&lt;/periodical&gt;&lt;pages&gt;13-21&lt;/pages&gt;&lt;volume&gt;17&lt;/volume&gt;&lt;number&gt;1&lt;/number&gt;&lt;dates&gt;&lt;year&gt;2014&lt;/year&gt;&lt;/dates&gt;&lt;isbn&gt;1461-0248&lt;/isbn&gt;&lt;urls&gt;&lt;/urls&gt;&lt;/record&gt;&lt;/Cite&gt;&lt;/EndNote&gt;</w:instrText>
      </w:r>
      <w:r w:rsidRPr="000B594C">
        <w:rPr>
          <w:u w:color="1A4673"/>
        </w:rPr>
        <w:fldChar w:fldCharType="separate"/>
      </w:r>
      <w:r w:rsidR="00DF1FE6">
        <w:rPr>
          <w:noProof/>
          <w:u w:color="1A4673"/>
        </w:rPr>
        <w:t>(</w:t>
      </w:r>
      <w:hyperlink w:anchor="_ENREF_60" w:tooltip="Pyron, 2014 #79" w:history="1">
        <w:r w:rsidR="00DF1FE6">
          <w:rPr>
            <w:noProof/>
            <w:u w:color="1A4673"/>
          </w:rPr>
          <w:t>60</w:t>
        </w:r>
      </w:hyperlink>
      <w:r w:rsidR="00DF1FE6">
        <w:rPr>
          <w:noProof/>
          <w:u w:color="1A4673"/>
        </w:rPr>
        <w:t>)</w:t>
      </w:r>
      <w:r w:rsidRPr="000B594C">
        <w:rPr>
          <w:u w:color="1A4673"/>
        </w:rPr>
        <w:fldChar w:fldCharType="end"/>
      </w:r>
      <w:r w:rsidRPr="000B594C">
        <w:rPr>
          <w:u w:color="1A4673"/>
        </w:rPr>
        <w:t xml:space="preserve"> was included in all analys</w:t>
      </w:r>
      <w:r>
        <w:rPr>
          <w:u w:color="1A4673"/>
        </w:rPr>
        <w:t>e</w:t>
      </w:r>
      <w:r w:rsidRPr="000B594C">
        <w:rPr>
          <w:u w:color="1A4673"/>
        </w:rPr>
        <w:t xml:space="preserve">s to account for </w:t>
      </w:r>
      <w:r>
        <w:rPr>
          <w:u w:color="1A4673"/>
        </w:rPr>
        <w:t>non-independence in traits</w:t>
      </w:r>
      <w:r w:rsidRPr="000B594C">
        <w:rPr>
          <w:u w:color="1A4673"/>
        </w:rPr>
        <w:t xml:space="preserve"> due to common descent.</w:t>
      </w:r>
    </w:p>
    <w:p w14:paraId="3929FA97" w14:textId="77777777" w:rsidR="00F115D8" w:rsidRPr="000B594C" w:rsidRDefault="00F115D8" w:rsidP="00F115D8">
      <w:pPr>
        <w:spacing w:line="360" w:lineRule="auto"/>
        <w:outlineLvl w:val="0"/>
        <w:rPr>
          <w:b/>
        </w:rPr>
      </w:pPr>
      <w:r w:rsidRPr="000B594C">
        <w:rPr>
          <w:b/>
        </w:rPr>
        <w:lastRenderedPageBreak/>
        <w:t>Analysis</w:t>
      </w:r>
    </w:p>
    <w:p w14:paraId="1A7F3625" w14:textId="3750A0EF" w:rsidR="00F115D8" w:rsidRDefault="00F115D8" w:rsidP="00F115D8">
      <w:pPr>
        <w:spacing w:line="360" w:lineRule="auto"/>
        <w:rPr>
          <w:rFonts w:eastAsia="Times New Roman"/>
        </w:rPr>
      </w:pPr>
      <w:r w:rsidRPr="000B594C">
        <w:t>To test our hypotheses we fit</w:t>
      </w:r>
      <w:r w:rsidR="00A779F7">
        <w:t>ted</w:t>
      </w:r>
      <w:r w:rsidRPr="000B594C">
        <w:t xml:space="preserve"> Bayesian </w:t>
      </w:r>
      <w:r w:rsidRPr="000B594C">
        <w:rPr>
          <w:rFonts w:eastAsia="Times New Roman"/>
        </w:rPr>
        <w:t xml:space="preserve">multivariate phylogenetic mixed models using the MCMCglmm package </w:t>
      </w:r>
      <w:r w:rsidRPr="000B594C">
        <w:rPr>
          <w:rFonts w:eastAsia="Times New Roman"/>
        </w:rPr>
        <w:fldChar w:fldCharType="begin"/>
      </w:r>
      <w:r w:rsidR="00DF1FE6">
        <w:rPr>
          <w:rFonts w:eastAsia="Times New Roman"/>
        </w:rPr>
        <w:instrText xml:space="preserve"> ADDIN EN.CITE &lt;EndNote&gt;&lt;Cite&gt;&lt;Author&gt;Hadfield&lt;/Author&gt;&lt;Year&gt;2010&lt;/Year&gt;&lt;RecNum&gt;81&lt;/RecNum&gt;&lt;DisplayText&gt;(61)&lt;/DisplayText&gt;&lt;record&gt;&lt;rec-number&gt;81&lt;/rec-number&gt;&lt;foreign-keys&gt;&lt;key app="EN" db-id="ax5t9ztwnxe5f8edetnp2tzne0aaff55ftr5" timestamp="1462987433"&gt;81&lt;/key&gt;&lt;/foreign-keys&gt;&lt;ref-type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Software&lt;/full-title&gt;&lt;/periodical&gt;&lt;pages&gt;1-22&lt;/pages&gt;&lt;volume&gt;33&lt;/volume&gt;&lt;number&gt;2&lt;/number&gt;&lt;dates&gt;&lt;year&gt;2010&lt;/year&gt;&lt;/dates&gt;&lt;urls&gt;&lt;/urls&gt;&lt;/record&gt;&lt;/Cite&gt;&lt;/EndNote&gt;</w:instrText>
      </w:r>
      <w:r w:rsidRPr="000B594C">
        <w:rPr>
          <w:rFonts w:eastAsia="Times New Roman"/>
        </w:rPr>
        <w:fldChar w:fldCharType="separate"/>
      </w:r>
      <w:r w:rsidR="00DF1FE6">
        <w:rPr>
          <w:rFonts w:eastAsia="Times New Roman"/>
          <w:noProof/>
        </w:rPr>
        <w:t>(</w:t>
      </w:r>
      <w:hyperlink w:anchor="_ENREF_61" w:tooltip="Hadfield, 2010 #81" w:history="1">
        <w:r w:rsidR="00DF1FE6">
          <w:rPr>
            <w:rFonts w:eastAsia="Times New Roman"/>
            <w:noProof/>
          </w:rPr>
          <w:t>61</w:t>
        </w:r>
      </w:hyperlink>
      <w:r w:rsidR="00DF1FE6">
        <w:rPr>
          <w:rFonts w:eastAsia="Times New Roman"/>
          <w:noProof/>
        </w:rPr>
        <w:t>)</w:t>
      </w:r>
      <w:r w:rsidRPr="000B594C">
        <w:rPr>
          <w:rFonts w:eastAsia="Times New Roman"/>
        </w:rPr>
        <w:fldChar w:fldCharType="end"/>
      </w:r>
      <w:r w:rsidRPr="000B594C">
        <w:rPr>
          <w:rFonts w:eastAsia="Times New Roman"/>
        </w:rPr>
        <w:t xml:space="preserve"> in R v 3.2.4 </w:t>
      </w:r>
      <w:r w:rsidRPr="000B594C">
        <w:rPr>
          <w:rFonts w:eastAsia="Times New Roman"/>
        </w:rPr>
        <w:fldChar w:fldCharType="begin"/>
      </w:r>
      <w:r w:rsidR="00DF1FE6">
        <w:rPr>
          <w:rFonts w:eastAsia="Times New Roman"/>
        </w:rPr>
        <w:instrText xml:space="preserve"> ADDIN EN.CITE &lt;EndNote&gt;&lt;Cite&gt;&lt;Author&gt;Team&lt;/Author&gt;&lt;Year&gt;2016&lt;/Year&gt;&lt;RecNum&gt;80&lt;/RecNum&gt;&lt;DisplayText&gt;(62)&lt;/DisplayText&gt;&lt;record&gt;&lt;rec-number&gt;80&lt;/rec-number&gt;&lt;foreign-keys&gt;&lt;key app="EN" db-id="ax5t9ztwnxe5f8edetnp2tzne0aaff55ftr5" timestamp="1462987352"&gt;80&lt;/key&gt;&lt;/foreign-keys&gt;&lt;ref-type name="Journal Article"&gt;17&lt;/ref-type&gt;&lt;contributors&gt;&lt;authors&gt;&lt;author&gt;R Core Team&lt;/author&gt;&lt;/authors&gt;&lt;/contributors&gt;&lt;auth-address&gt;Vienna, Austria&lt;/auth-address&gt;&lt;titles&gt;&lt;title&gt;R: A Language and Environment for Statistical Computing. R Foundation for Statistical Computing&lt;/title&gt;&lt;/titles&gt;&lt;dates&gt;&lt;year&gt;2016&lt;/year&gt;&lt;/dates&gt;&lt;urls&gt;&lt;related-urls&gt;&lt;url&gt;https://www.R-project.org/&lt;/url&gt;&lt;/related-urls&gt;&lt;/urls&gt;&lt;/record&gt;&lt;/Cite&gt;&lt;/EndNote&gt;</w:instrText>
      </w:r>
      <w:r w:rsidRPr="000B594C">
        <w:rPr>
          <w:rFonts w:eastAsia="Times New Roman"/>
        </w:rPr>
        <w:fldChar w:fldCharType="separate"/>
      </w:r>
      <w:r w:rsidR="00DF1FE6">
        <w:rPr>
          <w:rFonts w:eastAsia="Times New Roman"/>
          <w:noProof/>
        </w:rPr>
        <w:t>(</w:t>
      </w:r>
      <w:hyperlink w:anchor="_ENREF_62" w:tooltip="Team, 2016 #80" w:history="1">
        <w:r w:rsidR="00DF1FE6">
          <w:rPr>
            <w:rFonts w:eastAsia="Times New Roman"/>
            <w:noProof/>
          </w:rPr>
          <w:t>62</w:t>
        </w:r>
      </w:hyperlink>
      <w:r w:rsidR="00DF1FE6">
        <w:rPr>
          <w:rFonts w:eastAsia="Times New Roman"/>
          <w:noProof/>
        </w:rPr>
        <w:t>)</w:t>
      </w:r>
      <w:r w:rsidRPr="000B594C">
        <w:rPr>
          <w:rFonts w:eastAsia="Times New Roman"/>
        </w:rPr>
        <w:fldChar w:fldCharType="end"/>
      </w:r>
      <w:r w:rsidRPr="000B594C">
        <w:rPr>
          <w:rFonts w:eastAsia="Times New Roman"/>
        </w:rPr>
        <w:t>.</w:t>
      </w:r>
      <w:r>
        <w:rPr>
          <w:rFonts w:eastAsia="Times New Roman"/>
        </w:rPr>
        <w:t xml:space="preserve"> </w:t>
      </w:r>
      <w:r w:rsidRPr="000B594C">
        <w:rPr>
          <w:rFonts w:eastAsia="Times New Roman"/>
        </w:rPr>
        <w:t xml:space="preserve">As venom </w:t>
      </w:r>
      <w:r w:rsidR="00DF1FE6">
        <w:rPr>
          <w:rFonts w:eastAsia="Times New Roman"/>
        </w:rPr>
        <w:t>yield</w:t>
      </w:r>
      <w:r w:rsidRPr="000B594C">
        <w:rPr>
          <w:rFonts w:eastAsia="Times New Roman"/>
        </w:rPr>
        <w:t xml:space="preserve"> and </w:t>
      </w:r>
      <w:r w:rsidRPr="000B594C">
        <w:t>LD</w:t>
      </w:r>
      <w:r w:rsidRPr="000B594C">
        <w:rPr>
          <w:vertAlign w:val="subscript"/>
        </w:rPr>
        <w:t>50</w:t>
      </w:r>
      <w:r w:rsidRPr="000B594C">
        <w:t xml:space="preserve"> are likely to have co-evolved</w:t>
      </w:r>
      <w:r>
        <w:t>,</w:t>
      </w:r>
      <w:r w:rsidRPr="000B594C">
        <w:t xml:space="preserve"> both were included as</w:t>
      </w:r>
      <w:r>
        <w:t xml:space="preserve"> </w:t>
      </w:r>
      <w:r w:rsidRPr="000B594C">
        <w:t>response variables</w:t>
      </w:r>
      <w:r>
        <w:t xml:space="preserve"> in a series of multivariate analysis. </w:t>
      </w:r>
      <w:r w:rsidRPr="000B594C">
        <w:rPr>
          <w:rFonts w:eastAsia="Times New Roman"/>
        </w:rPr>
        <w:t>Phylogeny was controlled by including it using the animal term in the MCMCglmm model while variation due to multiple measures on individual species was included using a separate random term.</w:t>
      </w:r>
      <w:r>
        <w:rPr>
          <w:rFonts w:eastAsia="Times New Roman"/>
        </w:rPr>
        <w:t xml:space="preserve"> </w:t>
      </w:r>
      <w:r>
        <w:t>For the main model</w:t>
      </w:r>
      <w:r w:rsidR="00A779F7">
        <w:t>,</w:t>
      </w:r>
      <w:r>
        <w:t xml:space="preserve"> </w:t>
      </w:r>
      <w:r w:rsidRPr="000B594C">
        <w:rPr>
          <w:rFonts w:eastAsia="Times New Roman"/>
        </w:rPr>
        <w:t>snake body mass; LD</w:t>
      </w:r>
      <w:r w:rsidRPr="000B594C">
        <w:rPr>
          <w:rFonts w:eastAsia="Times New Roman"/>
          <w:vertAlign w:val="subscript"/>
        </w:rPr>
        <w:t>50</w:t>
      </w:r>
      <w:r w:rsidRPr="000B594C">
        <w:rPr>
          <w:rFonts w:eastAsia="Times New Roman"/>
        </w:rPr>
        <w:t xml:space="preserve"> inoculation method</w:t>
      </w:r>
      <w:r>
        <w:rPr>
          <w:rFonts w:eastAsia="Times New Roman"/>
        </w:rPr>
        <w:t xml:space="preserve"> (SC, IM, IV, IP)</w:t>
      </w:r>
      <w:r w:rsidRPr="000B594C">
        <w:rPr>
          <w:rFonts w:eastAsia="Times New Roman"/>
        </w:rPr>
        <w:t>; habitat dimensionality</w:t>
      </w:r>
      <w:r>
        <w:rPr>
          <w:rFonts w:eastAsia="Times New Roman"/>
        </w:rPr>
        <w:t xml:space="preserve"> (2D, 3D)</w:t>
      </w:r>
      <w:r w:rsidRPr="000B594C">
        <w:rPr>
          <w:rFonts w:eastAsia="Times New Roman"/>
        </w:rPr>
        <w:t>; the presence of eggs in the diet</w:t>
      </w:r>
      <w:r>
        <w:rPr>
          <w:rFonts w:eastAsia="Times New Roman"/>
        </w:rPr>
        <w:t xml:space="preserve"> (absent, present)</w:t>
      </w:r>
      <w:r w:rsidRPr="000B594C">
        <w:rPr>
          <w:rFonts w:eastAsia="Times New Roman"/>
        </w:rPr>
        <w:t>; and the phylogenetic distance of diet species to LD</w:t>
      </w:r>
      <w:r w:rsidRPr="000B594C">
        <w:rPr>
          <w:rFonts w:eastAsia="Times New Roman"/>
          <w:vertAlign w:val="subscript"/>
        </w:rPr>
        <w:t>50</w:t>
      </w:r>
      <w:r>
        <w:rPr>
          <w:rFonts w:eastAsia="Times New Roman"/>
        </w:rPr>
        <w:t xml:space="preserve"> model were</w:t>
      </w:r>
      <w:r w:rsidRPr="000B594C">
        <w:rPr>
          <w:rFonts w:eastAsia="Times New Roman"/>
        </w:rPr>
        <w:t xml:space="preserve"> included as explanatory variables</w:t>
      </w:r>
      <w:r>
        <w:rPr>
          <w:rFonts w:eastAsia="Times New Roman"/>
        </w:rPr>
        <w:t xml:space="preserve"> to give the analysis;</w:t>
      </w:r>
    </w:p>
    <w:p w14:paraId="1D4CE144" w14:textId="58588793" w:rsidR="00F115D8" w:rsidRDefault="00DF1FE6" w:rsidP="00F115D8">
      <w:pPr>
        <w:pStyle w:val="ListParagraph"/>
        <w:numPr>
          <w:ilvl w:val="0"/>
          <w:numId w:val="1"/>
        </w:numPr>
        <w:spacing w:line="360" w:lineRule="auto"/>
      </w:pPr>
      <w:r>
        <w:rPr>
          <w:rFonts w:eastAsia="Times New Roman" w:cs="Times New Roman"/>
          <w:lang w:val="en-US"/>
        </w:rPr>
        <w:t>Yield</w:t>
      </w:r>
      <w:r w:rsidR="00F115D8" w:rsidRPr="000B594C">
        <w:rPr>
          <w:rFonts w:eastAsia="Times New Roman" w:cs="Times New Roman"/>
          <w:lang w:val="en-US"/>
        </w:rPr>
        <w:t xml:space="preserve"> + </w:t>
      </w:r>
      <w:r w:rsidR="00F115D8" w:rsidRPr="000B594C">
        <w:t>LD</w:t>
      </w:r>
      <w:r w:rsidR="00F115D8" w:rsidRPr="000B594C">
        <w:rPr>
          <w:vertAlign w:val="subscript"/>
        </w:rPr>
        <w:t xml:space="preserve">50 </w:t>
      </w:r>
      <w:r w:rsidR="00F115D8" w:rsidRPr="000B594C">
        <w:t xml:space="preserve">= </w:t>
      </w:r>
      <w:r w:rsidR="00F115D8" w:rsidRPr="000B594C">
        <w:rPr>
          <w:i/>
        </w:rPr>
        <w:t>f</w:t>
      </w:r>
      <w:r w:rsidR="00F115D8">
        <w:t>(S</w:t>
      </w:r>
      <w:r w:rsidR="00F115D8" w:rsidRPr="000B594C">
        <w:t>nake mass + LD</w:t>
      </w:r>
      <w:r w:rsidR="00F115D8" w:rsidRPr="000B594C">
        <w:rPr>
          <w:vertAlign w:val="subscript"/>
        </w:rPr>
        <w:t>50</w:t>
      </w:r>
      <w:r w:rsidR="00F115D8">
        <w:t xml:space="preserve"> method + Presence of eggs in diet +</w:t>
      </w:r>
      <w:r w:rsidR="00F115D8" w:rsidRPr="000B594C">
        <w:t xml:space="preserve"> </w:t>
      </w:r>
      <w:r w:rsidR="00F115D8">
        <w:t>P</w:t>
      </w:r>
      <w:r w:rsidR="00F115D8" w:rsidRPr="000B594C">
        <w:t>hylogenetic distance</w:t>
      </w:r>
      <w:r w:rsidR="00F115D8">
        <w:t xml:space="preserve"> between d</w:t>
      </w:r>
      <w:r w:rsidR="00F115D8" w:rsidRPr="000B594C">
        <w:t>iet and model</w:t>
      </w:r>
      <w:r w:rsidR="00F115D8">
        <w:t xml:space="preserve"> species + H</w:t>
      </w:r>
      <w:r w:rsidR="00F115D8" w:rsidRPr="000B594C">
        <w:t>abitat dimensionality)</w:t>
      </w:r>
      <w:r w:rsidR="00F115D8">
        <w:t xml:space="preserve"> </w:t>
      </w:r>
      <w:r w:rsidR="00F115D8" w:rsidRPr="0019724B">
        <w:rPr>
          <w:rFonts w:eastAsia="Times New Roman"/>
        </w:rPr>
        <w:t>(</w:t>
      </w:r>
      <w:r w:rsidR="00F115D8">
        <w:t xml:space="preserve">275 </w:t>
      </w:r>
      <w:r w:rsidR="00F115D8" w:rsidRPr="000B594C">
        <w:t>observations over 99 species</w:t>
      </w:r>
      <w:r w:rsidR="00F115D8" w:rsidRPr="0019724B">
        <w:rPr>
          <w:rFonts w:eastAsia="Times New Roman"/>
        </w:rPr>
        <w:t xml:space="preserve">). </w:t>
      </w:r>
    </w:p>
    <w:p w14:paraId="296AAD8B" w14:textId="71933477" w:rsidR="00F115D8" w:rsidRDefault="00F115D8" w:rsidP="00F115D8">
      <w:pPr>
        <w:spacing w:line="360" w:lineRule="auto"/>
        <w:rPr>
          <w:rFonts w:eastAsia="Times New Roman"/>
        </w:rPr>
      </w:pPr>
      <w:r w:rsidRPr="0019724B">
        <w:rPr>
          <w:rFonts w:eastAsia="Times New Roman"/>
        </w:rPr>
        <w:t xml:space="preserve">A </w:t>
      </w:r>
      <w:r>
        <w:rPr>
          <w:rFonts w:eastAsia="Times New Roman"/>
        </w:rPr>
        <w:t>similar</w:t>
      </w:r>
      <w:r w:rsidRPr="0019724B">
        <w:rPr>
          <w:rFonts w:eastAsia="Times New Roman"/>
        </w:rPr>
        <w:t xml:space="preserve"> model was also fit</w:t>
      </w:r>
      <w:r w:rsidR="00A779F7">
        <w:rPr>
          <w:rFonts w:eastAsia="Times New Roman"/>
        </w:rPr>
        <w:t>ted</w:t>
      </w:r>
      <w:r w:rsidRPr="0019724B">
        <w:rPr>
          <w:rFonts w:eastAsia="Times New Roman"/>
        </w:rPr>
        <w:t xml:space="preserve"> including prey size as an explanatory model</w:t>
      </w:r>
      <w:r w:rsidR="00A779F7">
        <w:rPr>
          <w:rFonts w:eastAsia="Times New Roman"/>
        </w:rPr>
        <w:t>,</w:t>
      </w:r>
      <w:r w:rsidRPr="0019724B">
        <w:rPr>
          <w:rFonts w:eastAsia="Times New Roman"/>
        </w:rPr>
        <w:t xml:space="preserve"> which resulted in a smaller dataset of </w:t>
      </w:r>
      <w:r w:rsidRPr="000B594C">
        <w:t xml:space="preserve">177 observations </w:t>
      </w:r>
      <w:r>
        <w:t>across</w:t>
      </w:r>
      <w:r w:rsidRPr="000B594C">
        <w:t xml:space="preserve"> 68 species</w:t>
      </w:r>
      <w:r w:rsidRPr="0019724B">
        <w:rPr>
          <w:rFonts w:eastAsia="Times New Roman"/>
        </w:rPr>
        <w:t>.</w:t>
      </w:r>
      <w:r>
        <w:rPr>
          <w:rFonts w:eastAsia="Times New Roman"/>
        </w:rPr>
        <w:t xml:space="preserve"> To estimate the direct scaling exponents relating to prey mass, venom </w:t>
      </w:r>
      <w:r w:rsidR="00DF1FE6">
        <w:rPr>
          <w:rFonts w:eastAsia="Times New Roman"/>
        </w:rPr>
        <w:t>yield</w:t>
      </w:r>
      <w:r>
        <w:rPr>
          <w:rFonts w:eastAsia="Times New Roman"/>
        </w:rPr>
        <w:t xml:space="preserve"> and predator mass as referred to in equations (1 and 3) we also ran the following model;</w:t>
      </w:r>
    </w:p>
    <w:p w14:paraId="7C907E0A" w14:textId="1820C382" w:rsidR="00F115D8" w:rsidRPr="008B331D" w:rsidRDefault="00DF1FE6" w:rsidP="00F115D8">
      <w:pPr>
        <w:pStyle w:val="ListParagraph"/>
        <w:numPr>
          <w:ilvl w:val="0"/>
          <w:numId w:val="1"/>
        </w:numPr>
        <w:spacing w:line="360" w:lineRule="auto"/>
      </w:pPr>
      <w:r>
        <w:rPr>
          <w:rFonts w:eastAsia="Times New Roman" w:cs="Times New Roman"/>
          <w:lang w:val="en-US"/>
        </w:rPr>
        <w:t>Yield</w:t>
      </w:r>
      <w:r w:rsidR="00F115D8">
        <w:rPr>
          <w:rFonts w:eastAsia="Times New Roman" w:cs="Times New Roman"/>
          <w:lang w:val="en-US"/>
        </w:rPr>
        <w:t xml:space="preserve"> </w:t>
      </w:r>
      <w:r w:rsidR="00F115D8" w:rsidRPr="000B594C">
        <w:t xml:space="preserve">= </w:t>
      </w:r>
      <w:r w:rsidR="00F115D8" w:rsidRPr="00962A65">
        <w:rPr>
          <w:i/>
        </w:rPr>
        <w:t>f</w:t>
      </w:r>
      <w:r w:rsidR="00F115D8">
        <w:t>(Prey mass</w:t>
      </w:r>
      <w:r w:rsidR="00F115D8" w:rsidRPr="000B594C">
        <w:t>)</w:t>
      </w:r>
      <w:r w:rsidR="00F115D8" w:rsidRPr="00962A65">
        <w:rPr>
          <w:rFonts w:eastAsia="Times New Roman"/>
        </w:rPr>
        <w:t xml:space="preserve"> </w:t>
      </w:r>
    </w:p>
    <w:p w14:paraId="4E404FF3" w14:textId="77777777" w:rsidR="00F115D8" w:rsidRPr="00962A65" w:rsidRDefault="00F115D8" w:rsidP="00F115D8">
      <w:pPr>
        <w:pStyle w:val="ListParagraph"/>
        <w:numPr>
          <w:ilvl w:val="0"/>
          <w:numId w:val="1"/>
        </w:numPr>
        <w:spacing w:line="360" w:lineRule="auto"/>
      </w:pPr>
      <w:r>
        <w:rPr>
          <w:rFonts w:eastAsia="Times New Roman" w:cs="Times New Roman"/>
          <w:lang w:val="en-US"/>
        </w:rPr>
        <w:t xml:space="preserve">Prey mass </w:t>
      </w:r>
      <w:r w:rsidRPr="000B594C">
        <w:t xml:space="preserve">= </w:t>
      </w:r>
      <w:r w:rsidRPr="00962A65">
        <w:rPr>
          <w:i/>
        </w:rPr>
        <w:t>f</w:t>
      </w:r>
      <w:r>
        <w:t>(Predator mass</w:t>
      </w:r>
      <w:r w:rsidRPr="000B594C">
        <w:t>)</w:t>
      </w:r>
      <w:r w:rsidRPr="00962A65">
        <w:rPr>
          <w:rFonts w:eastAsia="Times New Roman"/>
        </w:rPr>
        <w:t xml:space="preserve"> </w:t>
      </w:r>
    </w:p>
    <w:p w14:paraId="1448031C" w14:textId="77777777" w:rsidR="00F115D8" w:rsidRPr="00B85A8E" w:rsidRDefault="00F115D8" w:rsidP="00F115D8">
      <w:pPr>
        <w:spacing w:line="360" w:lineRule="auto"/>
      </w:pPr>
      <w:r w:rsidRPr="0019724B">
        <w:rPr>
          <w:rFonts w:eastAsia="Times New Roman"/>
        </w:rPr>
        <w:t>Finally, we also fit</w:t>
      </w:r>
      <w:r>
        <w:rPr>
          <w:rFonts w:eastAsia="Times New Roman"/>
        </w:rPr>
        <w:t>ted</w:t>
      </w:r>
      <w:r w:rsidRPr="0019724B">
        <w:rPr>
          <w:rFonts w:eastAsia="Times New Roman"/>
        </w:rPr>
        <w:t xml:space="preserve"> a final set of sensitivity analysis </w:t>
      </w:r>
      <w:r>
        <w:rPr>
          <w:rFonts w:eastAsia="Times New Roman"/>
        </w:rPr>
        <w:t>including the main model with</w:t>
      </w:r>
      <w:r w:rsidRPr="0019724B">
        <w:rPr>
          <w:rFonts w:eastAsia="Times New Roman"/>
        </w:rPr>
        <w:t xml:space="preserve"> constriction behavior included as a categorical factor </w:t>
      </w:r>
      <w:r>
        <w:rPr>
          <w:rFonts w:eastAsia="Times New Roman"/>
        </w:rPr>
        <w:t xml:space="preserve">(absent, present) </w:t>
      </w:r>
      <w:r w:rsidRPr="0019724B">
        <w:rPr>
          <w:rFonts w:eastAsia="Times New Roman"/>
        </w:rPr>
        <w:t xml:space="preserve">and a model with habitat type included instead of habitat dimension with the levels of terrestrial; aquatic and arboreal. </w:t>
      </w:r>
    </w:p>
    <w:p w14:paraId="29ABF6E1" w14:textId="41416D92" w:rsidR="00F115D8" w:rsidRDefault="00F115D8" w:rsidP="00F115D8">
      <w:pPr>
        <w:spacing w:line="360" w:lineRule="auto"/>
        <w:ind w:firstLine="720"/>
        <w:rPr>
          <w:rFonts w:eastAsia="Times New Roman"/>
        </w:rPr>
      </w:pPr>
      <w:r w:rsidRPr="000B594C">
        <w:rPr>
          <w:rFonts w:eastAsia="Times New Roman"/>
        </w:rPr>
        <w:t xml:space="preserve">All models were fitted with parameter </w:t>
      </w:r>
      <w:r>
        <w:rPr>
          <w:rFonts w:eastAsia="Times New Roman"/>
        </w:rPr>
        <w:t>expanded priors (Hedfield 2010) with s</w:t>
      </w:r>
      <w:r w:rsidRPr="000B594C">
        <w:rPr>
          <w:rFonts w:eastAsia="Times New Roman"/>
        </w:rPr>
        <w:t>tand</w:t>
      </w:r>
      <w:r>
        <w:rPr>
          <w:rFonts w:eastAsia="Times New Roman"/>
        </w:rPr>
        <w:t xml:space="preserve">ard non-informative priors </w:t>
      </w:r>
      <w:r w:rsidRPr="000B594C">
        <w:rPr>
          <w:rFonts w:eastAsia="Times New Roman"/>
        </w:rPr>
        <w:t xml:space="preserve">also tested separately </w:t>
      </w:r>
      <w:r>
        <w:rPr>
          <w:rFonts w:eastAsia="Times New Roman"/>
        </w:rPr>
        <w:t>to ensure</w:t>
      </w:r>
      <w:r w:rsidRPr="000B594C">
        <w:rPr>
          <w:rFonts w:eastAsia="Times New Roman"/>
        </w:rPr>
        <w:t xml:space="preserve"> that choice of prior had no affect on model results. A burn-in, thinning and number of iterations was determined for each mode</w:t>
      </w:r>
      <w:r>
        <w:rPr>
          <w:rFonts w:eastAsia="Times New Roman"/>
        </w:rPr>
        <w:t>l</w:t>
      </w:r>
      <w:r w:rsidRPr="000B594C">
        <w:rPr>
          <w:rFonts w:eastAsia="Times New Roman"/>
        </w:rPr>
        <w:t xml:space="preserve"> </w:t>
      </w:r>
      <w:r>
        <w:rPr>
          <w:rFonts w:eastAsia="Times New Roman"/>
        </w:rPr>
        <w:t xml:space="preserve">separately </w:t>
      </w:r>
      <w:r w:rsidRPr="000B594C">
        <w:rPr>
          <w:rFonts w:eastAsia="Times New Roman"/>
        </w:rPr>
        <w:t>to ensure effective sample sizes exceeded 1000 for all parameter estimates</w:t>
      </w:r>
      <w:r>
        <w:rPr>
          <w:rFonts w:eastAsia="Times New Roman"/>
        </w:rPr>
        <w:t>. We tested for</w:t>
      </w:r>
      <w:r w:rsidRPr="000B594C">
        <w:rPr>
          <w:rFonts w:eastAsia="Times New Roman"/>
        </w:rPr>
        <w:t xml:space="preserve"> convergence using the Gelman-Rubin statistic</w:t>
      </w:r>
      <w:r>
        <w:rPr>
          <w:rFonts w:eastAsia="Times New Roman"/>
        </w:rPr>
        <w:t xml:space="preserve"> over three separate chains</w:t>
      </w:r>
      <w:r w:rsidRPr="000B594C">
        <w:rPr>
          <w:rFonts w:eastAsia="Times New Roman"/>
        </w:rPr>
        <w:t xml:space="preserve"> </w:t>
      </w:r>
      <w:r w:rsidRPr="000B594C">
        <w:rPr>
          <w:rFonts w:eastAsia="Times New Roman"/>
        </w:rPr>
        <w:fldChar w:fldCharType="begin"/>
      </w:r>
      <w:r w:rsidR="00DF1FE6">
        <w:rPr>
          <w:rFonts w:eastAsia="Times New Roman"/>
        </w:rPr>
        <w:instrText xml:space="preserve"> ADDIN EN.CITE &lt;EndNote&gt;&lt;Cite&gt;&lt;Author&gt;Brooks&lt;/Author&gt;&lt;Year&gt;1998&lt;/Year&gt;&lt;RecNum&gt;82&lt;/RecNum&gt;&lt;DisplayText&gt;(63)&lt;/DisplayText&gt;&lt;record&gt;&lt;rec-number&gt;82&lt;/rec-number&gt;&lt;foreign-keys&gt;&lt;key app="EN" db-id="ax5t9ztwnxe5f8edetnp2tzne0aaff55ftr5" timestamp="1463051189"&gt;82&lt;/key&gt;&lt;/foreign-keys&gt;&lt;ref-type name="Journal Article"&gt;17&lt;/ref-type&gt;&lt;contributors&gt;&lt;authors&gt;&lt;author&gt;Brooks, Stephen P&lt;/author&gt;&lt;author&gt;Gelman, Andrew&lt;/author&gt;&lt;/authors&gt;&lt;/contributors&gt;&lt;titles&gt;&lt;title&gt;General methods for monitoring convergence of iterative simulations&lt;/title&gt;&lt;secondary-title&gt;Journal of computational and graphical statistics&lt;/secondary-title&gt;&lt;/titles&gt;&lt;periodical&gt;&lt;full-title&gt;Journal of computational and graphical statistics&lt;/full-title&gt;&lt;/periodical&gt;&lt;pages&gt;434-455&lt;/pages&gt;&lt;volume&gt;7&lt;/volume&gt;&lt;number&gt;4&lt;/number&gt;&lt;dates&gt;&lt;year&gt;1998&lt;/year&gt;&lt;/dates&gt;&lt;isbn&gt;1061-8600&lt;/isbn&gt;&lt;urls&gt;&lt;/urls&gt;&lt;/record&gt;&lt;/Cite&gt;&lt;/EndNote&gt;</w:instrText>
      </w:r>
      <w:r w:rsidRPr="000B594C">
        <w:rPr>
          <w:rFonts w:eastAsia="Times New Roman"/>
        </w:rPr>
        <w:fldChar w:fldCharType="separate"/>
      </w:r>
      <w:r w:rsidR="00DF1FE6">
        <w:rPr>
          <w:rFonts w:eastAsia="Times New Roman"/>
          <w:noProof/>
        </w:rPr>
        <w:t>(</w:t>
      </w:r>
      <w:hyperlink w:anchor="_ENREF_63" w:tooltip="Brooks, 1998 #82" w:history="1">
        <w:r w:rsidR="00DF1FE6">
          <w:rPr>
            <w:rFonts w:eastAsia="Times New Roman"/>
            <w:noProof/>
          </w:rPr>
          <w:t>63</w:t>
        </w:r>
      </w:hyperlink>
      <w:r w:rsidR="00DF1FE6">
        <w:rPr>
          <w:rFonts w:eastAsia="Times New Roman"/>
          <w:noProof/>
        </w:rPr>
        <w:t>)</w:t>
      </w:r>
      <w:r w:rsidRPr="000B594C">
        <w:rPr>
          <w:rFonts w:eastAsia="Times New Roman"/>
        </w:rPr>
        <w:fldChar w:fldCharType="end"/>
      </w:r>
      <w:r w:rsidRPr="000B594C">
        <w:rPr>
          <w:rFonts w:eastAsia="Times New Roman"/>
        </w:rPr>
        <w:t>.</w:t>
      </w:r>
    </w:p>
    <w:p w14:paraId="014A6FA5" w14:textId="77777777" w:rsidR="009F15AF" w:rsidRDefault="009F15AF" w:rsidP="00F115D8">
      <w:pPr>
        <w:spacing w:line="360" w:lineRule="auto"/>
        <w:ind w:firstLine="720"/>
        <w:rPr>
          <w:rFonts w:eastAsia="Times New Roman"/>
        </w:rPr>
      </w:pPr>
    </w:p>
    <w:p w14:paraId="1234F93C" w14:textId="77777777" w:rsidR="005640AD" w:rsidRDefault="005640AD" w:rsidP="005640AD">
      <w:pPr>
        <w:spacing w:line="360" w:lineRule="auto"/>
        <w:rPr>
          <w:rFonts w:eastAsia="Times New Roman"/>
          <w:b/>
        </w:rPr>
      </w:pPr>
    </w:p>
    <w:p w14:paraId="4AB678C3" w14:textId="77777777" w:rsidR="005640AD" w:rsidRDefault="009F15AF" w:rsidP="005640AD">
      <w:pPr>
        <w:spacing w:line="360" w:lineRule="auto"/>
        <w:rPr>
          <w:rFonts w:eastAsia="Times New Roman"/>
          <w:b/>
        </w:rPr>
      </w:pPr>
      <w:r w:rsidRPr="009F15AF">
        <w:rPr>
          <w:rFonts w:eastAsia="Times New Roman"/>
          <w:b/>
        </w:rPr>
        <w:t>Acknowledgments</w:t>
      </w:r>
    </w:p>
    <w:p w14:paraId="4D6A4480" w14:textId="2B3AB34A" w:rsidR="009F15AF" w:rsidRPr="005640AD" w:rsidRDefault="009F15AF" w:rsidP="005640AD">
      <w:pPr>
        <w:spacing w:line="360" w:lineRule="auto"/>
        <w:rPr>
          <w:rFonts w:eastAsia="Times New Roman"/>
          <w:b/>
        </w:rPr>
      </w:pPr>
      <w:r w:rsidRPr="005640AD">
        <w:rPr>
          <w:rFonts w:eastAsia="Times New Roman"/>
        </w:rPr>
        <w:lastRenderedPageBreak/>
        <w:t xml:space="preserve">We would like to </w:t>
      </w:r>
      <w:r w:rsidR="005640AD">
        <w:rPr>
          <w:rFonts w:eastAsia="Times New Roman"/>
        </w:rPr>
        <w:t>thank several people for useful discussions that have helped develop this project including Natalie Cooper, Yvonne Buckl</w:t>
      </w:r>
      <w:r w:rsidR="00A779F7">
        <w:rPr>
          <w:rFonts w:eastAsia="Times New Roman"/>
        </w:rPr>
        <w:t>e</w:t>
      </w:r>
      <w:r w:rsidR="005640AD">
        <w:rPr>
          <w:rFonts w:eastAsia="Times New Roman"/>
        </w:rPr>
        <w:t>y and the members of NERD club.</w:t>
      </w:r>
      <w:r w:rsidRPr="005640AD">
        <w:rPr>
          <w:rFonts w:eastAsia="Times New Roman"/>
        </w:rPr>
        <w:t xml:space="preserve"> </w:t>
      </w:r>
      <w:r w:rsidR="005640AD" w:rsidRPr="005640AD">
        <w:rPr>
          <w:rFonts w:eastAsia="Times New Roman" w:cs="Times New Roman"/>
        </w:rPr>
        <w:t>This work was funded by Science Foundation Ireland and the Earth and Natural Sciences Doctoral Studies Programme with the Higher Education Authority through the Programme for Research at Third Level Institutions, Cycle 5 (PRTLI‐5),and cofunded by the European Regional Development Fund (K.H.)</w:t>
      </w:r>
    </w:p>
    <w:p w14:paraId="460A2AD5" w14:textId="77777777" w:rsidR="005266A2" w:rsidRDefault="005266A2">
      <w:pPr>
        <w:rPr>
          <w:lang w:val="en-IE"/>
        </w:rPr>
      </w:pPr>
    </w:p>
    <w:p w14:paraId="7CC38634" w14:textId="6ED4EA56" w:rsidR="000E7D67" w:rsidRPr="008B0CF1" w:rsidRDefault="00C96903" w:rsidP="003D13F7">
      <w:pPr>
        <w:spacing w:line="360" w:lineRule="auto"/>
        <w:outlineLvl w:val="0"/>
        <w:rPr>
          <w:b/>
          <w:lang w:val="en-IE"/>
        </w:rPr>
      </w:pPr>
      <w:r w:rsidRPr="008B0CF1">
        <w:rPr>
          <w:b/>
          <w:lang w:val="en-IE"/>
        </w:rPr>
        <w:t>References</w:t>
      </w:r>
    </w:p>
    <w:p w14:paraId="4F2CF6BE" w14:textId="77777777" w:rsidR="000E7D67" w:rsidRDefault="000E7D67" w:rsidP="00D804CC">
      <w:pPr>
        <w:spacing w:line="360" w:lineRule="auto"/>
        <w:rPr>
          <w:lang w:val="en-IE"/>
        </w:rPr>
      </w:pPr>
    </w:p>
    <w:p w14:paraId="5F06FB5F" w14:textId="77777777" w:rsidR="00DF1FE6" w:rsidRPr="00DF1FE6" w:rsidRDefault="000E7D67" w:rsidP="00DF1FE6">
      <w:pPr>
        <w:pStyle w:val="EndNoteBibliography"/>
        <w:ind w:left="720" w:hanging="720"/>
        <w:rPr>
          <w:noProof/>
        </w:rPr>
      </w:pPr>
      <w:r>
        <w:rPr>
          <w:lang w:val="en-IE"/>
        </w:rPr>
        <w:fldChar w:fldCharType="begin"/>
      </w:r>
      <w:r>
        <w:rPr>
          <w:lang w:val="en-IE"/>
        </w:rPr>
        <w:instrText xml:space="preserve"> ADDIN EN.REFLIST </w:instrText>
      </w:r>
      <w:r>
        <w:rPr>
          <w:lang w:val="en-IE"/>
        </w:rPr>
        <w:fldChar w:fldCharType="separate"/>
      </w:r>
      <w:bookmarkStart w:id="460" w:name="_ENREF_1"/>
      <w:r w:rsidR="00DF1FE6" w:rsidRPr="00DF1FE6">
        <w:rPr>
          <w:noProof/>
        </w:rPr>
        <w:t>1.</w:t>
      </w:r>
      <w:r w:rsidR="00DF1FE6" w:rsidRPr="00DF1FE6">
        <w:rPr>
          <w:noProof/>
        </w:rPr>
        <w:tab/>
        <w:t xml:space="preserve">Casewell NR, Wüster W, Vonk FJ, Harrison RA, &amp; Fry BG (2013) Complex cocktails: the evolutionary novelty of venoms. </w:t>
      </w:r>
      <w:r w:rsidR="00DF1FE6" w:rsidRPr="00DF1FE6">
        <w:rPr>
          <w:i/>
          <w:noProof/>
        </w:rPr>
        <w:t>Trends in ecology &amp; evolution</w:t>
      </w:r>
      <w:r w:rsidR="00DF1FE6" w:rsidRPr="00DF1FE6">
        <w:rPr>
          <w:noProof/>
        </w:rPr>
        <w:t xml:space="preserve"> 28(4):219-229.</w:t>
      </w:r>
      <w:bookmarkEnd w:id="460"/>
    </w:p>
    <w:p w14:paraId="5E48807A" w14:textId="77777777" w:rsidR="00DF1FE6" w:rsidRPr="00DF1FE6" w:rsidRDefault="00DF1FE6" w:rsidP="00DF1FE6">
      <w:pPr>
        <w:pStyle w:val="EndNoteBibliography"/>
        <w:ind w:left="720" w:hanging="720"/>
        <w:rPr>
          <w:noProof/>
        </w:rPr>
      </w:pPr>
      <w:bookmarkStart w:id="461" w:name="_ENREF_2"/>
      <w:r w:rsidRPr="00DF1FE6">
        <w:rPr>
          <w:noProof/>
        </w:rPr>
        <w:t>2.</w:t>
      </w:r>
      <w:r w:rsidRPr="00DF1FE6">
        <w:rPr>
          <w:noProof/>
        </w:rPr>
        <w:tab/>
        <w:t>Kasturiratne A</w:t>
      </w:r>
      <w:r w:rsidRPr="00DF1FE6">
        <w:rPr>
          <w:i/>
          <w:noProof/>
        </w:rPr>
        <w:t>, et al.</w:t>
      </w:r>
      <w:r w:rsidRPr="00DF1FE6">
        <w:rPr>
          <w:noProof/>
        </w:rPr>
        <w:t xml:space="preserve"> (2008) The global burden of snakebite: a literature analysis and modelling based on regional estimates of envenoming and deaths. </w:t>
      </w:r>
      <w:r w:rsidRPr="00DF1FE6">
        <w:rPr>
          <w:i/>
          <w:noProof/>
        </w:rPr>
        <w:t>PLoS Med</w:t>
      </w:r>
      <w:r w:rsidRPr="00DF1FE6">
        <w:rPr>
          <w:noProof/>
        </w:rPr>
        <w:t xml:space="preserve"> 5(11):e218.</w:t>
      </w:r>
      <w:bookmarkEnd w:id="461"/>
    </w:p>
    <w:p w14:paraId="2547A020" w14:textId="77777777" w:rsidR="00DF1FE6" w:rsidRPr="00DF1FE6" w:rsidRDefault="00DF1FE6" w:rsidP="00DF1FE6">
      <w:pPr>
        <w:pStyle w:val="EndNoteBibliography"/>
        <w:ind w:left="720" w:hanging="720"/>
        <w:rPr>
          <w:noProof/>
        </w:rPr>
      </w:pPr>
      <w:bookmarkStart w:id="462" w:name="_ENREF_3"/>
      <w:r w:rsidRPr="00DF1FE6">
        <w:rPr>
          <w:noProof/>
        </w:rPr>
        <w:t>3.</w:t>
      </w:r>
      <w:r w:rsidRPr="00DF1FE6">
        <w:rPr>
          <w:noProof/>
        </w:rPr>
        <w:tab/>
        <w:t>Fry BG</w:t>
      </w:r>
      <w:r w:rsidRPr="00DF1FE6">
        <w:rPr>
          <w:i/>
          <w:noProof/>
        </w:rPr>
        <w:t>, et al.</w:t>
      </w:r>
      <w:r w:rsidRPr="00DF1FE6">
        <w:rPr>
          <w:noProof/>
        </w:rPr>
        <w:t xml:space="preserve"> (2006) Early evolution of the venom system in lizards and snakes. </w:t>
      </w:r>
      <w:r w:rsidRPr="00DF1FE6">
        <w:rPr>
          <w:i/>
          <w:noProof/>
        </w:rPr>
        <w:t>Nature</w:t>
      </w:r>
      <w:r w:rsidRPr="00DF1FE6">
        <w:rPr>
          <w:noProof/>
        </w:rPr>
        <w:t xml:space="preserve"> 439(7076):584-588.</w:t>
      </w:r>
      <w:bookmarkEnd w:id="462"/>
    </w:p>
    <w:p w14:paraId="5E60F6F6" w14:textId="77777777" w:rsidR="00DF1FE6" w:rsidRPr="00DF1FE6" w:rsidRDefault="00DF1FE6" w:rsidP="00DF1FE6">
      <w:pPr>
        <w:pStyle w:val="EndNoteBibliography"/>
        <w:ind w:left="720" w:hanging="720"/>
        <w:rPr>
          <w:noProof/>
        </w:rPr>
      </w:pPr>
      <w:bookmarkStart w:id="463" w:name="_ENREF_4"/>
      <w:r w:rsidRPr="00DF1FE6">
        <w:rPr>
          <w:noProof/>
        </w:rPr>
        <w:t>4.</w:t>
      </w:r>
      <w:r w:rsidRPr="00DF1FE6">
        <w:rPr>
          <w:noProof/>
        </w:rPr>
        <w:tab/>
        <w:t>Fry B</w:t>
      </w:r>
      <w:r w:rsidRPr="00DF1FE6">
        <w:rPr>
          <w:i/>
          <w:noProof/>
        </w:rPr>
        <w:t>, et al.</w:t>
      </w:r>
      <w:r w:rsidRPr="00DF1FE6">
        <w:rPr>
          <w:noProof/>
        </w:rPr>
        <w:t xml:space="preserve"> (2015) The origin and evolution of the Toxicofera reptile venom system. </w:t>
      </w:r>
      <w:r w:rsidRPr="00DF1FE6">
        <w:rPr>
          <w:i/>
          <w:noProof/>
        </w:rPr>
        <w:t>Venomous Reptiles and Their Toxins: Evolution, Pathophysiology and Biodiscovery</w:t>
      </w:r>
      <w:r w:rsidRPr="00DF1FE6">
        <w:rPr>
          <w:noProof/>
        </w:rPr>
        <w:t>:1.</w:t>
      </w:r>
      <w:bookmarkEnd w:id="463"/>
    </w:p>
    <w:p w14:paraId="53B096BC" w14:textId="77777777" w:rsidR="00DF1FE6" w:rsidRPr="00DF1FE6" w:rsidRDefault="00DF1FE6" w:rsidP="00DF1FE6">
      <w:pPr>
        <w:pStyle w:val="EndNoteBibliography"/>
        <w:ind w:left="720" w:hanging="720"/>
        <w:rPr>
          <w:noProof/>
        </w:rPr>
      </w:pPr>
      <w:bookmarkStart w:id="464" w:name="_ENREF_5"/>
      <w:r w:rsidRPr="00DF1FE6">
        <w:rPr>
          <w:noProof/>
        </w:rPr>
        <w:t>5.</w:t>
      </w:r>
      <w:r w:rsidRPr="00DF1FE6">
        <w:rPr>
          <w:noProof/>
        </w:rPr>
        <w:tab/>
        <w:t>Reyes-Velasco J</w:t>
      </w:r>
      <w:r w:rsidRPr="00DF1FE6">
        <w:rPr>
          <w:i/>
          <w:noProof/>
        </w:rPr>
        <w:t>, et al.</w:t>
      </w:r>
      <w:r w:rsidRPr="00DF1FE6">
        <w:rPr>
          <w:noProof/>
        </w:rPr>
        <w:t xml:space="preserve"> (2015) Expression of venom gene homologs in diverse python tissues suggests a new model for the evolution of snake venom. </w:t>
      </w:r>
      <w:r w:rsidRPr="00DF1FE6">
        <w:rPr>
          <w:i/>
          <w:noProof/>
        </w:rPr>
        <w:t>Molecular biology and evolution</w:t>
      </w:r>
      <w:r w:rsidRPr="00DF1FE6">
        <w:rPr>
          <w:noProof/>
        </w:rPr>
        <w:t xml:space="preserve"> 32(1):173-183.</w:t>
      </w:r>
      <w:bookmarkEnd w:id="464"/>
    </w:p>
    <w:p w14:paraId="0DA00BA2" w14:textId="77777777" w:rsidR="00DF1FE6" w:rsidRPr="00DF1FE6" w:rsidRDefault="00DF1FE6" w:rsidP="00DF1FE6">
      <w:pPr>
        <w:pStyle w:val="EndNoteBibliography"/>
        <w:ind w:left="720" w:hanging="720"/>
        <w:rPr>
          <w:noProof/>
        </w:rPr>
      </w:pPr>
      <w:bookmarkStart w:id="465" w:name="_ENREF_6"/>
      <w:r w:rsidRPr="00DF1FE6">
        <w:rPr>
          <w:noProof/>
        </w:rPr>
        <w:t>6.</w:t>
      </w:r>
      <w:r w:rsidRPr="00DF1FE6">
        <w:rPr>
          <w:noProof/>
        </w:rPr>
        <w:tab/>
        <w:t>Dowell NL</w:t>
      </w:r>
      <w:r w:rsidRPr="00DF1FE6">
        <w:rPr>
          <w:i/>
          <w:noProof/>
        </w:rPr>
        <w:t>, et al.</w:t>
      </w:r>
      <w:r w:rsidRPr="00DF1FE6">
        <w:rPr>
          <w:noProof/>
        </w:rPr>
        <w:t xml:space="preserve"> (2016) The deep origin and recent loss of venom toxin genes in rattlesnakes. </w:t>
      </w:r>
      <w:r w:rsidRPr="00DF1FE6">
        <w:rPr>
          <w:i/>
          <w:noProof/>
        </w:rPr>
        <w:t>Current Biology</w:t>
      </w:r>
      <w:r w:rsidRPr="00DF1FE6">
        <w:rPr>
          <w:noProof/>
        </w:rPr>
        <w:t xml:space="preserve"> 26(18):2434-2445.</w:t>
      </w:r>
      <w:bookmarkEnd w:id="465"/>
    </w:p>
    <w:p w14:paraId="159E279C" w14:textId="77777777" w:rsidR="00DF1FE6" w:rsidRPr="00DF1FE6" w:rsidRDefault="00DF1FE6" w:rsidP="00DF1FE6">
      <w:pPr>
        <w:pStyle w:val="EndNoteBibliography"/>
        <w:ind w:left="720" w:hanging="720"/>
        <w:rPr>
          <w:noProof/>
        </w:rPr>
      </w:pPr>
      <w:bookmarkStart w:id="466" w:name="_ENREF_7"/>
      <w:r w:rsidRPr="00DF1FE6">
        <w:rPr>
          <w:noProof/>
        </w:rPr>
        <w:t>7.</w:t>
      </w:r>
      <w:r w:rsidRPr="00DF1FE6">
        <w:rPr>
          <w:noProof/>
        </w:rPr>
        <w:tab/>
        <w:t xml:space="preserve">Weinstein SA &amp; Smith LA (1993) Chromatographic profiles and properties of Duvernoy's secretions from some boigine and dispholidine colubrids. </w:t>
      </w:r>
      <w:r w:rsidRPr="00DF1FE6">
        <w:rPr>
          <w:i/>
          <w:noProof/>
        </w:rPr>
        <w:t>Herpetologica</w:t>
      </w:r>
      <w:r w:rsidRPr="00DF1FE6">
        <w:rPr>
          <w:noProof/>
        </w:rPr>
        <w:t>:78-94.</w:t>
      </w:r>
      <w:bookmarkEnd w:id="466"/>
    </w:p>
    <w:p w14:paraId="2B3C5704" w14:textId="77777777" w:rsidR="00DF1FE6" w:rsidRPr="00DF1FE6" w:rsidRDefault="00DF1FE6" w:rsidP="00DF1FE6">
      <w:pPr>
        <w:pStyle w:val="EndNoteBibliography"/>
        <w:ind w:left="720" w:hanging="720"/>
        <w:rPr>
          <w:noProof/>
        </w:rPr>
      </w:pPr>
      <w:bookmarkStart w:id="467" w:name="_ENREF_8"/>
      <w:r w:rsidRPr="00DF1FE6">
        <w:rPr>
          <w:noProof/>
        </w:rPr>
        <w:t>8.</w:t>
      </w:r>
      <w:r w:rsidRPr="00DF1FE6">
        <w:rPr>
          <w:noProof/>
        </w:rPr>
        <w:tab/>
        <w:t xml:space="preserve">Minton SAM, Minton Jr MRSA, &amp; Minton MR (1980) </w:t>
      </w:r>
      <w:r w:rsidRPr="00DF1FE6">
        <w:rPr>
          <w:i/>
          <w:noProof/>
        </w:rPr>
        <w:t>Venomous reptiles</w:t>
      </w:r>
      <w:r w:rsidRPr="00DF1FE6">
        <w:rPr>
          <w:noProof/>
        </w:rPr>
        <w:t>.</w:t>
      </w:r>
      <w:bookmarkEnd w:id="467"/>
    </w:p>
    <w:p w14:paraId="532A01A1" w14:textId="77777777" w:rsidR="00DF1FE6" w:rsidRPr="00DF1FE6" w:rsidRDefault="00DF1FE6" w:rsidP="00DF1FE6">
      <w:pPr>
        <w:pStyle w:val="EndNoteBibliography"/>
        <w:ind w:left="720" w:hanging="720"/>
        <w:rPr>
          <w:noProof/>
        </w:rPr>
      </w:pPr>
      <w:bookmarkStart w:id="468" w:name="_ENREF_9"/>
      <w:r w:rsidRPr="00DF1FE6">
        <w:rPr>
          <w:noProof/>
        </w:rPr>
        <w:t>9.</w:t>
      </w:r>
      <w:r w:rsidRPr="00DF1FE6">
        <w:rPr>
          <w:noProof/>
        </w:rPr>
        <w:tab/>
        <w:t xml:space="preserve">Mebs D (2001) Toxicity in animals. Trends in evolution? </w:t>
      </w:r>
      <w:r w:rsidRPr="00DF1FE6">
        <w:rPr>
          <w:i/>
          <w:noProof/>
        </w:rPr>
        <w:t>Toxicon</w:t>
      </w:r>
      <w:r w:rsidRPr="00DF1FE6">
        <w:rPr>
          <w:noProof/>
        </w:rPr>
        <w:t xml:space="preserve"> 39(1):87-96.</w:t>
      </w:r>
      <w:bookmarkEnd w:id="468"/>
    </w:p>
    <w:p w14:paraId="6FD86302" w14:textId="77777777" w:rsidR="00DF1FE6" w:rsidRPr="00DF1FE6" w:rsidRDefault="00DF1FE6" w:rsidP="00DF1FE6">
      <w:pPr>
        <w:pStyle w:val="EndNoteBibliography"/>
        <w:ind w:left="720" w:hanging="720"/>
        <w:rPr>
          <w:noProof/>
        </w:rPr>
      </w:pPr>
      <w:bookmarkStart w:id="469" w:name="_ENREF_10"/>
      <w:r w:rsidRPr="00DF1FE6">
        <w:rPr>
          <w:noProof/>
        </w:rPr>
        <w:t>10.</w:t>
      </w:r>
      <w:r w:rsidRPr="00DF1FE6">
        <w:rPr>
          <w:noProof/>
        </w:rPr>
        <w:tab/>
        <w:t xml:space="preserve">Sasa M (1999) Diet and snake venom evolution: can local selection alone explain intraspecific venom variation? </w:t>
      </w:r>
      <w:r w:rsidRPr="00DF1FE6">
        <w:rPr>
          <w:i/>
          <w:noProof/>
        </w:rPr>
        <w:t>TOXICON-OXFORD-</w:t>
      </w:r>
      <w:r w:rsidRPr="00DF1FE6">
        <w:rPr>
          <w:noProof/>
        </w:rPr>
        <w:t xml:space="preserve"> 37:249-252.</w:t>
      </w:r>
      <w:bookmarkEnd w:id="469"/>
    </w:p>
    <w:p w14:paraId="249C35B7" w14:textId="77777777" w:rsidR="00DF1FE6" w:rsidRPr="00DF1FE6" w:rsidRDefault="00DF1FE6" w:rsidP="00DF1FE6">
      <w:pPr>
        <w:pStyle w:val="EndNoteBibliography"/>
        <w:ind w:left="720" w:hanging="720"/>
        <w:rPr>
          <w:noProof/>
        </w:rPr>
      </w:pPr>
      <w:bookmarkStart w:id="470" w:name="_ENREF_11"/>
      <w:r w:rsidRPr="00DF1FE6">
        <w:rPr>
          <w:noProof/>
        </w:rPr>
        <w:t>11.</w:t>
      </w:r>
      <w:r w:rsidRPr="00DF1FE6">
        <w:rPr>
          <w:noProof/>
        </w:rPr>
        <w:tab/>
        <w:t xml:space="preserve">Pace ML, Cole JJ, Carpenter SR, &amp; Kitchell JF (1999) Trophic cascades revealed in diverse ecosystems. </w:t>
      </w:r>
      <w:r w:rsidRPr="00DF1FE6">
        <w:rPr>
          <w:i/>
          <w:noProof/>
        </w:rPr>
        <w:t>Trends in ecology &amp; evolution</w:t>
      </w:r>
      <w:r w:rsidRPr="00DF1FE6">
        <w:rPr>
          <w:noProof/>
        </w:rPr>
        <w:t xml:space="preserve"> 14(12):483-488.</w:t>
      </w:r>
      <w:bookmarkEnd w:id="470"/>
    </w:p>
    <w:p w14:paraId="0D3EC4FC" w14:textId="77777777" w:rsidR="00DF1FE6" w:rsidRPr="00DF1FE6" w:rsidRDefault="00DF1FE6" w:rsidP="00DF1FE6">
      <w:pPr>
        <w:pStyle w:val="EndNoteBibliography"/>
        <w:ind w:left="720" w:hanging="720"/>
        <w:rPr>
          <w:noProof/>
        </w:rPr>
      </w:pPr>
      <w:bookmarkStart w:id="471" w:name="_ENREF_12"/>
      <w:r w:rsidRPr="00DF1FE6">
        <w:rPr>
          <w:noProof/>
        </w:rPr>
        <w:t>12.</w:t>
      </w:r>
      <w:r w:rsidRPr="00DF1FE6">
        <w:rPr>
          <w:noProof/>
        </w:rPr>
        <w:tab/>
        <w:t xml:space="preserve">Palkovacs EP &amp; Post DM (2009) Experimental evidence that phenotypic divergence in predators drives community divergence in prey. </w:t>
      </w:r>
      <w:r w:rsidRPr="00DF1FE6">
        <w:rPr>
          <w:i/>
          <w:noProof/>
        </w:rPr>
        <w:t>Ecology</w:t>
      </w:r>
      <w:r w:rsidRPr="00DF1FE6">
        <w:rPr>
          <w:noProof/>
        </w:rPr>
        <w:t xml:space="preserve"> 90(2):300-305.</w:t>
      </w:r>
      <w:bookmarkEnd w:id="471"/>
    </w:p>
    <w:p w14:paraId="29033B90" w14:textId="77777777" w:rsidR="00DF1FE6" w:rsidRPr="00DF1FE6" w:rsidRDefault="00DF1FE6" w:rsidP="00DF1FE6">
      <w:pPr>
        <w:pStyle w:val="EndNoteBibliography"/>
        <w:ind w:left="720" w:hanging="720"/>
        <w:rPr>
          <w:noProof/>
        </w:rPr>
      </w:pPr>
      <w:bookmarkStart w:id="472" w:name="_ENREF_13"/>
      <w:r w:rsidRPr="00DF1FE6">
        <w:rPr>
          <w:noProof/>
        </w:rPr>
        <w:t>13.</w:t>
      </w:r>
      <w:r w:rsidRPr="00DF1FE6">
        <w:rPr>
          <w:noProof/>
        </w:rPr>
        <w:tab/>
        <w:t xml:space="preserve">Domenici P (2001) The scaling of locomotor performance in predator–prey encounters: from fish to killer whales. </w:t>
      </w:r>
      <w:r w:rsidRPr="00DF1FE6">
        <w:rPr>
          <w:i/>
          <w:noProof/>
        </w:rPr>
        <w:t>Comparative Biochemistry and Physiology Part A: Molecular &amp; Integrative Physiology</w:t>
      </w:r>
      <w:r w:rsidRPr="00DF1FE6">
        <w:rPr>
          <w:noProof/>
        </w:rPr>
        <w:t xml:space="preserve"> 131(1):169-182.</w:t>
      </w:r>
      <w:bookmarkEnd w:id="472"/>
    </w:p>
    <w:p w14:paraId="48B99552" w14:textId="77777777" w:rsidR="00DF1FE6" w:rsidRPr="00DF1FE6" w:rsidRDefault="00DF1FE6" w:rsidP="00DF1FE6">
      <w:pPr>
        <w:pStyle w:val="EndNoteBibliography"/>
        <w:ind w:left="720" w:hanging="720"/>
        <w:rPr>
          <w:noProof/>
        </w:rPr>
      </w:pPr>
      <w:bookmarkStart w:id="473" w:name="_ENREF_14"/>
      <w:r w:rsidRPr="00DF1FE6">
        <w:rPr>
          <w:noProof/>
        </w:rPr>
        <w:t>14.</w:t>
      </w:r>
      <w:r w:rsidRPr="00DF1FE6">
        <w:rPr>
          <w:noProof/>
        </w:rPr>
        <w:tab/>
        <w:t xml:space="preserve">Pawar S, Dell AI, &amp; Savage VM (2012) Dimensionality of consumer search space drives trophic interaction strengths. </w:t>
      </w:r>
      <w:r w:rsidRPr="00DF1FE6">
        <w:rPr>
          <w:i/>
          <w:noProof/>
        </w:rPr>
        <w:t>Nature</w:t>
      </w:r>
      <w:r w:rsidRPr="00DF1FE6">
        <w:rPr>
          <w:noProof/>
        </w:rPr>
        <w:t xml:space="preserve"> 486(7404):485-489.</w:t>
      </w:r>
      <w:bookmarkEnd w:id="473"/>
    </w:p>
    <w:p w14:paraId="767D42AA" w14:textId="77777777" w:rsidR="00DF1FE6" w:rsidRPr="00DF1FE6" w:rsidRDefault="00DF1FE6" w:rsidP="00DF1FE6">
      <w:pPr>
        <w:pStyle w:val="EndNoteBibliography"/>
        <w:ind w:left="720" w:hanging="720"/>
        <w:rPr>
          <w:noProof/>
        </w:rPr>
      </w:pPr>
      <w:bookmarkStart w:id="474" w:name="_ENREF_15"/>
      <w:r w:rsidRPr="00DF1FE6">
        <w:rPr>
          <w:noProof/>
        </w:rPr>
        <w:t>15.</w:t>
      </w:r>
      <w:r w:rsidRPr="00DF1FE6">
        <w:rPr>
          <w:noProof/>
        </w:rPr>
        <w:tab/>
        <w:t>Kane A</w:t>
      </w:r>
      <w:r w:rsidRPr="00DF1FE6">
        <w:rPr>
          <w:i/>
          <w:noProof/>
        </w:rPr>
        <w:t>, et al.</w:t>
      </w:r>
      <w:r w:rsidRPr="00DF1FE6">
        <w:rPr>
          <w:noProof/>
        </w:rPr>
        <w:t xml:space="preserve"> (2016) Body Size as a Driver of Scavenging in Theropod Dinosaurs. </w:t>
      </w:r>
      <w:r w:rsidRPr="00DF1FE6">
        <w:rPr>
          <w:i/>
          <w:noProof/>
        </w:rPr>
        <w:t>The American Naturalist</w:t>
      </w:r>
      <w:r w:rsidRPr="00DF1FE6">
        <w:rPr>
          <w:noProof/>
        </w:rPr>
        <w:t xml:space="preserve"> 187(6):706-716.</w:t>
      </w:r>
      <w:bookmarkEnd w:id="474"/>
    </w:p>
    <w:p w14:paraId="5001D41A" w14:textId="77777777" w:rsidR="00DF1FE6" w:rsidRPr="00DF1FE6" w:rsidRDefault="00DF1FE6" w:rsidP="00DF1FE6">
      <w:pPr>
        <w:pStyle w:val="EndNoteBibliography"/>
        <w:ind w:left="720" w:hanging="720"/>
        <w:rPr>
          <w:noProof/>
        </w:rPr>
      </w:pPr>
      <w:bookmarkStart w:id="475" w:name="_ENREF_16"/>
      <w:r w:rsidRPr="00DF1FE6">
        <w:rPr>
          <w:noProof/>
        </w:rPr>
        <w:lastRenderedPageBreak/>
        <w:t>16.</w:t>
      </w:r>
      <w:r w:rsidRPr="00DF1FE6">
        <w:rPr>
          <w:noProof/>
        </w:rPr>
        <w:tab/>
        <w:t xml:space="preserve">Healy K, McNally L, Ruxton GD, Cooper N, &amp; Jackson AL (2013) Metabolic rate and body size are linked with perception of temporal information. </w:t>
      </w:r>
      <w:r w:rsidRPr="00DF1FE6">
        <w:rPr>
          <w:i/>
          <w:noProof/>
        </w:rPr>
        <w:t>Animal behaviour</w:t>
      </w:r>
      <w:r w:rsidRPr="00DF1FE6">
        <w:rPr>
          <w:noProof/>
        </w:rPr>
        <w:t xml:space="preserve"> 86(4):685-696.</w:t>
      </w:r>
      <w:bookmarkEnd w:id="475"/>
    </w:p>
    <w:p w14:paraId="44498FE1" w14:textId="77777777" w:rsidR="00DF1FE6" w:rsidRPr="00DF1FE6" w:rsidRDefault="00DF1FE6" w:rsidP="00DF1FE6">
      <w:pPr>
        <w:pStyle w:val="EndNoteBibliography"/>
        <w:ind w:left="720" w:hanging="720"/>
        <w:rPr>
          <w:noProof/>
        </w:rPr>
      </w:pPr>
      <w:bookmarkStart w:id="476" w:name="_ENREF_17"/>
      <w:r w:rsidRPr="00DF1FE6">
        <w:rPr>
          <w:noProof/>
        </w:rPr>
        <w:t>17.</w:t>
      </w:r>
      <w:r w:rsidRPr="00DF1FE6">
        <w:rPr>
          <w:noProof/>
        </w:rPr>
        <w:tab/>
        <w:t xml:space="preserve">Kiltie R (2000) Scaling of visual acuity with body size in mammals and birds. </w:t>
      </w:r>
      <w:r w:rsidRPr="00DF1FE6">
        <w:rPr>
          <w:i/>
          <w:noProof/>
        </w:rPr>
        <w:t>Functional Ecology</w:t>
      </w:r>
      <w:r w:rsidRPr="00DF1FE6">
        <w:rPr>
          <w:noProof/>
        </w:rPr>
        <w:t xml:space="preserve"> 14(2):226-234.</w:t>
      </w:r>
      <w:bookmarkEnd w:id="476"/>
    </w:p>
    <w:p w14:paraId="16C182A6" w14:textId="77777777" w:rsidR="00DF1FE6" w:rsidRPr="00DF1FE6" w:rsidRDefault="00DF1FE6" w:rsidP="00DF1FE6">
      <w:pPr>
        <w:pStyle w:val="EndNoteBibliography"/>
        <w:ind w:left="720" w:hanging="720"/>
        <w:rPr>
          <w:noProof/>
        </w:rPr>
      </w:pPr>
      <w:bookmarkStart w:id="477" w:name="_ENREF_18"/>
      <w:r w:rsidRPr="00DF1FE6">
        <w:rPr>
          <w:noProof/>
        </w:rPr>
        <w:t>18.</w:t>
      </w:r>
      <w:r w:rsidRPr="00DF1FE6">
        <w:rPr>
          <w:noProof/>
        </w:rPr>
        <w:tab/>
        <w:t xml:space="preserve">Carbone C, Codron D, Scofield C, Clauss M, &amp; Bielby J (2014) Geometric factors influencing the diet of vertebrate predators in marine and terrestrial environments. </w:t>
      </w:r>
      <w:r w:rsidRPr="00DF1FE6">
        <w:rPr>
          <w:i/>
          <w:noProof/>
        </w:rPr>
        <w:t>Ecology letters</w:t>
      </w:r>
      <w:r w:rsidRPr="00DF1FE6">
        <w:rPr>
          <w:noProof/>
        </w:rPr>
        <w:t xml:space="preserve"> 17(12):1553-1559.</w:t>
      </w:r>
      <w:bookmarkEnd w:id="477"/>
    </w:p>
    <w:p w14:paraId="5012E1AB" w14:textId="77777777" w:rsidR="00DF1FE6" w:rsidRPr="00DF1FE6" w:rsidRDefault="00DF1FE6" w:rsidP="00DF1FE6">
      <w:pPr>
        <w:pStyle w:val="EndNoteBibliography"/>
        <w:ind w:left="720" w:hanging="720"/>
        <w:rPr>
          <w:noProof/>
        </w:rPr>
      </w:pPr>
      <w:bookmarkStart w:id="478" w:name="_ENREF_19"/>
      <w:r w:rsidRPr="00DF1FE6">
        <w:rPr>
          <w:noProof/>
        </w:rPr>
        <w:t>19.</w:t>
      </w:r>
      <w:r w:rsidRPr="00DF1FE6">
        <w:rPr>
          <w:noProof/>
        </w:rPr>
        <w:tab/>
        <w:t xml:space="preserve">Dawkins R &amp; Krebs JR (1979) Arms races between and within species. </w:t>
      </w:r>
      <w:r w:rsidRPr="00DF1FE6">
        <w:rPr>
          <w:i/>
          <w:noProof/>
        </w:rPr>
        <w:t>Proceedings of the Royal Society of London B: Biological Sciences</w:t>
      </w:r>
      <w:r w:rsidRPr="00DF1FE6">
        <w:rPr>
          <w:noProof/>
        </w:rPr>
        <w:t xml:space="preserve"> 205(1161):489-511.</w:t>
      </w:r>
      <w:bookmarkEnd w:id="478"/>
    </w:p>
    <w:p w14:paraId="5FAEE365" w14:textId="77777777" w:rsidR="00DF1FE6" w:rsidRPr="00DF1FE6" w:rsidRDefault="00DF1FE6" w:rsidP="00DF1FE6">
      <w:pPr>
        <w:pStyle w:val="EndNoteBibliography"/>
        <w:ind w:left="720" w:hanging="720"/>
        <w:rPr>
          <w:noProof/>
        </w:rPr>
      </w:pPr>
      <w:bookmarkStart w:id="479" w:name="_ENREF_20"/>
      <w:r w:rsidRPr="00DF1FE6">
        <w:rPr>
          <w:noProof/>
        </w:rPr>
        <w:t>20.</w:t>
      </w:r>
      <w:r w:rsidRPr="00DF1FE6">
        <w:rPr>
          <w:noProof/>
        </w:rPr>
        <w:tab/>
        <w:t xml:space="preserve">Van Valen L (1973) A new evolutionary law. </w:t>
      </w:r>
      <w:r w:rsidRPr="00DF1FE6">
        <w:rPr>
          <w:i/>
          <w:noProof/>
        </w:rPr>
        <w:t>Evolutionary theory</w:t>
      </w:r>
      <w:r w:rsidRPr="00DF1FE6">
        <w:rPr>
          <w:noProof/>
        </w:rPr>
        <w:t xml:space="preserve"> 1:1-30.</w:t>
      </w:r>
      <w:bookmarkEnd w:id="479"/>
    </w:p>
    <w:p w14:paraId="52950C59" w14:textId="77777777" w:rsidR="00DF1FE6" w:rsidRPr="00DF1FE6" w:rsidRDefault="00DF1FE6" w:rsidP="00DF1FE6">
      <w:pPr>
        <w:pStyle w:val="EndNoteBibliography"/>
        <w:ind w:left="720" w:hanging="720"/>
        <w:rPr>
          <w:noProof/>
        </w:rPr>
      </w:pPr>
      <w:bookmarkStart w:id="480" w:name="_ENREF_21"/>
      <w:r w:rsidRPr="00DF1FE6">
        <w:rPr>
          <w:noProof/>
        </w:rPr>
        <w:t>21.</w:t>
      </w:r>
      <w:r w:rsidRPr="00DF1FE6">
        <w:rPr>
          <w:noProof/>
        </w:rPr>
        <w:tab/>
        <w:t xml:space="preserve">Albertson RC, Markert J, Danley P, &amp; Kocher T (1999) Phylogeny of a rapidly evolving clade: the cichlid fishes of Lake Malawi, East Africa. </w:t>
      </w:r>
      <w:r w:rsidRPr="00DF1FE6">
        <w:rPr>
          <w:i/>
          <w:noProof/>
        </w:rPr>
        <w:t>Proceedings of the National Academy of Sciences</w:t>
      </w:r>
      <w:r w:rsidRPr="00DF1FE6">
        <w:rPr>
          <w:noProof/>
        </w:rPr>
        <w:t xml:space="preserve"> 96(9):5107-5110.</w:t>
      </w:r>
      <w:bookmarkEnd w:id="480"/>
    </w:p>
    <w:p w14:paraId="412A1AD3" w14:textId="77777777" w:rsidR="00DF1FE6" w:rsidRPr="00DF1FE6" w:rsidRDefault="00DF1FE6" w:rsidP="00DF1FE6">
      <w:pPr>
        <w:pStyle w:val="EndNoteBibliography"/>
        <w:ind w:left="720" w:hanging="720"/>
        <w:rPr>
          <w:noProof/>
        </w:rPr>
      </w:pPr>
      <w:bookmarkStart w:id="481" w:name="_ENREF_22"/>
      <w:r w:rsidRPr="00DF1FE6">
        <w:rPr>
          <w:noProof/>
        </w:rPr>
        <w:t>22.</w:t>
      </w:r>
      <w:r w:rsidRPr="00DF1FE6">
        <w:rPr>
          <w:noProof/>
        </w:rPr>
        <w:tab/>
        <w:t xml:space="preserve">Li M, Fry B, &amp; Kini RM (2005) Eggs-only diet: its implications for the toxin profile changes and ecology of the marbled sea snake (Aipysurus eydouxii). </w:t>
      </w:r>
      <w:r w:rsidRPr="00DF1FE6">
        <w:rPr>
          <w:i/>
          <w:noProof/>
        </w:rPr>
        <w:t>Journal of Molecular Evolution</w:t>
      </w:r>
      <w:r w:rsidRPr="00DF1FE6">
        <w:rPr>
          <w:noProof/>
        </w:rPr>
        <w:t xml:space="preserve"> 60(1):81-89.</w:t>
      </w:r>
      <w:bookmarkEnd w:id="481"/>
    </w:p>
    <w:p w14:paraId="3A2C6BE0" w14:textId="77777777" w:rsidR="00DF1FE6" w:rsidRPr="00DF1FE6" w:rsidRDefault="00DF1FE6" w:rsidP="00DF1FE6">
      <w:pPr>
        <w:pStyle w:val="EndNoteBibliography"/>
        <w:ind w:left="720" w:hanging="720"/>
        <w:rPr>
          <w:noProof/>
        </w:rPr>
      </w:pPr>
      <w:bookmarkStart w:id="482" w:name="_ENREF_23"/>
      <w:r w:rsidRPr="00DF1FE6">
        <w:rPr>
          <w:noProof/>
        </w:rPr>
        <w:t>23.</w:t>
      </w:r>
      <w:r w:rsidRPr="00DF1FE6">
        <w:rPr>
          <w:noProof/>
        </w:rPr>
        <w:tab/>
        <w:t xml:space="preserve">Daltry JC, Wuester W, &amp; Thorpe RS (1996) Diet and snake venom evolution. </w:t>
      </w:r>
      <w:r w:rsidRPr="00DF1FE6">
        <w:rPr>
          <w:i/>
          <w:noProof/>
        </w:rPr>
        <w:t>Nature</w:t>
      </w:r>
      <w:r w:rsidRPr="00DF1FE6">
        <w:rPr>
          <w:noProof/>
        </w:rPr>
        <w:t xml:space="preserve"> 379(6565):537-540.</w:t>
      </w:r>
      <w:bookmarkEnd w:id="482"/>
    </w:p>
    <w:p w14:paraId="286DB2DF" w14:textId="77777777" w:rsidR="00DF1FE6" w:rsidRPr="00DF1FE6" w:rsidRDefault="00DF1FE6" w:rsidP="00DF1FE6">
      <w:pPr>
        <w:pStyle w:val="EndNoteBibliography"/>
        <w:ind w:left="720" w:hanging="720"/>
        <w:rPr>
          <w:noProof/>
        </w:rPr>
      </w:pPr>
      <w:bookmarkStart w:id="483" w:name="_ENREF_24"/>
      <w:r w:rsidRPr="00DF1FE6">
        <w:rPr>
          <w:noProof/>
        </w:rPr>
        <w:t>24.</w:t>
      </w:r>
      <w:r w:rsidRPr="00DF1FE6">
        <w:rPr>
          <w:noProof/>
        </w:rPr>
        <w:tab/>
        <w:t xml:space="preserve">da Silva NJ &amp; Aird SD (2001) Prey specificity, comparative lethality and compositional differences of coral snake venoms. </w:t>
      </w:r>
      <w:r w:rsidRPr="00DF1FE6">
        <w:rPr>
          <w:i/>
          <w:noProof/>
        </w:rPr>
        <w:t>Comparative Biochemistry and Physiology Part C: Toxicology &amp; Pharmacology</w:t>
      </w:r>
      <w:r w:rsidRPr="00DF1FE6">
        <w:rPr>
          <w:noProof/>
        </w:rPr>
        <w:t xml:space="preserve"> 128(3):425-456.</w:t>
      </w:r>
      <w:bookmarkEnd w:id="483"/>
    </w:p>
    <w:p w14:paraId="78B7480C" w14:textId="77777777" w:rsidR="00DF1FE6" w:rsidRPr="00DF1FE6" w:rsidRDefault="00DF1FE6" w:rsidP="00DF1FE6">
      <w:pPr>
        <w:pStyle w:val="EndNoteBibliography"/>
        <w:ind w:left="720" w:hanging="720"/>
        <w:rPr>
          <w:noProof/>
        </w:rPr>
      </w:pPr>
      <w:bookmarkStart w:id="484" w:name="_ENREF_25"/>
      <w:r w:rsidRPr="00DF1FE6">
        <w:rPr>
          <w:noProof/>
        </w:rPr>
        <w:t>25.</w:t>
      </w:r>
      <w:r w:rsidRPr="00DF1FE6">
        <w:rPr>
          <w:noProof/>
        </w:rPr>
        <w:tab/>
        <w:t xml:space="preserve">Barlow A, Pook CE, Harrison RA, &amp; Wüster W (2009) Coevolution of diet and prey-specific venom activity supports the role of selection in snake venom evolution. </w:t>
      </w:r>
      <w:r w:rsidRPr="00DF1FE6">
        <w:rPr>
          <w:i/>
          <w:noProof/>
        </w:rPr>
        <w:t>Proceedings of the Royal Society of London B: Biological Sciences</w:t>
      </w:r>
      <w:r w:rsidRPr="00DF1FE6">
        <w:rPr>
          <w:noProof/>
        </w:rPr>
        <w:t xml:space="preserve"> 276(1666):2443-2449.</w:t>
      </w:r>
      <w:bookmarkEnd w:id="484"/>
    </w:p>
    <w:p w14:paraId="274EACD8" w14:textId="77777777" w:rsidR="00DF1FE6" w:rsidRPr="00DF1FE6" w:rsidRDefault="00DF1FE6" w:rsidP="00DF1FE6">
      <w:pPr>
        <w:pStyle w:val="EndNoteBibliography"/>
        <w:ind w:left="720" w:hanging="720"/>
        <w:rPr>
          <w:noProof/>
        </w:rPr>
      </w:pPr>
      <w:bookmarkStart w:id="485" w:name="_ENREF_26"/>
      <w:r w:rsidRPr="00DF1FE6">
        <w:rPr>
          <w:noProof/>
        </w:rPr>
        <w:t>26.</w:t>
      </w:r>
      <w:r w:rsidRPr="00DF1FE6">
        <w:rPr>
          <w:noProof/>
        </w:rPr>
        <w:tab/>
        <w:t xml:space="preserve">Richards D, Barlow A, &amp; Wüster W (2012) Venom lethality and diet: differential responses of natural prey and model organisms to the venom of the saw-scaled vipers (Echis). </w:t>
      </w:r>
      <w:r w:rsidRPr="00DF1FE6">
        <w:rPr>
          <w:i/>
          <w:noProof/>
        </w:rPr>
        <w:t>Toxicon</w:t>
      </w:r>
      <w:r w:rsidRPr="00DF1FE6">
        <w:rPr>
          <w:noProof/>
        </w:rPr>
        <w:t xml:space="preserve"> 59(1):110-116.</w:t>
      </w:r>
      <w:bookmarkEnd w:id="485"/>
    </w:p>
    <w:p w14:paraId="731634B8" w14:textId="77777777" w:rsidR="00DF1FE6" w:rsidRPr="00DF1FE6" w:rsidRDefault="00DF1FE6" w:rsidP="00DF1FE6">
      <w:pPr>
        <w:pStyle w:val="EndNoteBibliography"/>
        <w:ind w:left="720" w:hanging="720"/>
        <w:rPr>
          <w:noProof/>
        </w:rPr>
      </w:pPr>
      <w:bookmarkStart w:id="486" w:name="_ENREF_27"/>
      <w:r w:rsidRPr="00DF1FE6">
        <w:rPr>
          <w:noProof/>
        </w:rPr>
        <w:t>27.</w:t>
      </w:r>
      <w:r w:rsidRPr="00DF1FE6">
        <w:rPr>
          <w:noProof/>
        </w:rPr>
        <w:tab/>
        <w:t xml:space="preserve">Starkov VG, Osipov AV, &amp; Utkin YN (2007) Toxicity of venoms from vipers of Pelias group to crickets Gryllus assimilis and its relation to snake entomophagy. </w:t>
      </w:r>
      <w:r w:rsidRPr="00DF1FE6">
        <w:rPr>
          <w:i/>
          <w:noProof/>
        </w:rPr>
        <w:t>Toxicon</w:t>
      </w:r>
      <w:r w:rsidRPr="00DF1FE6">
        <w:rPr>
          <w:noProof/>
        </w:rPr>
        <w:t xml:space="preserve"> 49(7):995-1001.</w:t>
      </w:r>
      <w:bookmarkEnd w:id="486"/>
    </w:p>
    <w:p w14:paraId="1968B0F1" w14:textId="77777777" w:rsidR="00DF1FE6" w:rsidRPr="00DF1FE6" w:rsidRDefault="00DF1FE6" w:rsidP="00DF1FE6">
      <w:pPr>
        <w:pStyle w:val="EndNoteBibliography"/>
        <w:ind w:left="720" w:hanging="720"/>
        <w:rPr>
          <w:noProof/>
        </w:rPr>
      </w:pPr>
      <w:bookmarkStart w:id="487" w:name="_ENREF_28"/>
      <w:r w:rsidRPr="00DF1FE6">
        <w:rPr>
          <w:noProof/>
        </w:rPr>
        <w:t>28.</w:t>
      </w:r>
      <w:r w:rsidRPr="00DF1FE6">
        <w:rPr>
          <w:noProof/>
        </w:rPr>
        <w:tab/>
        <w:t xml:space="preserve">Williams V, White J, Schwaner T, &amp; Sparrow A (1988) Variation in venom proteins from isolated populations of tiger snakes (Notechis ater niger, N. scutatus) in South Australia. </w:t>
      </w:r>
      <w:r w:rsidRPr="00DF1FE6">
        <w:rPr>
          <w:i/>
          <w:noProof/>
        </w:rPr>
        <w:t>Toxicon</w:t>
      </w:r>
      <w:r w:rsidRPr="00DF1FE6">
        <w:rPr>
          <w:noProof/>
        </w:rPr>
        <w:t xml:space="preserve"> 26(11):1067-1075.</w:t>
      </w:r>
      <w:bookmarkEnd w:id="487"/>
    </w:p>
    <w:p w14:paraId="48A6703F" w14:textId="77777777" w:rsidR="00DF1FE6" w:rsidRPr="00DF1FE6" w:rsidRDefault="00DF1FE6" w:rsidP="00DF1FE6">
      <w:pPr>
        <w:pStyle w:val="EndNoteBibliography"/>
        <w:ind w:left="720" w:hanging="720"/>
        <w:rPr>
          <w:noProof/>
        </w:rPr>
      </w:pPr>
      <w:bookmarkStart w:id="488" w:name="_ENREF_29"/>
      <w:r w:rsidRPr="00DF1FE6">
        <w:rPr>
          <w:noProof/>
        </w:rPr>
        <w:t>29.</w:t>
      </w:r>
      <w:r w:rsidRPr="00DF1FE6">
        <w:rPr>
          <w:noProof/>
        </w:rPr>
        <w:tab/>
        <w:t xml:space="preserve">Voss RS (2013) Opossums (Mammalia: Didelphidae) in the diets of Neotropical pitvipers (Serpentes: Crotalinae): Evidence for alternative coevolutionary outcomes? </w:t>
      </w:r>
      <w:r w:rsidRPr="00DF1FE6">
        <w:rPr>
          <w:i/>
          <w:noProof/>
        </w:rPr>
        <w:t>Toxicon</w:t>
      </w:r>
      <w:r w:rsidRPr="00DF1FE6">
        <w:rPr>
          <w:noProof/>
        </w:rPr>
        <w:t xml:space="preserve"> 66:1-6.</w:t>
      </w:r>
      <w:bookmarkEnd w:id="488"/>
    </w:p>
    <w:p w14:paraId="3E02D314" w14:textId="77777777" w:rsidR="00DF1FE6" w:rsidRPr="00DF1FE6" w:rsidRDefault="00DF1FE6" w:rsidP="00DF1FE6">
      <w:pPr>
        <w:pStyle w:val="EndNoteBibliography"/>
        <w:ind w:left="720" w:hanging="720"/>
        <w:rPr>
          <w:noProof/>
        </w:rPr>
      </w:pPr>
      <w:bookmarkStart w:id="489" w:name="_ENREF_30"/>
      <w:r w:rsidRPr="00DF1FE6">
        <w:rPr>
          <w:noProof/>
        </w:rPr>
        <w:t>30.</w:t>
      </w:r>
      <w:r w:rsidRPr="00DF1FE6">
        <w:rPr>
          <w:noProof/>
        </w:rPr>
        <w:tab/>
        <w:t xml:space="preserve">Heatwole H &amp; Poran NS (1995) Resistances of sympatric and allopatric eels to sea snake venoms. </w:t>
      </w:r>
      <w:r w:rsidRPr="00DF1FE6">
        <w:rPr>
          <w:i/>
          <w:noProof/>
        </w:rPr>
        <w:t>Copeia</w:t>
      </w:r>
      <w:r w:rsidRPr="00DF1FE6">
        <w:rPr>
          <w:noProof/>
        </w:rPr>
        <w:t>:136-147.</w:t>
      </w:r>
      <w:bookmarkEnd w:id="489"/>
    </w:p>
    <w:p w14:paraId="32B6FFAD" w14:textId="77777777" w:rsidR="00DF1FE6" w:rsidRPr="00DF1FE6" w:rsidRDefault="00DF1FE6" w:rsidP="00DF1FE6">
      <w:pPr>
        <w:pStyle w:val="EndNoteBibliography"/>
        <w:ind w:left="720" w:hanging="720"/>
        <w:rPr>
          <w:noProof/>
        </w:rPr>
      </w:pPr>
      <w:bookmarkStart w:id="490" w:name="_ENREF_31"/>
      <w:r w:rsidRPr="00DF1FE6">
        <w:rPr>
          <w:noProof/>
        </w:rPr>
        <w:t>31.</w:t>
      </w:r>
      <w:r w:rsidRPr="00DF1FE6">
        <w:rPr>
          <w:noProof/>
        </w:rPr>
        <w:tab/>
        <w:t xml:space="preserve">Biardi JE &amp; Coss RG (2011) Rock squirrel (Spermophilus variegatus) blood sera affects proteolytic and hemolytic activities of rattlesnake venoms. </w:t>
      </w:r>
      <w:r w:rsidRPr="00DF1FE6">
        <w:rPr>
          <w:i/>
          <w:noProof/>
        </w:rPr>
        <w:t>Toxicon</w:t>
      </w:r>
      <w:r w:rsidRPr="00DF1FE6">
        <w:rPr>
          <w:noProof/>
        </w:rPr>
        <w:t xml:space="preserve"> 57(2):323-331.</w:t>
      </w:r>
      <w:bookmarkEnd w:id="490"/>
    </w:p>
    <w:p w14:paraId="50A7940D" w14:textId="77777777" w:rsidR="00DF1FE6" w:rsidRPr="00DF1FE6" w:rsidRDefault="00DF1FE6" w:rsidP="00DF1FE6">
      <w:pPr>
        <w:pStyle w:val="EndNoteBibliography"/>
        <w:ind w:left="720" w:hanging="720"/>
        <w:rPr>
          <w:noProof/>
        </w:rPr>
      </w:pPr>
      <w:bookmarkStart w:id="491" w:name="_ENREF_32"/>
      <w:r w:rsidRPr="00DF1FE6">
        <w:rPr>
          <w:noProof/>
        </w:rPr>
        <w:t>32.</w:t>
      </w:r>
      <w:r w:rsidRPr="00DF1FE6">
        <w:rPr>
          <w:noProof/>
        </w:rPr>
        <w:tab/>
        <w:t xml:space="preserve">Poran NS, Coss RG, &amp; Benjamini E (1987) Resistance of California ground squirrels (Spermophilus beecheyi) to the venom of the northern Pacific rattlesnake (Crotalus viridis oreganus): a study of adaptive variation. </w:t>
      </w:r>
      <w:r w:rsidRPr="00DF1FE6">
        <w:rPr>
          <w:i/>
          <w:noProof/>
        </w:rPr>
        <w:t>Toxicon</w:t>
      </w:r>
      <w:r w:rsidRPr="00DF1FE6">
        <w:rPr>
          <w:noProof/>
        </w:rPr>
        <w:t xml:space="preserve"> 25(7):767-777.</w:t>
      </w:r>
      <w:bookmarkEnd w:id="491"/>
    </w:p>
    <w:p w14:paraId="1AC408ED" w14:textId="77777777" w:rsidR="00DF1FE6" w:rsidRPr="00DF1FE6" w:rsidRDefault="00DF1FE6" w:rsidP="00DF1FE6">
      <w:pPr>
        <w:pStyle w:val="EndNoteBibliography"/>
        <w:ind w:left="720" w:hanging="720"/>
        <w:rPr>
          <w:noProof/>
        </w:rPr>
      </w:pPr>
      <w:bookmarkStart w:id="492" w:name="_ENREF_33"/>
      <w:r w:rsidRPr="00DF1FE6">
        <w:rPr>
          <w:noProof/>
        </w:rPr>
        <w:t>33.</w:t>
      </w:r>
      <w:r w:rsidRPr="00DF1FE6">
        <w:rPr>
          <w:noProof/>
        </w:rPr>
        <w:tab/>
        <w:t xml:space="preserve">McCue MD &amp; Mason R (2006) Cost of producing venom in three North American pitviper species. </w:t>
      </w:r>
      <w:r w:rsidRPr="00DF1FE6">
        <w:rPr>
          <w:i/>
          <w:noProof/>
        </w:rPr>
        <w:t>Copeia</w:t>
      </w:r>
      <w:r w:rsidRPr="00DF1FE6">
        <w:rPr>
          <w:noProof/>
        </w:rPr>
        <w:t xml:space="preserve"> 2006(4):818-825.</w:t>
      </w:r>
      <w:bookmarkEnd w:id="492"/>
    </w:p>
    <w:p w14:paraId="77003C9A" w14:textId="77777777" w:rsidR="00DF1FE6" w:rsidRPr="00DF1FE6" w:rsidRDefault="00DF1FE6" w:rsidP="00DF1FE6">
      <w:pPr>
        <w:pStyle w:val="EndNoteBibliography"/>
        <w:ind w:left="720" w:hanging="720"/>
        <w:rPr>
          <w:noProof/>
        </w:rPr>
      </w:pPr>
      <w:bookmarkStart w:id="493" w:name="_ENREF_34"/>
      <w:r w:rsidRPr="00DF1FE6">
        <w:rPr>
          <w:noProof/>
        </w:rPr>
        <w:lastRenderedPageBreak/>
        <w:t>34.</w:t>
      </w:r>
      <w:r w:rsidRPr="00DF1FE6">
        <w:rPr>
          <w:noProof/>
        </w:rPr>
        <w:tab/>
        <w:t xml:space="preserve">Pintor AF, Krockenberger AK, &amp; Seymour JE (2010) Costs of venom production in the common death adder (Acanthophis antarcticus). </w:t>
      </w:r>
      <w:r w:rsidRPr="00DF1FE6">
        <w:rPr>
          <w:i/>
          <w:noProof/>
        </w:rPr>
        <w:t>Toxicon</w:t>
      </w:r>
      <w:r w:rsidRPr="00DF1FE6">
        <w:rPr>
          <w:noProof/>
        </w:rPr>
        <w:t xml:space="preserve"> 56(6):1035-1042.</w:t>
      </w:r>
      <w:bookmarkEnd w:id="493"/>
    </w:p>
    <w:p w14:paraId="2E0702A8" w14:textId="77777777" w:rsidR="00DF1FE6" w:rsidRPr="00DF1FE6" w:rsidRDefault="00DF1FE6" w:rsidP="00DF1FE6">
      <w:pPr>
        <w:pStyle w:val="EndNoteBibliography"/>
        <w:ind w:left="720" w:hanging="720"/>
        <w:rPr>
          <w:noProof/>
        </w:rPr>
      </w:pPr>
      <w:bookmarkStart w:id="494" w:name="_ENREF_35"/>
      <w:r w:rsidRPr="00DF1FE6">
        <w:rPr>
          <w:noProof/>
        </w:rPr>
        <w:t>35.</w:t>
      </w:r>
      <w:r w:rsidRPr="00DF1FE6">
        <w:rPr>
          <w:noProof/>
        </w:rPr>
        <w:tab/>
        <w:t xml:space="preserve">Hayes WK (1995) Venom metering by juvenile prairie rattlesnakes, Crotalus v. viridis: effects of prey size and experience. </w:t>
      </w:r>
      <w:r w:rsidRPr="00DF1FE6">
        <w:rPr>
          <w:i/>
          <w:noProof/>
        </w:rPr>
        <w:t>Animal Behaviour</w:t>
      </w:r>
      <w:r w:rsidRPr="00DF1FE6">
        <w:rPr>
          <w:noProof/>
        </w:rPr>
        <w:t xml:space="preserve"> 50(1):33-40.</w:t>
      </w:r>
      <w:bookmarkEnd w:id="494"/>
    </w:p>
    <w:p w14:paraId="685359E9" w14:textId="77777777" w:rsidR="00DF1FE6" w:rsidRPr="00DF1FE6" w:rsidRDefault="00DF1FE6" w:rsidP="00DF1FE6">
      <w:pPr>
        <w:pStyle w:val="EndNoteBibliography"/>
        <w:ind w:left="720" w:hanging="720"/>
        <w:rPr>
          <w:noProof/>
        </w:rPr>
      </w:pPr>
      <w:bookmarkStart w:id="495" w:name="_ENREF_36"/>
      <w:r w:rsidRPr="00DF1FE6">
        <w:rPr>
          <w:noProof/>
        </w:rPr>
        <w:t>36.</w:t>
      </w:r>
      <w:r w:rsidRPr="00DF1FE6">
        <w:rPr>
          <w:noProof/>
        </w:rPr>
        <w:tab/>
        <w:t xml:space="preserve">Hayes WK, Herbert SS, Rehling GC, &amp; Gennaro JF (2002) Factors that influence venom expenditure in viperids and other snake species during predatory and defensive contexts. </w:t>
      </w:r>
      <w:r w:rsidRPr="00DF1FE6">
        <w:rPr>
          <w:i/>
          <w:noProof/>
        </w:rPr>
        <w:t>Biology of the Vipers</w:t>
      </w:r>
      <w:r w:rsidRPr="00DF1FE6">
        <w:rPr>
          <w:noProof/>
        </w:rPr>
        <w:t>:207-233.</w:t>
      </w:r>
      <w:bookmarkEnd w:id="495"/>
    </w:p>
    <w:p w14:paraId="0E7A5C5E" w14:textId="77777777" w:rsidR="00DF1FE6" w:rsidRPr="00DF1FE6" w:rsidRDefault="00DF1FE6" w:rsidP="00DF1FE6">
      <w:pPr>
        <w:pStyle w:val="EndNoteBibliography"/>
        <w:ind w:left="720" w:hanging="720"/>
        <w:rPr>
          <w:noProof/>
        </w:rPr>
      </w:pPr>
      <w:bookmarkStart w:id="496" w:name="_ENREF_37"/>
      <w:r w:rsidRPr="00DF1FE6">
        <w:rPr>
          <w:noProof/>
        </w:rPr>
        <w:t>37.</w:t>
      </w:r>
      <w:r w:rsidRPr="00DF1FE6">
        <w:rPr>
          <w:noProof/>
        </w:rPr>
        <w:tab/>
        <w:t xml:space="preserve">Chippaux J-P, Williams V, &amp; White J (1991) Snake venom variability: methods of study, results and interpretation. </w:t>
      </w:r>
      <w:r w:rsidRPr="00DF1FE6">
        <w:rPr>
          <w:i/>
          <w:noProof/>
        </w:rPr>
        <w:t>Toxicon</w:t>
      </w:r>
      <w:r w:rsidRPr="00DF1FE6">
        <w:rPr>
          <w:noProof/>
        </w:rPr>
        <w:t xml:space="preserve"> 29(11):1279-1303.</w:t>
      </w:r>
      <w:bookmarkEnd w:id="496"/>
    </w:p>
    <w:p w14:paraId="45DC4AFC" w14:textId="77777777" w:rsidR="00DF1FE6" w:rsidRPr="00DF1FE6" w:rsidRDefault="00DF1FE6" w:rsidP="00DF1FE6">
      <w:pPr>
        <w:pStyle w:val="EndNoteBibliography"/>
        <w:ind w:left="720" w:hanging="720"/>
        <w:rPr>
          <w:noProof/>
        </w:rPr>
      </w:pPr>
      <w:bookmarkStart w:id="497" w:name="_ENREF_38"/>
      <w:r w:rsidRPr="00DF1FE6">
        <w:rPr>
          <w:noProof/>
        </w:rPr>
        <w:t>38.</w:t>
      </w:r>
      <w:r w:rsidRPr="00DF1FE6">
        <w:rPr>
          <w:noProof/>
        </w:rPr>
        <w:tab/>
        <w:t xml:space="preserve">Nestorov I (2003) Whole body pharmacokinetic models. </w:t>
      </w:r>
      <w:r w:rsidRPr="00DF1FE6">
        <w:rPr>
          <w:i/>
          <w:noProof/>
        </w:rPr>
        <w:t>Clinical pharmacokinetics</w:t>
      </w:r>
      <w:r w:rsidRPr="00DF1FE6">
        <w:rPr>
          <w:noProof/>
        </w:rPr>
        <w:t xml:space="preserve"> 42(10):883-908.</w:t>
      </w:r>
      <w:bookmarkEnd w:id="497"/>
    </w:p>
    <w:p w14:paraId="33F53D7D" w14:textId="77777777" w:rsidR="00DF1FE6" w:rsidRPr="00DF1FE6" w:rsidRDefault="00DF1FE6" w:rsidP="00DF1FE6">
      <w:pPr>
        <w:pStyle w:val="EndNoteBibliography"/>
        <w:ind w:left="720" w:hanging="720"/>
        <w:rPr>
          <w:noProof/>
        </w:rPr>
      </w:pPr>
      <w:bookmarkStart w:id="498" w:name="_ENREF_39"/>
      <w:r w:rsidRPr="00DF1FE6">
        <w:rPr>
          <w:noProof/>
        </w:rPr>
        <w:t>39.</w:t>
      </w:r>
      <w:r w:rsidRPr="00DF1FE6">
        <w:rPr>
          <w:noProof/>
        </w:rPr>
        <w:tab/>
        <w:t xml:space="preserve">Isaac NJ &amp; Carbone C (2010) Why are metabolic scaling exponents so controversial? Quantifying variance and testing hypotheses. </w:t>
      </w:r>
      <w:r w:rsidRPr="00DF1FE6">
        <w:rPr>
          <w:i/>
          <w:noProof/>
        </w:rPr>
        <w:t>Ecology Letters</w:t>
      </w:r>
      <w:r w:rsidRPr="00DF1FE6">
        <w:rPr>
          <w:noProof/>
        </w:rPr>
        <w:t xml:space="preserve"> 13(6):728-735.</w:t>
      </w:r>
      <w:bookmarkEnd w:id="498"/>
    </w:p>
    <w:p w14:paraId="36CA6875" w14:textId="77777777" w:rsidR="00DF1FE6" w:rsidRPr="00DF1FE6" w:rsidRDefault="00DF1FE6" w:rsidP="00DF1FE6">
      <w:pPr>
        <w:pStyle w:val="EndNoteBibliography"/>
        <w:ind w:left="720" w:hanging="720"/>
        <w:rPr>
          <w:noProof/>
        </w:rPr>
      </w:pPr>
      <w:bookmarkStart w:id="499" w:name="_ENREF_40"/>
      <w:r w:rsidRPr="00DF1FE6">
        <w:rPr>
          <w:noProof/>
        </w:rPr>
        <w:t>40.</w:t>
      </w:r>
      <w:r w:rsidRPr="00DF1FE6">
        <w:rPr>
          <w:noProof/>
        </w:rPr>
        <w:tab/>
        <w:t xml:space="preserve">Kodric-Brown A, Sibly RM, &amp; Brown JH (2006) The allometry of ornaments and weapons. </w:t>
      </w:r>
      <w:r w:rsidRPr="00DF1FE6">
        <w:rPr>
          <w:i/>
          <w:noProof/>
        </w:rPr>
        <w:t>Proceedings of the National Academy of Sciences</w:t>
      </w:r>
      <w:r w:rsidRPr="00DF1FE6">
        <w:rPr>
          <w:noProof/>
        </w:rPr>
        <w:t xml:space="preserve"> 103(23):8733-8738.</w:t>
      </w:r>
      <w:bookmarkEnd w:id="499"/>
    </w:p>
    <w:p w14:paraId="7F52C975" w14:textId="77777777" w:rsidR="00DF1FE6" w:rsidRPr="00DF1FE6" w:rsidRDefault="00DF1FE6" w:rsidP="00DF1FE6">
      <w:pPr>
        <w:pStyle w:val="EndNoteBibliography"/>
        <w:ind w:left="720" w:hanging="720"/>
        <w:rPr>
          <w:noProof/>
        </w:rPr>
      </w:pPr>
      <w:bookmarkStart w:id="500" w:name="_ENREF_41"/>
      <w:r w:rsidRPr="00DF1FE6">
        <w:rPr>
          <w:noProof/>
        </w:rPr>
        <w:t>41.</w:t>
      </w:r>
      <w:r w:rsidRPr="00DF1FE6">
        <w:rPr>
          <w:noProof/>
        </w:rPr>
        <w:tab/>
        <w:t xml:space="preserve">Bergmann PJ &amp; Berk CP (2012) The evolution of positive allometry of weaponry in horned lizards (Phrynosoma). </w:t>
      </w:r>
      <w:r w:rsidRPr="00DF1FE6">
        <w:rPr>
          <w:i/>
          <w:noProof/>
        </w:rPr>
        <w:t>Evolutionary Biology</w:t>
      </w:r>
      <w:r w:rsidRPr="00DF1FE6">
        <w:rPr>
          <w:noProof/>
        </w:rPr>
        <w:t xml:space="preserve"> 39(3):311-323.</w:t>
      </w:r>
      <w:bookmarkEnd w:id="500"/>
    </w:p>
    <w:p w14:paraId="08C06281" w14:textId="77777777" w:rsidR="00DF1FE6" w:rsidRPr="00DF1FE6" w:rsidRDefault="00DF1FE6" w:rsidP="00DF1FE6">
      <w:pPr>
        <w:pStyle w:val="EndNoteBibliography"/>
        <w:ind w:left="720" w:hanging="720"/>
        <w:rPr>
          <w:noProof/>
        </w:rPr>
      </w:pPr>
      <w:bookmarkStart w:id="501" w:name="_ENREF_42"/>
      <w:r w:rsidRPr="00DF1FE6">
        <w:rPr>
          <w:noProof/>
        </w:rPr>
        <w:t>42.</w:t>
      </w:r>
      <w:r w:rsidRPr="00DF1FE6">
        <w:rPr>
          <w:noProof/>
        </w:rPr>
        <w:tab/>
        <w:t>Arbuckle K (2015) Evolutionary Context of Venom in Animals.</w:t>
      </w:r>
      <w:bookmarkEnd w:id="501"/>
    </w:p>
    <w:p w14:paraId="7BFFCF9B" w14:textId="77777777" w:rsidR="00DF1FE6" w:rsidRPr="00DF1FE6" w:rsidRDefault="00DF1FE6" w:rsidP="00DF1FE6">
      <w:pPr>
        <w:pStyle w:val="EndNoteBibliography"/>
        <w:ind w:left="720" w:hanging="720"/>
        <w:rPr>
          <w:noProof/>
        </w:rPr>
      </w:pPr>
      <w:bookmarkStart w:id="502" w:name="_ENREF_43"/>
      <w:r w:rsidRPr="00DF1FE6">
        <w:rPr>
          <w:noProof/>
        </w:rPr>
        <w:t>43.</w:t>
      </w:r>
      <w:r w:rsidRPr="00DF1FE6">
        <w:rPr>
          <w:noProof/>
        </w:rPr>
        <w:tab/>
        <w:t xml:space="preserve">Heithaus MR, Wirsing AJ, Burkholder D, Thomson J, &amp; Dill LM (2009) Towards a predictive framework for predator risk effects: the interaction of landscape features and prey escape tactics. </w:t>
      </w:r>
      <w:r w:rsidRPr="00DF1FE6">
        <w:rPr>
          <w:i/>
          <w:noProof/>
        </w:rPr>
        <w:t>Journal of Animal Ecology</w:t>
      </w:r>
      <w:r w:rsidRPr="00DF1FE6">
        <w:rPr>
          <w:noProof/>
        </w:rPr>
        <w:t xml:space="preserve"> 78(3):556-562.</w:t>
      </w:r>
      <w:bookmarkEnd w:id="502"/>
    </w:p>
    <w:p w14:paraId="5CA211A8" w14:textId="77777777" w:rsidR="00DF1FE6" w:rsidRPr="00DF1FE6" w:rsidRDefault="00DF1FE6" w:rsidP="00DF1FE6">
      <w:pPr>
        <w:pStyle w:val="EndNoteBibliography"/>
        <w:ind w:left="720" w:hanging="720"/>
        <w:rPr>
          <w:noProof/>
        </w:rPr>
      </w:pPr>
      <w:bookmarkStart w:id="503" w:name="_ENREF_44"/>
      <w:r w:rsidRPr="00DF1FE6">
        <w:rPr>
          <w:noProof/>
        </w:rPr>
        <w:t>44.</w:t>
      </w:r>
      <w:r w:rsidRPr="00DF1FE6">
        <w:rPr>
          <w:noProof/>
        </w:rPr>
        <w:tab/>
        <w:t xml:space="preserve">Møller A (2010) Up, up, and away: relative importance of horizontal and vertical escape from predators for survival and senescence. </w:t>
      </w:r>
      <w:r w:rsidRPr="00DF1FE6">
        <w:rPr>
          <w:i/>
          <w:noProof/>
        </w:rPr>
        <w:t>Journal of evolutionary biology</w:t>
      </w:r>
      <w:r w:rsidRPr="00DF1FE6">
        <w:rPr>
          <w:noProof/>
        </w:rPr>
        <w:t xml:space="preserve"> 23(8):1689-1698.</w:t>
      </w:r>
      <w:bookmarkEnd w:id="503"/>
    </w:p>
    <w:p w14:paraId="7E812B09" w14:textId="77777777" w:rsidR="00DF1FE6" w:rsidRPr="00DF1FE6" w:rsidRDefault="00DF1FE6" w:rsidP="00DF1FE6">
      <w:pPr>
        <w:pStyle w:val="EndNoteBibliography"/>
        <w:ind w:left="720" w:hanging="720"/>
        <w:rPr>
          <w:noProof/>
        </w:rPr>
      </w:pPr>
      <w:bookmarkStart w:id="504" w:name="_ENREF_45"/>
      <w:r w:rsidRPr="00DF1FE6">
        <w:rPr>
          <w:noProof/>
        </w:rPr>
        <w:t>45.</w:t>
      </w:r>
      <w:r w:rsidRPr="00DF1FE6">
        <w:rPr>
          <w:noProof/>
        </w:rPr>
        <w:tab/>
        <w:t xml:space="preserve">Hossie T, Hassall C, Knee W, &amp; Sherratt T (2013) Species with a chemical defence, but not chemical offence, live longer. </w:t>
      </w:r>
      <w:r w:rsidRPr="00DF1FE6">
        <w:rPr>
          <w:i/>
          <w:noProof/>
        </w:rPr>
        <w:t>Journal of evolutionary biology</w:t>
      </w:r>
      <w:r w:rsidRPr="00DF1FE6">
        <w:rPr>
          <w:noProof/>
        </w:rPr>
        <w:t xml:space="preserve"> 26(7):1598-1602.</w:t>
      </w:r>
      <w:bookmarkEnd w:id="504"/>
    </w:p>
    <w:p w14:paraId="56B4E01E" w14:textId="77777777" w:rsidR="00DF1FE6" w:rsidRPr="00DF1FE6" w:rsidRDefault="00DF1FE6" w:rsidP="00DF1FE6">
      <w:pPr>
        <w:pStyle w:val="EndNoteBibliography"/>
        <w:ind w:left="720" w:hanging="720"/>
        <w:rPr>
          <w:noProof/>
        </w:rPr>
      </w:pPr>
      <w:bookmarkStart w:id="505" w:name="_ENREF_46"/>
      <w:r w:rsidRPr="00DF1FE6">
        <w:rPr>
          <w:noProof/>
        </w:rPr>
        <w:t>46.</w:t>
      </w:r>
      <w:r w:rsidRPr="00DF1FE6">
        <w:rPr>
          <w:noProof/>
        </w:rPr>
        <w:tab/>
        <w:t xml:space="preserve">Brown JH, Gillooly JF, Allen AP, Savage VM, &amp; West GB (2004) Toward a metabolic theory of ecology. </w:t>
      </w:r>
      <w:r w:rsidRPr="00DF1FE6">
        <w:rPr>
          <w:i/>
          <w:noProof/>
        </w:rPr>
        <w:t>Ecology</w:t>
      </w:r>
      <w:r w:rsidRPr="00DF1FE6">
        <w:rPr>
          <w:noProof/>
        </w:rPr>
        <w:t xml:space="preserve"> 85(7):1771-1789.</w:t>
      </w:r>
      <w:bookmarkEnd w:id="505"/>
    </w:p>
    <w:p w14:paraId="41BEB866" w14:textId="77777777" w:rsidR="00DF1FE6" w:rsidRPr="00DF1FE6" w:rsidRDefault="00DF1FE6" w:rsidP="00DF1FE6">
      <w:pPr>
        <w:pStyle w:val="EndNoteBibliography"/>
        <w:ind w:left="720" w:hanging="720"/>
        <w:rPr>
          <w:noProof/>
        </w:rPr>
      </w:pPr>
      <w:bookmarkStart w:id="506" w:name="_ENREF_47"/>
      <w:r w:rsidRPr="00DF1FE6">
        <w:rPr>
          <w:noProof/>
        </w:rPr>
        <w:t>47.</w:t>
      </w:r>
      <w:r w:rsidRPr="00DF1FE6">
        <w:rPr>
          <w:noProof/>
        </w:rPr>
        <w:tab/>
        <w:t xml:space="preserve">Shine R &amp; Schwaner T (1985) Prey constriction by venomous snakes: a review, and new data on Australian species. </w:t>
      </w:r>
      <w:r w:rsidRPr="00DF1FE6">
        <w:rPr>
          <w:i/>
          <w:noProof/>
        </w:rPr>
        <w:t>Copeia</w:t>
      </w:r>
      <w:r w:rsidRPr="00DF1FE6">
        <w:rPr>
          <w:noProof/>
        </w:rPr>
        <w:t xml:space="preserve"> 1985(4):1067-1071.</w:t>
      </w:r>
      <w:bookmarkEnd w:id="506"/>
    </w:p>
    <w:p w14:paraId="5623D3B3" w14:textId="77777777" w:rsidR="00DF1FE6" w:rsidRPr="00DF1FE6" w:rsidRDefault="00DF1FE6" w:rsidP="00DF1FE6">
      <w:pPr>
        <w:pStyle w:val="EndNoteBibliography"/>
        <w:ind w:left="720" w:hanging="720"/>
        <w:rPr>
          <w:noProof/>
        </w:rPr>
      </w:pPr>
      <w:bookmarkStart w:id="507" w:name="_ENREF_48"/>
      <w:r w:rsidRPr="00DF1FE6">
        <w:rPr>
          <w:noProof/>
        </w:rPr>
        <w:t>48.</w:t>
      </w:r>
      <w:r w:rsidRPr="00DF1FE6">
        <w:rPr>
          <w:noProof/>
        </w:rPr>
        <w:tab/>
        <w:t xml:space="preserve">Branch WR (1998) </w:t>
      </w:r>
      <w:r w:rsidRPr="00DF1FE6">
        <w:rPr>
          <w:i/>
          <w:noProof/>
        </w:rPr>
        <w:t>Field guide to snakes and other reptiles of southern Africa</w:t>
      </w:r>
      <w:r w:rsidRPr="00DF1FE6">
        <w:rPr>
          <w:noProof/>
        </w:rPr>
        <w:t xml:space="preserve"> (Struik).</w:t>
      </w:r>
      <w:bookmarkEnd w:id="507"/>
    </w:p>
    <w:p w14:paraId="13CED8FB" w14:textId="77777777" w:rsidR="00DF1FE6" w:rsidRPr="00DF1FE6" w:rsidRDefault="00DF1FE6" w:rsidP="00DF1FE6">
      <w:pPr>
        <w:pStyle w:val="EndNoteBibliography"/>
        <w:ind w:left="720" w:hanging="720"/>
        <w:rPr>
          <w:noProof/>
        </w:rPr>
      </w:pPr>
      <w:bookmarkStart w:id="508" w:name="_ENREF_49"/>
      <w:r w:rsidRPr="00DF1FE6">
        <w:rPr>
          <w:noProof/>
        </w:rPr>
        <w:t>49.</w:t>
      </w:r>
      <w:r w:rsidRPr="00DF1FE6">
        <w:rPr>
          <w:noProof/>
        </w:rPr>
        <w:tab/>
        <w:t>Currier RB</w:t>
      </w:r>
      <w:r w:rsidRPr="00DF1FE6">
        <w:rPr>
          <w:i/>
          <w:noProof/>
        </w:rPr>
        <w:t>, et al.</w:t>
      </w:r>
      <w:r w:rsidRPr="00DF1FE6">
        <w:rPr>
          <w:noProof/>
        </w:rPr>
        <w:t xml:space="preserve"> (2012) Unusual stability of messenger RNA in snake venom reveals gene expression dynamics of venom replenishment. </w:t>
      </w:r>
      <w:r w:rsidRPr="00DF1FE6">
        <w:rPr>
          <w:i/>
          <w:noProof/>
        </w:rPr>
        <w:t>PloS one</w:t>
      </w:r>
      <w:r w:rsidRPr="00DF1FE6">
        <w:rPr>
          <w:noProof/>
        </w:rPr>
        <w:t xml:space="preserve"> 7(8):e41888.</w:t>
      </w:r>
      <w:bookmarkEnd w:id="508"/>
    </w:p>
    <w:p w14:paraId="41428180" w14:textId="77777777" w:rsidR="00DF1FE6" w:rsidRPr="00DF1FE6" w:rsidRDefault="00DF1FE6" w:rsidP="00DF1FE6">
      <w:pPr>
        <w:pStyle w:val="EndNoteBibliography"/>
        <w:ind w:left="720" w:hanging="720"/>
        <w:rPr>
          <w:noProof/>
        </w:rPr>
      </w:pPr>
      <w:bookmarkStart w:id="509" w:name="_ENREF_50"/>
      <w:r w:rsidRPr="00DF1FE6">
        <w:rPr>
          <w:noProof/>
        </w:rPr>
        <w:t>50.</w:t>
      </w:r>
      <w:r w:rsidRPr="00DF1FE6">
        <w:rPr>
          <w:noProof/>
        </w:rPr>
        <w:tab/>
        <w:t xml:space="preserve">Rotenberg D, Bamberger E, &amp; Kochva E (1971) Studies on ribonucleic acid synthesis in the venom glands of Vipera palaestinae (Ophidia, Reptilia). </w:t>
      </w:r>
      <w:r w:rsidRPr="00DF1FE6">
        <w:rPr>
          <w:i/>
          <w:noProof/>
        </w:rPr>
        <w:t>Biochemical Journal</w:t>
      </w:r>
      <w:r w:rsidRPr="00DF1FE6">
        <w:rPr>
          <w:noProof/>
        </w:rPr>
        <w:t xml:space="preserve"> 121(4):609-612.</w:t>
      </w:r>
      <w:bookmarkEnd w:id="509"/>
    </w:p>
    <w:p w14:paraId="4C7DCAFC" w14:textId="77777777" w:rsidR="00DF1FE6" w:rsidRPr="00DF1FE6" w:rsidRDefault="00DF1FE6" w:rsidP="00DF1FE6">
      <w:pPr>
        <w:pStyle w:val="EndNoteBibliography"/>
        <w:ind w:left="720" w:hanging="720"/>
        <w:rPr>
          <w:noProof/>
        </w:rPr>
      </w:pPr>
      <w:bookmarkStart w:id="510" w:name="_ENREF_51"/>
      <w:r w:rsidRPr="00DF1FE6">
        <w:rPr>
          <w:noProof/>
        </w:rPr>
        <w:t>51.</w:t>
      </w:r>
      <w:r w:rsidRPr="00DF1FE6">
        <w:rPr>
          <w:noProof/>
        </w:rPr>
        <w:tab/>
        <w:t xml:space="preserve">Hayes W (2008) The snake venom-metering controversy: levels of analysis, assumptions, and evidence. </w:t>
      </w:r>
      <w:r w:rsidRPr="00DF1FE6">
        <w:rPr>
          <w:i/>
          <w:noProof/>
        </w:rPr>
        <w:t>The biology of rattlesnakes</w:t>
      </w:r>
      <w:r w:rsidRPr="00DF1FE6">
        <w:rPr>
          <w:noProof/>
        </w:rPr>
        <w:t>:191-220.</w:t>
      </w:r>
      <w:bookmarkEnd w:id="510"/>
    </w:p>
    <w:p w14:paraId="38CBF56A" w14:textId="77777777" w:rsidR="00DF1FE6" w:rsidRPr="00DF1FE6" w:rsidRDefault="00DF1FE6" w:rsidP="00DF1FE6">
      <w:pPr>
        <w:pStyle w:val="EndNoteBibliography"/>
        <w:ind w:left="720" w:hanging="720"/>
        <w:rPr>
          <w:noProof/>
        </w:rPr>
      </w:pPr>
      <w:bookmarkStart w:id="511" w:name="_ENREF_52"/>
      <w:r w:rsidRPr="00DF1FE6">
        <w:rPr>
          <w:noProof/>
        </w:rPr>
        <w:t>52.</w:t>
      </w:r>
      <w:r w:rsidRPr="00DF1FE6">
        <w:rPr>
          <w:noProof/>
        </w:rPr>
        <w:tab/>
        <w:t xml:space="preserve">Young BA (2008) Perspectives on the regulation of venom expulsion in snakes. </w:t>
      </w:r>
      <w:r w:rsidRPr="00DF1FE6">
        <w:rPr>
          <w:i/>
          <w:noProof/>
        </w:rPr>
        <w:t>The Biology of the Rattlesnakes.</w:t>
      </w:r>
      <w:r w:rsidRPr="00DF1FE6">
        <w:rPr>
          <w:noProof/>
        </w:rPr>
        <w:t>, ed Hayes WK, Beaman, K.R., Caldwell, M.D., Bush, S.P. (Loma Linda University Press, California), pp 79-90.</w:t>
      </w:r>
      <w:bookmarkEnd w:id="511"/>
    </w:p>
    <w:p w14:paraId="7FEB97C5" w14:textId="77777777" w:rsidR="00DF1FE6" w:rsidRPr="00DF1FE6" w:rsidRDefault="00DF1FE6" w:rsidP="00DF1FE6">
      <w:pPr>
        <w:pStyle w:val="EndNoteBibliography"/>
        <w:ind w:left="720" w:hanging="720"/>
        <w:rPr>
          <w:noProof/>
        </w:rPr>
      </w:pPr>
      <w:bookmarkStart w:id="512" w:name="_ENREF_53"/>
      <w:r w:rsidRPr="00DF1FE6">
        <w:rPr>
          <w:noProof/>
        </w:rPr>
        <w:t>53.</w:t>
      </w:r>
      <w:r w:rsidRPr="00DF1FE6">
        <w:rPr>
          <w:noProof/>
        </w:rPr>
        <w:tab/>
        <w:t>Vonk FJ</w:t>
      </w:r>
      <w:r w:rsidRPr="00DF1FE6">
        <w:rPr>
          <w:i/>
          <w:noProof/>
        </w:rPr>
        <w:t>, et al.</w:t>
      </w:r>
      <w:r w:rsidRPr="00DF1FE6">
        <w:rPr>
          <w:noProof/>
        </w:rPr>
        <w:t xml:space="preserve"> (2013) The king cobra genome reveals dynamic gene evolution and adaptation in the snake venom system. </w:t>
      </w:r>
      <w:r w:rsidRPr="00DF1FE6">
        <w:rPr>
          <w:i/>
          <w:noProof/>
        </w:rPr>
        <w:t>Proceedings of the National Academy of Sciences</w:t>
      </w:r>
      <w:r w:rsidRPr="00DF1FE6">
        <w:rPr>
          <w:noProof/>
        </w:rPr>
        <w:t xml:space="preserve"> 110(51):20651-20656.</w:t>
      </w:r>
      <w:bookmarkEnd w:id="512"/>
    </w:p>
    <w:p w14:paraId="797D4A73" w14:textId="77777777" w:rsidR="00DF1FE6" w:rsidRPr="00DF1FE6" w:rsidRDefault="00DF1FE6" w:rsidP="00DF1FE6">
      <w:pPr>
        <w:pStyle w:val="EndNoteBibliography"/>
        <w:ind w:left="720" w:hanging="720"/>
        <w:rPr>
          <w:noProof/>
        </w:rPr>
      </w:pPr>
      <w:bookmarkStart w:id="513" w:name="_ENREF_54"/>
      <w:r w:rsidRPr="00DF1FE6">
        <w:rPr>
          <w:noProof/>
        </w:rPr>
        <w:t>54.</w:t>
      </w:r>
      <w:r w:rsidRPr="00DF1FE6">
        <w:rPr>
          <w:noProof/>
        </w:rPr>
        <w:tab/>
        <w:t xml:space="preserve">Nisani Z, Dunbar SG, &amp; Hayes WK (2007) Cost of venom regeneration in Parabuthus transvaalicus (Arachnida: Buthidae). </w:t>
      </w:r>
      <w:r w:rsidRPr="00DF1FE6">
        <w:rPr>
          <w:i/>
          <w:noProof/>
        </w:rPr>
        <w:t>Comparative Biochemistry and Physiology Part A: Molecular &amp; Integrative Physiology</w:t>
      </w:r>
      <w:r w:rsidRPr="00DF1FE6">
        <w:rPr>
          <w:noProof/>
        </w:rPr>
        <w:t xml:space="preserve"> 147(2):509-513.</w:t>
      </w:r>
      <w:bookmarkEnd w:id="513"/>
    </w:p>
    <w:p w14:paraId="09980774" w14:textId="77777777" w:rsidR="00DF1FE6" w:rsidRPr="00DF1FE6" w:rsidRDefault="00DF1FE6" w:rsidP="00DF1FE6">
      <w:pPr>
        <w:pStyle w:val="EndNoteBibliography"/>
        <w:ind w:left="720" w:hanging="720"/>
        <w:rPr>
          <w:noProof/>
        </w:rPr>
      </w:pPr>
      <w:bookmarkStart w:id="514" w:name="_ENREF_55"/>
      <w:r w:rsidRPr="00DF1FE6">
        <w:rPr>
          <w:noProof/>
        </w:rPr>
        <w:lastRenderedPageBreak/>
        <w:t>55.</w:t>
      </w:r>
      <w:r w:rsidRPr="00DF1FE6">
        <w:rPr>
          <w:noProof/>
        </w:rPr>
        <w:tab/>
        <w:t xml:space="preserve">Hedges SB, Dudley J, &amp; Kumar S (2006) TimeTree: a public knowledge-base of divergence times among organisms. </w:t>
      </w:r>
      <w:r w:rsidRPr="00DF1FE6">
        <w:rPr>
          <w:i/>
          <w:noProof/>
        </w:rPr>
        <w:t>Bioinformatics</w:t>
      </w:r>
      <w:r w:rsidRPr="00DF1FE6">
        <w:rPr>
          <w:noProof/>
        </w:rPr>
        <w:t xml:space="preserve"> 22(23):2971-2972.</w:t>
      </w:r>
      <w:bookmarkEnd w:id="514"/>
    </w:p>
    <w:p w14:paraId="2242218B" w14:textId="77777777" w:rsidR="00DF1FE6" w:rsidRPr="00DF1FE6" w:rsidRDefault="00DF1FE6" w:rsidP="00DF1FE6">
      <w:pPr>
        <w:pStyle w:val="EndNoteBibliography"/>
        <w:ind w:left="720" w:hanging="720"/>
        <w:rPr>
          <w:noProof/>
        </w:rPr>
      </w:pPr>
      <w:bookmarkStart w:id="515" w:name="_ENREF_56"/>
      <w:r w:rsidRPr="00DF1FE6">
        <w:rPr>
          <w:noProof/>
        </w:rPr>
        <w:t>56.</w:t>
      </w:r>
      <w:r w:rsidRPr="00DF1FE6">
        <w:rPr>
          <w:noProof/>
        </w:rPr>
        <w:tab/>
        <w:t xml:space="preserve">Meiri S (2010) Length–weight allometries in lizards. </w:t>
      </w:r>
      <w:r w:rsidRPr="00DF1FE6">
        <w:rPr>
          <w:i/>
          <w:noProof/>
        </w:rPr>
        <w:t>Journal of Zoology</w:t>
      </w:r>
      <w:r w:rsidRPr="00DF1FE6">
        <w:rPr>
          <w:noProof/>
        </w:rPr>
        <w:t xml:space="preserve"> 281(3):218-226.</w:t>
      </w:r>
      <w:bookmarkEnd w:id="515"/>
    </w:p>
    <w:p w14:paraId="47B31621" w14:textId="77777777" w:rsidR="00DF1FE6" w:rsidRPr="00DF1FE6" w:rsidRDefault="00DF1FE6" w:rsidP="00DF1FE6">
      <w:pPr>
        <w:pStyle w:val="EndNoteBibliography"/>
        <w:ind w:left="720" w:hanging="720"/>
        <w:rPr>
          <w:noProof/>
        </w:rPr>
      </w:pPr>
      <w:bookmarkStart w:id="516" w:name="_ENREF_57"/>
      <w:r w:rsidRPr="00DF1FE6">
        <w:rPr>
          <w:noProof/>
        </w:rPr>
        <w:t>57.</w:t>
      </w:r>
      <w:r w:rsidRPr="00DF1FE6">
        <w:rPr>
          <w:noProof/>
        </w:rPr>
        <w:tab/>
        <w:t xml:space="preserve">Feldman A &amp; Meiri S (2013) Length–mass allometry in snakes. </w:t>
      </w:r>
      <w:r w:rsidRPr="00DF1FE6">
        <w:rPr>
          <w:i/>
          <w:noProof/>
        </w:rPr>
        <w:t>Biological Journal of the Linnean Society</w:t>
      </w:r>
      <w:r w:rsidRPr="00DF1FE6">
        <w:rPr>
          <w:noProof/>
        </w:rPr>
        <w:t xml:space="preserve"> 108(1):161-172.</w:t>
      </w:r>
      <w:bookmarkEnd w:id="516"/>
    </w:p>
    <w:p w14:paraId="4D7E0CFC" w14:textId="77777777" w:rsidR="00DF1FE6" w:rsidRPr="00DF1FE6" w:rsidRDefault="00DF1FE6" w:rsidP="00DF1FE6">
      <w:pPr>
        <w:pStyle w:val="EndNoteBibliography"/>
        <w:ind w:left="720" w:hanging="720"/>
        <w:rPr>
          <w:noProof/>
        </w:rPr>
      </w:pPr>
      <w:bookmarkStart w:id="517" w:name="_ENREF_58"/>
      <w:r w:rsidRPr="00DF1FE6">
        <w:rPr>
          <w:noProof/>
        </w:rPr>
        <w:t>58.</w:t>
      </w:r>
      <w:r w:rsidRPr="00DF1FE6">
        <w:rPr>
          <w:noProof/>
        </w:rPr>
        <w:tab/>
        <w:t>Myhrvold NP</w:t>
      </w:r>
      <w:r w:rsidRPr="00DF1FE6">
        <w:rPr>
          <w:i/>
          <w:noProof/>
        </w:rPr>
        <w:t>, et al.</w:t>
      </w:r>
      <w:r w:rsidRPr="00DF1FE6">
        <w:rPr>
          <w:noProof/>
        </w:rPr>
        <w:t xml:space="preserve"> (2015) An amniote life‐history database to perform comparative analyses with birds, mammals, and reptiles. </w:t>
      </w:r>
      <w:r w:rsidRPr="00DF1FE6">
        <w:rPr>
          <w:i/>
          <w:noProof/>
        </w:rPr>
        <w:t>Ecology</w:t>
      </w:r>
      <w:r w:rsidRPr="00DF1FE6">
        <w:rPr>
          <w:noProof/>
        </w:rPr>
        <w:t xml:space="preserve"> 96(11):3109-3109.</w:t>
      </w:r>
      <w:bookmarkEnd w:id="517"/>
    </w:p>
    <w:p w14:paraId="588C6006" w14:textId="77777777" w:rsidR="00DF1FE6" w:rsidRPr="00DF1FE6" w:rsidRDefault="00DF1FE6" w:rsidP="00DF1FE6">
      <w:pPr>
        <w:pStyle w:val="EndNoteBibliography"/>
        <w:ind w:left="720" w:hanging="720"/>
        <w:rPr>
          <w:noProof/>
        </w:rPr>
      </w:pPr>
      <w:bookmarkStart w:id="518" w:name="_ENREF_59"/>
      <w:r w:rsidRPr="00DF1FE6">
        <w:rPr>
          <w:noProof/>
        </w:rPr>
        <w:t>59.</w:t>
      </w:r>
      <w:r w:rsidRPr="00DF1FE6">
        <w:rPr>
          <w:noProof/>
        </w:rPr>
        <w:tab/>
        <w:t xml:space="preserve">Pough FH (1980) The advantages of ectothermy for tetrapods. </w:t>
      </w:r>
      <w:r w:rsidRPr="00DF1FE6">
        <w:rPr>
          <w:i/>
          <w:noProof/>
        </w:rPr>
        <w:t>American Naturalist</w:t>
      </w:r>
      <w:r w:rsidRPr="00DF1FE6">
        <w:rPr>
          <w:noProof/>
        </w:rPr>
        <w:t>:92-112.</w:t>
      </w:r>
      <w:bookmarkEnd w:id="518"/>
    </w:p>
    <w:p w14:paraId="5947DD10" w14:textId="77777777" w:rsidR="00DF1FE6" w:rsidRPr="00DF1FE6" w:rsidRDefault="00DF1FE6" w:rsidP="00DF1FE6">
      <w:pPr>
        <w:pStyle w:val="EndNoteBibliography"/>
        <w:ind w:left="720" w:hanging="720"/>
        <w:rPr>
          <w:noProof/>
        </w:rPr>
      </w:pPr>
      <w:bookmarkStart w:id="519" w:name="_ENREF_60"/>
      <w:r w:rsidRPr="00DF1FE6">
        <w:rPr>
          <w:noProof/>
        </w:rPr>
        <w:t>60.</w:t>
      </w:r>
      <w:r w:rsidRPr="00DF1FE6">
        <w:rPr>
          <w:noProof/>
        </w:rPr>
        <w:tab/>
        <w:t xml:space="preserve">Pyron RA &amp; Burbrink FT (2014) Early origin of viviparity and multiple reversions to oviparity in squamate reptiles. </w:t>
      </w:r>
      <w:r w:rsidRPr="00DF1FE6">
        <w:rPr>
          <w:i/>
          <w:noProof/>
        </w:rPr>
        <w:t>Ecology Letters</w:t>
      </w:r>
      <w:r w:rsidRPr="00DF1FE6">
        <w:rPr>
          <w:noProof/>
        </w:rPr>
        <w:t xml:space="preserve"> 17(1):13-21.</w:t>
      </w:r>
      <w:bookmarkEnd w:id="519"/>
    </w:p>
    <w:p w14:paraId="3D7FA1C3" w14:textId="77777777" w:rsidR="00DF1FE6" w:rsidRPr="00DF1FE6" w:rsidRDefault="00DF1FE6" w:rsidP="00DF1FE6">
      <w:pPr>
        <w:pStyle w:val="EndNoteBibliography"/>
        <w:ind w:left="720" w:hanging="720"/>
        <w:rPr>
          <w:noProof/>
        </w:rPr>
      </w:pPr>
      <w:bookmarkStart w:id="520" w:name="_ENREF_61"/>
      <w:r w:rsidRPr="00DF1FE6">
        <w:rPr>
          <w:noProof/>
        </w:rPr>
        <w:t>61.</w:t>
      </w:r>
      <w:r w:rsidRPr="00DF1FE6">
        <w:rPr>
          <w:noProof/>
        </w:rPr>
        <w:tab/>
        <w:t xml:space="preserve">Hadfield JD (2010) MCMC methods for multi-response generalized linear mixed models: the MCMCglmm R package. </w:t>
      </w:r>
      <w:r w:rsidRPr="00DF1FE6">
        <w:rPr>
          <w:i/>
          <w:noProof/>
        </w:rPr>
        <w:t>Journal of Statistical Software</w:t>
      </w:r>
      <w:r w:rsidRPr="00DF1FE6">
        <w:rPr>
          <w:noProof/>
        </w:rPr>
        <w:t xml:space="preserve"> 33(2):1-22.</w:t>
      </w:r>
      <w:bookmarkEnd w:id="520"/>
    </w:p>
    <w:p w14:paraId="25ADCEFB" w14:textId="77777777" w:rsidR="00DF1FE6" w:rsidRPr="00DF1FE6" w:rsidRDefault="00DF1FE6" w:rsidP="00DF1FE6">
      <w:pPr>
        <w:pStyle w:val="EndNoteBibliography"/>
        <w:ind w:left="720" w:hanging="720"/>
        <w:rPr>
          <w:noProof/>
        </w:rPr>
      </w:pPr>
      <w:bookmarkStart w:id="521" w:name="_ENREF_62"/>
      <w:r w:rsidRPr="00DF1FE6">
        <w:rPr>
          <w:noProof/>
        </w:rPr>
        <w:t>62.</w:t>
      </w:r>
      <w:r w:rsidRPr="00DF1FE6">
        <w:rPr>
          <w:noProof/>
        </w:rPr>
        <w:tab/>
        <w:t>Team RC (2016) R: A Language and Environment for Statistical Computing. R Foundation for Statistical Computing.</w:t>
      </w:r>
      <w:bookmarkEnd w:id="521"/>
    </w:p>
    <w:p w14:paraId="0FFECEDC" w14:textId="77777777" w:rsidR="00DF1FE6" w:rsidRPr="00DF1FE6" w:rsidRDefault="00DF1FE6" w:rsidP="00DF1FE6">
      <w:pPr>
        <w:pStyle w:val="EndNoteBibliography"/>
        <w:ind w:left="720" w:hanging="720"/>
        <w:rPr>
          <w:noProof/>
        </w:rPr>
      </w:pPr>
      <w:bookmarkStart w:id="522" w:name="_ENREF_63"/>
      <w:r w:rsidRPr="00DF1FE6">
        <w:rPr>
          <w:noProof/>
        </w:rPr>
        <w:t>63.</w:t>
      </w:r>
      <w:r w:rsidRPr="00DF1FE6">
        <w:rPr>
          <w:noProof/>
        </w:rPr>
        <w:tab/>
        <w:t xml:space="preserve">Brooks SP &amp; Gelman A (1998) General methods for monitoring convergence of iterative simulations. </w:t>
      </w:r>
      <w:r w:rsidRPr="00DF1FE6">
        <w:rPr>
          <w:i/>
          <w:noProof/>
        </w:rPr>
        <w:t>Journal of computational and graphical statistics</w:t>
      </w:r>
      <w:r w:rsidRPr="00DF1FE6">
        <w:rPr>
          <w:noProof/>
        </w:rPr>
        <w:t xml:space="preserve"> 7(4):434-455.</w:t>
      </w:r>
      <w:bookmarkEnd w:id="522"/>
    </w:p>
    <w:p w14:paraId="0F1A1A2E" w14:textId="4644640C" w:rsidR="005266A2" w:rsidRPr="005266A2" w:rsidRDefault="000E7D67" w:rsidP="00D804CC">
      <w:pPr>
        <w:spacing w:line="360" w:lineRule="auto"/>
        <w:rPr>
          <w:lang w:val="en-IE"/>
        </w:rPr>
      </w:pPr>
      <w:r>
        <w:rPr>
          <w:lang w:val="en-IE"/>
        </w:rPr>
        <w:fldChar w:fldCharType="end"/>
      </w:r>
    </w:p>
    <w:sectPr w:rsidR="005266A2" w:rsidRPr="005266A2" w:rsidSect="000E682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ris C" w:date="2017-01-23T17:54:00Z" w:initials="CC">
    <w:p w14:paraId="6D218268" w14:textId="3B0E1FF0" w:rsidR="001C6CF3" w:rsidRDefault="001C6CF3">
      <w:pPr>
        <w:pStyle w:val="CommentText"/>
      </w:pPr>
      <w:r>
        <w:rPr>
          <w:rStyle w:val="CommentReference"/>
        </w:rPr>
        <w:annotationRef/>
      </w:r>
      <w:r>
        <w:t>I rewrote this quite a bit so check to see if it still makes sense. I wasn’t convinced by the logical flow before. I think you general terms for the drivers of evolution of venom are not clear enough to use in an abstract, so limited the description of the main drivers to simpler terms.</w:t>
      </w:r>
    </w:p>
  </w:comment>
  <w:comment w:id="3" w:author="Chris C" w:date="2017-01-23T22:35:00Z" w:initials="CC">
    <w:p w14:paraId="3FBE7316" w14:textId="3EC9923A" w:rsidR="001C6CF3" w:rsidRDefault="001C6CF3">
      <w:pPr>
        <w:pStyle w:val="CommentText"/>
      </w:pPr>
      <w:r>
        <w:rPr>
          <w:rStyle w:val="CommentReference"/>
        </w:rPr>
        <w:annotationRef/>
      </w:r>
      <w:r>
        <w:t>I think this needs to have the following structure</w:t>
      </w:r>
    </w:p>
    <w:p w14:paraId="496B91EA" w14:textId="5ED1B886" w:rsidR="001C6CF3" w:rsidRDefault="001C6CF3" w:rsidP="00ED4D0F">
      <w:pPr>
        <w:pStyle w:val="CommentText"/>
        <w:numPr>
          <w:ilvl w:val="0"/>
          <w:numId w:val="8"/>
        </w:numPr>
      </w:pPr>
      <w:r>
        <w:t>Snake venom is interesting – relates to health and medical uses… etc.</w:t>
      </w:r>
    </w:p>
    <w:p w14:paraId="6CC29924" w14:textId="4F8FBA00" w:rsidR="001C6CF3" w:rsidRDefault="001C6CF3" w:rsidP="00ED4D0F">
      <w:pPr>
        <w:pStyle w:val="CommentText"/>
        <w:numPr>
          <w:ilvl w:val="0"/>
          <w:numId w:val="8"/>
        </w:numPr>
      </w:pPr>
      <w:r>
        <w:t>Huge diversity of levels of potency and ability to kill prey</w:t>
      </w:r>
    </w:p>
    <w:p w14:paraId="33B07D12" w14:textId="33D66538" w:rsidR="001C6CF3" w:rsidRDefault="001C6CF3" w:rsidP="00ED4D0F">
      <w:pPr>
        <w:pStyle w:val="CommentText"/>
        <w:numPr>
          <w:ilvl w:val="0"/>
          <w:numId w:val="8"/>
        </w:numPr>
      </w:pPr>
      <w:r>
        <w:t xml:space="preserve"> Limited synthesis of this and clearly theres a need for comparative approach</w:t>
      </w:r>
    </w:p>
    <w:p w14:paraId="42F5DF13" w14:textId="343E5735" w:rsidR="001C6CF3" w:rsidRDefault="001C6CF3" w:rsidP="00ED4D0F">
      <w:pPr>
        <w:pStyle w:val="CommentText"/>
        <w:numPr>
          <w:ilvl w:val="0"/>
          <w:numId w:val="8"/>
        </w:numPr>
      </w:pPr>
      <w:r>
        <w:t xml:space="preserve"> greater relevance to our understanding of predator-prey co-evolution…</w:t>
      </w:r>
    </w:p>
    <w:p w14:paraId="17AB6B84" w14:textId="45BB0157" w:rsidR="001C6CF3" w:rsidRDefault="001C6CF3" w:rsidP="00ED4D0F">
      <w:pPr>
        <w:pStyle w:val="CommentText"/>
        <w:numPr>
          <w:ilvl w:val="0"/>
          <w:numId w:val="8"/>
        </w:numPr>
      </w:pPr>
      <w:r>
        <w:t>We propose to test a range of hypotheses</w:t>
      </w:r>
    </w:p>
    <w:p w14:paraId="3F980315" w14:textId="6CE8EBCC" w:rsidR="001C6CF3" w:rsidRDefault="001C6CF3" w:rsidP="00ED4D0F">
      <w:pPr>
        <w:pStyle w:val="CommentText"/>
        <w:numPr>
          <w:ilvl w:val="1"/>
          <w:numId w:val="8"/>
        </w:numPr>
      </w:pPr>
      <w:r>
        <w:t xml:space="preserve"> Overkill (random model)</w:t>
      </w:r>
    </w:p>
    <w:p w14:paraId="20516052" w14:textId="73F56FF6" w:rsidR="001C6CF3" w:rsidRDefault="001C6CF3" w:rsidP="00ED4D0F">
      <w:pPr>
        <w:pStyle w:val="CommentText"/>
        <w:numPr>
          <w:ilvl w:val="1"/>
          <w:numId w:val="8"/>
        </w:numPr>
      </w:pPr>
      <w:r>
        <w:t>allometric models – scale with body size (metabolic scaling); scale with prey size (differences)</w:t>
      </w:r>
    </w:p>
    <w:p w14:paraId="2B2CE261" w14:textId="609069E9" w:rsidR="001C6CF3" w:rsidRDefault="001C6CF3" w:rsidP="00ED4D0F">
      <w:pPr>
        <w:pStyle w:val="CommentText"/>
        <w:numPr>
          <w:ilvl w:val="1"/>
          <w:numId w:val="8"/>
        </w:numPr>
      </w:pPr>
      <w:r>
        <w:t xml:space="preserve"> weapon based hypothesis </w:t>
      </w:r>
    </w:p>
    <w:p w14:paraId="4A28562A" w14:textId="14400BBE" w:rsidR="001C6CF3" w:rsidRDefault="001C6CF3" w:rsidP="00ED4D0F">
      <w:pPr>
        <w:pStyle w:val="CommentText"/>
        <w:numPr>
          <w:ilvl w:val="1"/>
          <w:numId w:val="8"/>
        </w:numPr>
      </w:pPr>
      <w:r>
        <w:t>venom potency adapted to prey</w:t>
      </w:r>
    </w:p>
    <w:p w14:paraId="283F0218" w14:textId="377648B2" w:rsidR="001C6CF3" w:rsidRDefault="001C6CF3" w:rsidP="00ED4D0F">
      <w:pPr>
        <w:pStyle w:val="CommentText"/>
        <w:numPr>
          <w:ilvl w:val="1"/>
          <w:numId w:val="8"/>
        </w:numPr>
      </w:pPr>
      <w:r>
        <w:t>venom volume related to habitat structure</w:t>
      </w:r>
    </w:p>
  </w:comment>
  <w:comment w:id="352" w:author="Andrew Jackson" w:date="2017-01-19T10:22:00Z" w:initials="AJ">
    <w:p w14:paraId="46A5E7E8" w14:textId="4209E02D" w:rsidR="001C6CF3" w:rsidRDefault="001C6CF3">
      <w:pPr>
        <w:pStyle w:val="CommentText"/>
      </w:pPr>
      <w:r>
        <w:rPr>
          <w:rStyle w:val="CommentReference"/>
        </w:rPr>
        <w:annotationRef/>
      </w:r>
      <w:r>
        <w:t>I kind of wonder if the motivation for this paper is not more exciting if its focused on explaining why some snakes are so venomous beyond the specific prey they hunt? In this way, it is of both direct relevance to the human interaction aspect of the first paragraph, but also clearly about explaining this variation in toxicity and volume through ecological drivers. ?</w:t>
      </w:r>
    </w:p>
    <w:p w14:paraId="5BE95E1A" w14:textId="77777777" w:rsidR="001C6CF3" w:rsidRDefault="001C6CF3">
      <w:pPr>
        <w:pStyle w:val="CommentText"/>
      </w:pPr>
    </w:p>
    <w:p w14:paraId="22CBF5D8" w14:textId="45BF7697" w:rsidR="001C6CF3" w:rsidRDefault="001C6CF3">
      <w:pPr>
        <w:pStyle w:val="CommentText"/>
      </w:pPr>
      <w:r>
        <w:t>I would be tempted to reword from here to my next comment and refocus on the extreme variation, and explaining it.</w:t>
      </w:r>
    </w:p>
  </w:comment>
  <w:comment w:id="353" w:author="Andrew Jackson" w:date="2017-01-19T10:21:00Z" w:initials="AJ">
    <w:p w14:paraId="0FE9FB86" w14:textId="3D2BFF2E" w:rsidR="001C6CF3" w:rsidRDefault="001C6CF3">
      <w:pPr>
        <w:pStyle w:val="CommentText"/>
      </w:pPr>
      <w:r>
        <w:rPr>
          <w:rStyle w:val="CommentReference"/>
        </w:rPr>
        <w:annotationRef/>
      </w:r>
      <w:r>
        <w:t>This suggest are very interested in this variation, yet the few sentences between the first sentence and here, suggest something slightly more for ecologists only.</w:t>
      </w:r>
    </w:p>
  </w:comment>
  <w:comment w:id="354" w:author="Chris C" w:date="2017-01-23T18:17:00Z" w:initials="CC">
    <w:p w14:paraId="036AECE0" w14:textId="77561781" w:rsidR="001C6CF3" w:rsidRDefault="001C6CF3">
      <w:pPr>
        <w:pStyle w:val="CommentText"/>
      </w:pPr>
      <w:r>
        <w:rPr>
          <w:rStyle w:val="CommentReference"/>
        </w:rPr>
        <w:annotationRef/>
      </w:r>
      <w:r>
        <w:t>On re-reading this, this statement does not make so much sense to me. There may be a clear pattern, you just need to look at it – what you identify here is the extremes – so this in my view suggests the need for a comparative study. But I would state this further down. I think you could cut this sentence here – but I am happy with the flow of the sentences before… though Andrew doesn’t seem so happy…</w:t>
      </w:r>
    </w:p>
  </w:comment>
  <w:comment w:id="379" w:author="Andrew Jackson" w:date="2017-01-19T10:25:00Z" w:initials="AJ">
    <w:p w14:paraId="596705FA" w14:textId="218909C3" w:rsidR="001C6CF3" w:rsidRDefault="001C6CF3">
      <w:pPr>
        <w:pStyle w:val="CommentText"/>
      </w:pPr>
      <w:r>
        <w:rPr>
          <w:rStyle w:val="CommentReference"/>
        </w:rPr>
        <w:annotationRef/>
      </w:r>
      <w:r>
        <w:t>After my edit, maybe these refs should go at the end of the next sentence?</w:t>
      </w:r>
    </w:p>
  </w:comment>
  <w:comment w:id="391" w:author="Chris C" w:date="2017-01-23T18:33:00Z" w:initials="CC">
    <w:p w14:paraId="41481F10" w14:textId="06DC862E" w:rsidR="001C6CF3" w:rsidRDefault="001C6CF3">
      <w:pPr>
        <w:pStyle w:val="CommentText"/>
      </w:pPr>
      <w:r>
        <w:rPr>
          <w:rStyle w:val="CommentReference"/>
        </w:rPr>
        <w:annotationRef/>
      </w:r>
    </w:p>
  </w:comment>
  <w:comment w:id="392" w:author="Chris C" w:date="2017-01-23T18:34:00Z" w:initials="CC">
    <w:p w14:paraId="551437B9" w14:textId="6A42CA09" w:rsidR="001C6CF3" w:rsidRDefault="001C6CF3">
      <w:pPr>
        <w:pStyle w:val="CommentText"/>
      </w:pPr>
      <w:r>
        <w:rPr>
          <w:rStyle w:val="CommentReference"/>
        </w:rPr>
        <w:annotationRef/>
      </w:r>
      <w:r>
        <w:t>What I would say here is that there has been a lack of comparative studies of venom characteristics to test this and other hypotheses. here we...</w:t>
      </w:r>
    </w:p>
  </w:comment>
  <w:comment w:id="355" w:author="Chris C" w:date="2017-01-23T22:07:00Z" w:initials="CC">
    <w:p w14:paraId="3626981C" w14:textId="40993E95" w:rsidR="001C6CF3" w:rsidRDefault="001C6CF3">
      <w:pPr>
        <w:pStyle w:val="CommentText"/>
      </w:pPr>
      <w:r>
        <w:rPr>
          <w:rStyle w:val="CommentReference"/>
        </w:rPr>
        <w:annotationRef/>
      </w:r>
      <w:r>
        <w:t>I wonder if you should move this lower down - mention it as one of the hypotheses but not earler.</w:t>
      </w:r>
    </w:p>
  </w:comment>
  <w:comment w:id="404" w:author="Andrew Jackson" w:date="2017-01-19T11:01:00Z" w:initials="AJ">
    <w:p w14:paraId="7D6910D7" w14:textId="34164DC7" w:rsidR="001C6CF3" w:rsidRDefault="001C6CF3">
      <w:pPr>
        <w:pStyle w:val="CommentText"/>
      </w:pPr>
      <w:r>
        <w:rPr>
          <w:rStyle w:val="CommentReference"/>
        </w:rPr>
        <w:annotationRef/>
      </w:r>
      <w:r>
        <w:t>Italicse maybe, or put in quotes?</w:t>
      </w:r>
    </w:p>
  </w:comment>
  <w:comment w:id="403" w:author="Chris C" w:date="2017-01-23T22:16:00Z" w:initials="CC">
    <w:p w14:paraId="07F39CC6" w14:textId="1A17EADB" w:rsidR="001C6CF3" w:rsidRDefault="001C6CF3">
      <w:pPr>
        <w:pStyle w:val="CommentText"/>
      </w:pPr>
      <w:r>
        <w:rPr>
          <w:rStyle w:val="CommentReference"/>
        </w:rPr>
        <w:annotationRef/>
      </w:r>
      <w:r>
        <w:t>This is where you can introduce the overkill idea…</w:t>
      </w:r>
    </w:p>
  </w:comment>
  <w:comment w:id="405" w:author="Andrew Jackson" w:date="2017-01-19T12:07:00Z" w:initials="AJ">
    <w:p w14:paraId="0408BD42" w14:textId="376CC8AB" w:rsidR="001C6CF3" w:rsidRDefault="001C6CF3">
      <w:pPr>
        <w:pStyle w:val="CommentText"/>
      </w:pPr>
      <w:r>
        <w:rPr>
          <w:rStyle w:val="CommentReference"/>
        </w:rPr>
        <w:annotationRef/>
      </w:r>
      <w:r>
        <w:t>Im not quite sure what this sentence is aiming for.</w:t>
      </w:r>
    </w:p>
  </w:comment>
  <w:comment w:id="444" w:author="Chris C" w:date="2017-01-11T23:57:00Z" w:initials="CC">
    <w:p w14:paraId="4FD6E5A5" w14:textId="68B20637" w:rsidR="001C6CF3" w:rsidRDefault="001C6CF3">
      <w:pPr>
        <w:pStyle w:val="CommentText"/>
      </w:pPr>
      <w:r>
        <w:rPr>
          <w:rStyle w:val="CommentReference"/>
        </w:rPr>
        <w:annotationRef/>
      </w:r>
      <w:r>
        <w:t>This is the OLS prediction, do you use the PGLS of 0.68 from the same study in the estimate below? I think it is better just to use one.</w:t>
      </w:r>
    </w:p>
  </w:comment>
  <w:comment w:id="445" w:author="Kevin Healy" w:date="2017-01-17T23:55:00Z" w:initials="KH">
    <w:p w14:paraId="2A35A831" w14:textId="435C337D" w:rsidR="001C6CF3" w:rsidRDefault="001C6CF3">
      <w:pPr>
        <w:pStyle w:val="CommentText"/>
      </w:pPr>
      <w:r>
        <w:rPr>
          <w:rStyle w:val="CommentReference"/>
        </w:rPr>
        <w:annotationRef/>
      </w:r>
      <w:r>
        <w:t>I use the OLS prediction, its far more conservative as using the PGLS expontent would predict a body size scling exponent even lower than 0.51.</w:t>
      </w:r>
    </w:p>
  </w:comment>
  <w:comment w:id="446" w:author="Andrew Jackson" w:date="2017-01-19T12:13:00Z" w:initials="AJ">
    <w:p w14:paraId="01283A38" w14:textId="0D86B0EF" w:rsidR="001C6CF3" w:rsidRDefault="001C6CF3">
      <w:pPr>
        <w:pStyle w:val="CommentText"/>
      </w:pPr>
      <w:r>
        <w:rPr>
          <w:rStyle w:val="CommentReference"/>
        </w:rPr>
        <w:annotationRef/>
      </w:r>
      <w:r>
        <w:t>I agree with Chris. This is definitaely confusing, as in Eq1 above you used 0.88 from the same paper. Is this just a typo?</w:t>
      </w:r>
    </w:p>
  </w:comment>
  <w:comment w:id="447" w:author="Andrew Jackson" w:date="2017-01-19T12:17:00Z" w:initials="AJ">
    <w:p w14:paraId="180621DA" w14:textId="4067F891" w:rsidR="001C6CF3" w:rsidRDefault="001C6CF3">
      <w:pPr>
        <w:pStyle w:val="CommentText"/>
      </w:pPr>
      <w:r>
        <w:rPr>
          <w:rStyle w:val="CommentReference"/>
        </w:rPr>
        <w:annotationRef/>
      </w:r>
      <w:r>
        <w:t>Is this the correct term?  Is positive allometry more appropriate?</w:t>
      </w:r>
    </w:p>
  </w:comment>
  <w:comment w:id="448" w:author="Andrew Jackson" w:date="2017-01-19T12:19:00Z" w:initials="AJ">
    <w:p w14:paraId="75B8263B" w14:textId="6E84BAFB" w:rsidR="001C6CF3" w:rsidRDefault="001C6CF3">
      <w:pPr>
        <w:pStyle w:val="CommentText"/>
      </w:pPr>
      <w:r>
        <w:rPr>
          <w:rStyle w:val="CommentReference"/>
        </w:rPr>
        <w:annotationRef/>
      </w:r>
      <w:r>
        <w:t xml:space="preserve">Should we state our main findings here in the intro? </w:t>
      </w:r>
    </w:p>
  </w:comment>
  <w:comment w:id="449" w:author="Andrew Jackson" w:date="2017-01-19T12:20:00Z" w:initials="AJ">
    <w:p w14:paraId="2BC8F91D" w14:textId="1C181F10" w:rsidR="001C6CF3" w:rsidRDefault="001C6CF3">
      <w:pPr>
        <w:pStyle w:val="CommentText"/>
      </w:pPr>
      <w:r>
        <w:rPr>
          <w:rStyle w:val="CommentReference"/>
        </w:rPr>
        <w:annotationRef/>
      </w:r>
      <w:r>
        <w:t>Check this is sensible</w:t>
      </w:r>
    </w:p>
  </w:comment>
  <w:comment w:id="450" w:author="Andrew Jackson" w:date="2017-01-19T12:24:00Z" w:initials="AJ">
    <w:p w14:paraId="4AA83785" w14:textId="59FA81BF" w:rsidR="001C6CF3" w:rsidRDefault="001C6CF3">
      <w:pPr>
        <w:pStyle w:val="CommentText"/>
      </w:pPr>
      <w:r>
        <w:rPr>
          <w:rStyle w:val="CommentReference"/>
        </w:rPr>
        <w:annotationRef/>
      </w:r>
      <w:r>
        <w:t>So is this the mean estimate for both types of injection route, or for one or the other?.. also, if this effect is on the intercept alone, then the scaling exponent and hence proportional change with evolutionary time is  independent of injection route. ??</w:t>
      </w:r>
    </w:p>
  </w:comment>
  <w:comment w:id="451" w:author="Andrew Jackson" w:date="2017-01-19T19:33:00Z" w:initials="AJ">
    <w:p w14:paraId="01CA3720" w14:textId="3E2116D2" w:rsidR="001C6CF3" w:rsidRDefault="001C6CF3">
      <w:pPr>
        <w:pStyle w:val="CommentText"/>
      </w:pPr>
      <w:r>
        <w:rPr>
          <w:rStyle w:val="CommentReference"/>
        </w:rPr>
        <w:annotationRef/>
      </w:r>
      <w:r>
        <w:t>Maybe check my sums if you want to include this.</w:t>
      </w:r>
    </w:p>
  </w:comment>
  <w:comment w:id="452" w:author="Andrew Jackson" w:date="2017-01-19T19:34:00Z" w:initials="AJ">
    <w:p w14:paraId="1675589A" w14:textId="13EA86E4" w:rsidR="001C6CF3" w:rsidRDefault="001C6CF3">
      <w:pPr>
        <w:pStyle w:val="CommentText"/>
      </w:pPr>
      <w:r>
        <w:rPr>
          <w:rStyle w:val="CommentReference"/>
        </w:rPr>
        <w:annotationRef/>
      </w:r>
      <w:r>
        <w:rPr>
          <w:rStyle w:val="CommentReference"/>
        </w:rPr>
        <w:t>Remind us what data this is.</w:t>
      </w:r>
    </w:p>
  </w:comment>
  <w:comment w:id="453" w:author="Andrew Jackson" w:date="2017-01-19T19:35:00Z" w:initials="AJ">
    <w:p w14:paraId="274582B7" w14:textId="261A4BA6" w:rsidR="001C6CF3" w:rsidRDefault="001C6CF3">
      <w:pPr>
        <w:pStyle w:val="CommentText"/>
      </w:pPr>
      <w:r>
        <w:rPr>
          <w:rStyle w:val="CommentReference"/>
        </w:rPr>
        <w:annotationRef/>
      </w:r>
      <w:r>
        <w:t xml:space="preserve">This probably needs interpretation here. </w:t>
      </w:r>
    </w:p>
  </w:comment>
  <w:comment w:id="454" w:author="Andrew Jackson" w:date="2017-01-19T19:37:00Z" w:initials="AJ">
    <w:p w14:paraId="16D67F02" w14:textId="436C078E" w:rsidR="001C6CF3" w:rsidRDefault="001C6CF3">
      <w:pPr>
        <w:pStyle w:val="CommentText"/>
      </w:pPr>
      <w:r>
        <w:rPr>
          <w:rStyle w:val="CommentReference"/>
        </w:rPr>
        <w:annotationRef/>
      </w:r>
      <w:r>
        <w:t>Do you mean in the opposite direction, to a less extent, or is this statement just a filler with no direct relevance to the relationship?</w:t>
      </w:r>
    </w:p>
  </w:comment>
  <w:comment w:id="455" w:author="Andrew Jackson" w:date="2017-01-19T19:38:00Z" w:initials="AJ">
    <w:p w14:paraId="226AAA67" w14:textId="3876C10B" w:rsidR="001C6CF3" w:rsidRDefault="001C6CF3">
      <w:pPr>
        <w:pStyle w:val="CommentText"/>
      </w:pPr>
      <w:r>
        <w:rPr>
          <w:rStyle w:val="CommentReference"/>
        </w:rPr>
        <w:annotationRef/>
      </w:r>
      <w:r>
        <w:t>How important? Can you quantify? Else perhaps just delete this word.</w:t>
      </w:r>
    </w:p>
  </w:comment>
  <w:comment w:id="456" w:author="Kevin Healy" w:date="2017-02-09T11:24:00Z" w:initials="KH">
    <w:p w14:paraId="76B17E85" w14:textId="6AC92EAF" w:rsidR="00643DD6" w:rsidRDefault="00643DD6">
      <w:pPr>
        <w:pStyle w:val="CommentText"/>
      </w:pPr>
      <w:r>
        <w:rPr>
          <w:rStyle w:val="CommentReference"/>
        </w:rPr>
        <w:annotationRef/>
      </w:r>
      <w:r>
        <w:t>Check that this is too much of a repeat</w:t>
      </w:r>
    </w:p>
  </w:comment>
  <w:comment w:id="457" w:author="Andrew Jackson" w:date="2017-01-19T19:41:00Z" w:initials="AJ">
    <w:p w14:paraId="4C69365C" w14:textId="694F35E6" w:rsidR="001C6CF3" w:rsidRDefault="001C6CF3">
      <w:pPr>
        <w:pStyle w:val="CommentText"/>
      </w:pPr>
      <w:r>
        <w:rPr>
          <w:rStyle w:val="CommentReference"/>
        </w:rPr>
        <w:annotationRef/>
      </w:r>
      <w:r>
        <w:t>This is a great finding</w:t>
      </w:r>
    </w:p>
  </w:comment>
  <w:comment w:id="458" w:author="Andrew Jackson" w:date="2017-01-19T19:42:00Z" w:initials="AJ">
    <w:p w14:paraId="593F1F67" w14:textId="0485ED2A" w:rsidR="001C6CF3" w:rsidRDefault="001C6CF3">
      <w:pPr>
        <w:pStyle w:val="CommentText"/>
      </w:pPr>
      <w:r>
        <w:rPr>
          <w:rStyle w:val="CommentReference"/>
        </w:rPr>
        <w:annotationRef/>
      </w:r>
      <w:r>
        <w:t>Delete if you want.</w:t>
      </w:r>
    </w:p>
  </w:comment>
  <w:comment w:id="459" w:author="Andrew Jackson" w:date="2017-01-19T19:47:00Z" w:initials="AJ">
    <w:p w14:paraId="14FFA2DA" w14:textId="1B4466D9" w:rsidR="001C6CF3" w:rsidRDefault="001C6CF3">
      <w:pPr>
        <w:pStyle w:val="CommentText"/>
      </w:pPr>
      <w:r>
        <w:rPr>
          <w:rStyle w:val="CommentReference"/>
        </w:rPr>
        <w:annotationRef/>
      </w:r>
      <w:r>
        <w:t>Are you implying here that his is a neutral selection mechanism? If so, im not convinced its that straight forward. A duplication event is just a process, the outcome might be of positive, negative or neutral value to the host.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218268" w15:done="0"/>
  <w15:commentEx w15:paraId="283F0218" w15:done="0"/>
  <w15:commentEx w15:paraId="22CBF5D8" w15:done="0"/>
  <w15:commentEx w15:paraId="0FE9FB86" w15:done="0"/>
  <w15:commentEx w15:paraId="036AECE0" w15:done="0"/>
  <w15:commentEx w15:paraId="596705FA" w15:done="0"/>
  <w15:commentEx w15:paraId="41481F10" w15:done="0"/>
  <w15:commentEx w15:paraId="551437B9" w15:done="0"/>
  <w15:commentEx w15:paraId="3626981C" w15:done="0"/>
  <w15:commentEx w15:paraId="7D6910D7" w15:done="0"/>
  <w15:commentEx w15:paraId="07F39CC6" w15:done="0"/>
  <w15:commentEx w15:paraId="0408BD42" w15:done="0"/>
  <w15:commentEx w15:paraId="4FD6E5A5" w15:done="0"/>
  <w15:commentEx w15:paraId="2A35A831" w15:paraIdParent="4FD6E5A5" w15:done="0"/>
  <w15:commentEx w15:paraId="01283A38" w15:done="0"/>
  <w15:commentEx w15:paraId="180621DA" w15:done="0"/>
  <w15:commentEx w15:paraId="75B8263B" w15:done="0"/>
  <w15:commentEx w15:paraId="2BC8F91D" w15:done="0"/>
  <w15:commentEx w15:paraId="4AA83785" w15:done="0"/>
  <w15:commentEx w15:paraId="01CA3720" w15:done="0"/>
  <w15:commentEx w15:paraId="1675589A" w15:done="0"/>
  <w15:commentEx w15:paraId="274582B7" w15:done="0"/>
  <w15:commentEx w15:paraId="16D67F02" w15:done="0"/>
  <w15:commentEx w15:paraId="226AAA67" w15:done="0"/>
  <w15:commentEx w15:paraId="76B17E85" w15:done="0"/>
  <w15:commentEx w15:paraId="4C69365C" w15:done="0"/>
  <w15:commentEx w15:paraId="593F1F67" w15:done="0"/>
  <w15:commentEx w15:paraId="14FFA2D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F6433"/>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3370F8"/>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65BED"/>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A06CE8"/>
    <w:multiLevelType w:val="hybridMultilevel"/>
    <w:tmpl w:val="2C7E2F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AC1A58"/>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287E99"/>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352F97"/>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47522C2"/>
    <w:multiLevelType w:val="hybridMultilevel"/>
    <w:tmpl w:val="4E84B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vin Healy">
    <w15:presenceInfo w15:providerId="None" w15:userId="Kevin Hea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x5t9ztwnxe5f8edetnp2tzne0aaff55ftr5&quot;&gt;My EndNote Library&lt;record-ids&gt;&lt;item&gt;1&lt;/item&gt;&lt;item&gt;2&lt;/item&gt;&lt;item&gt;3&lt;/item&gt;&lt;item&gt;4&lt;/item&gt;&lt;item&gt;5&lt;/item&gt;&lt;item&gt;6&lt;/item&gt;&lt;item&gt;7&lt;/item&gt;&lt;item&gt;8&lt;/item&gt;&lt;item&gt;9&lt;/item&gt;&lt;item&gt;10&lt;/item&gt;&lt;item&gt;12&lt;/item&gt;&lt;item&gt;16&lt;/item&gt;&lt;item&gt;17&lt;/item&gt;&lt;item&gt;18&lt;/item&gt;&lt;item&gt;19&lt;/item&gt;&lt;item&gt;20&lt;/item&gt;&lt;item&gt;23&lt;/item&gt;&lt;item&gt;25&lt;/item&gt;&lt;item&gt;26&lt;/item&gt;&lt;item&gt;27&lt;/item&gt;&lt;item&gt;28&lt;/item&gt;&lt;item&gt;63&lt;/item&gt;&lt;item&gt;64&lt;/item&gt;&lt;item&gt;65&lt;/item&gt;&lt;item&gt;66&lt;/item&gt;&lt;item&gt;67&lt;/item&gt;&lt;item&gt;69&lt;/item&gt;&lt;item&gt;79&lt;/item&gt;&lt;item&gt;80&lt;/item&gt;&lt;item&gt;81&lt;/item&gt;&lt;item&gt;82&lt;/item&gt;&lt;item&gt;92&lt;/item&gt;&lt;item&gt;93&lt;/item&gt;&lt;item&gt;94&lt;/item&gt;&lt;item&gt;95&lt;/item&gt;&lt;item&gt;96&lt;/item&gt;&lt;item&gt;97&lt;/item&gt;&lt;item&gt;100&lt;/item&gt;&lt;item&gt;101&lt;/item&gt;&lt;item&gt;102&lt;/item&gt;&lt;item&gt;103&lt;/item&gt;&lt;item&gt;104&lt;/item&gt;&lt;item&gt;105&lt;/item&gt;&lt;item&gt;107&lt;/item&gt;&lt;item&gt;108&lt;/item&gt;&lt;item&gt;109&lt;/item&gt;&lt;item&gt;111&lt;/item&gt;&lt;item&gt;115&lt;/item&gt;&lt;item&gt;116&lt;/item&gt;&lt;item&gt;118&lt;/item&gt;&lt;item&gt;119&lt;/item&gt;&lt;item&gt;120&lt;/item&gt;&lt;item&gt;121&lt;/item&gt;&lt;item&gt;122&lt;/item&gt;&lt;item&gt;125&lt;/item&gt;&lt;item&gt;195&lt;/item&gt;&lt;item&gt;196&lt;/item&gt;&lt;item&gt;197&lt;/item&gt;&lt;item&gt;198&lt;/item&gt;&lt;item&gt;199&lt;/item&gt;&lt;item&gt;200&lt;/item&gt;&lt;item&gt;201&lt;/item&gt;&lt;item&gt;202&lt;/item&gt;&lt;/record-ids&gt;&lt;/item&gt;&lt;/Libraries&gt;"/>
  </w:docVars>
  <w:rsids>
    <w:rsidRoot w:val="005266A2"/>
    <w:rsid w:val="00005DDB"/>
    <w:rsid w:val="00006DBB"/>
    <w:rsid w:val="00006F42"/>
    <w:rsid w:val="00011114"/>
    <w:rsid w:val="00013FCD"/>
    <w:rsid w:val="00014CCB"/>
    <w:rsid w:val="000154DB"/>
    <w:rsid w:val="000232E8"/>
    <w:rsid w:val="000272ED"/>
    <w:rsid w:val="00031018"/>
    <w:rsid w:val="00031D64"/>
    <w:rsid w:val="00034477"/>
    <w:rsid w:val="0003718A"/>
    <w:rsid w:val="000418F3"/>
    <w:rsid w:val="00042302"/>
    <w:rsid w:val="00042AA2"/>
    <w:rsid w:val="00044DEF"/>
    <w:rsid w:val="00046675"/>
    <w:rsid w:val="000521E5"/>
    <w:rsid w:val="00055F54"/>
    <w:rsid w:val="0006248A"/>
    <w:rsid w:val="000644E5"/>
    <w:rsid w:val="00076DF8"/>
    <w:rsid w:val="00080582"/>
    <w:rsid w:val="00080E86"/>
    <w:rsid w:val="0008546F"/>
    <w:rsid w:val="00086F27"/>
    <w:rsid w:val="000965FE"/>
    <w:rsid w:val="0009670D"/>
    <w:rsid w:val="000A7D77"/>
    <w:rsid w:val="000B594C"/>
    <w:rsid w:val="000C167E"/>
    <w:rsid w:val="000C6E9C"/>
    <w:rsid w:val="000C7AD8"/>
    <w:rsid w:val="000E5E13"/>
    <w:rsid w:val="000E646A"/>
    <w:rsid w:val="000E6823"/>
    <w:rsid w:val="000E7B97"/>
    <w:rsid w:val="000E7D67"/>
    <w:rsid w:val="000F0566"/>
    <w:rsid w:val="000F1768"/>
    <w:rsid w:val="000F7630"/>
    <w:rsid w:val="0010268C"/>
    <w:rsid w:val="0010580E"/>
    <w:rsid w:val="001144B5"/>
    <w:rsid w:val="001163EF"/>
    <w:rsid w:val="00116B26"/>
    <w:rsid w:val="001230F5"/>
    <w:rsid w:val="00125FD1"/>
    <w:rsid w:val="00127B69"/>
    <w:rsid w:val="0013466C"/>
    <w:rsid w:val="00135203"/>
    <w:rsid w:val="00136EC9"/>
    <w:rsid w:val="0013711C"/>
    <w:rsid w:val="00140B7A"/>
    <w:rsid w:val="00143FEC"/>
    <w:rsid w:val="00147DFB"/>
    <w:rsid w:val="00147F0C"/>
    <w:rsid w:val="00155347"/>
    <w:rsid w:val="0015598C"/>
    <w:rsid w:val="00160118"/>
    <w:rsid w:val="001608C1"/>
    <w:rsid w:val="00161570"/>
    <w:rsid w:val="00165017"/>
    <w:rsid w:val="00166FDA"/>
    <w:rsid w:val="00167A10"/>
    <w:rsid w:val="00167B2D"/>
    <w:rsid w:val="00171CAC"/>
    <w:rsid w:val="00173F0D"/>
    <w:rsid w:val="00177638"/>
    <w:rsid w:val="001803E9"/>
    <w:rsid w:val="0018196C"/>
    <w:rsid w:val="00181C7B"/>
    <w:rsid w:val="00184F56"/>
    <w:rsid w:val="00191A69"/>
    <w:rsid w:val="0019724B"/>
    <w:rsid w:val="001974B5"/>
    <w:rsid w:val="001A0E08"/>
    <w:rsid w:val="001A22D0"/>
    <w:rsid w:val="001A7E5A"/>
    <w:rsid w:val="001B07FE"/>
    <w:rsid w:val="001B0F47"/>
    <w:rsid w:val="001B14CC"/>
    <w:rsid w:val="001C05B0"/>
    <w:rsid w:val="001C18A4"/>
    <w:rsid w:val="001C39D4"/>
    <w:rsid w:val="001C3EAF"/>
    <w:rsid w:val="001C6CF3"/>
    <w:rsid w:val="001D0048"/>
    <w:rsid w:val="001D3BDE"/>
    <w:rsid w:val="001E1B7B"/>
    <w:rsid w:val="001E64EB"/>
    <w:rsid w:val="001E7A8C"/>
    <w:rsid w:val="001F01BC"/>
    <w:rsid w:val="001F2442"/>
    <w:rsid w:val="001F2A82"/>
    <w:rsid w:val="002008FB"/>
    <w:rsid w:val="00201FC6"/>
    <w:rsid w:val="002021D9"/>
    <w:rsid w:val="00212D71"/>
    <w:rsid w:val="002144EF"/>
    <w:rsid w:val="00215B92"/>
    <w:rsid w:val="002165F5"/>
    <w:rsid w:val="00220144"/>
    <w:rsid w:val="00225583"/>
    <w:rsid w:val="002278AB"/>
    <w:rsid w:val="00230937"/>
    <w:rsid w:val="00230A06"/>
    <w:rsid w:val="00234535"/>
    <w:rsid w:val="0023568A"/>
    <w:rsid w:val="0023674A"/>
    <w:rsid w:val="00236879"/>
    <w:rsid w:val="00236A49"/>
    <w:rsid w:val="002374B8"/>
    <w:rsid w:val="00240095"/>
    <w:rsid w:val="00242D36"/>
    <w:rsid w:val="00246405"/>
    <w:rsid w:val="00253727"/>
    <w:rsid w:val="002573C2"/>
    <w:rsid w:val="00265551"/>
    <w:rsid w:val="00266BAE"/>
    <w:rsid w:val="00267E3B"/>
    <w:rsid w:val="002741E7"/>
    <w:rsid w:val="00277CCB"/>
    <w:rsid w:val="00286E66"/>
    <w:rsid w:val="0029321D"/>
    <w:rsid w:val="0029351F"/>
    <w:rsid w:val="00296184"/>
    <w:rsid w:val="00297F24"/>
    <w:rsid w:val="002A0993"/>
    <w:rsid w:val="002A2512"/>
    <w:rsid w:val="002A5F96"/>
    <w:rsid w:val="002A7338"/>
    <w:rsid w:val="002B03BB"/>
    <w:rsid w:val="002B179E"/>
    <w:rsid w:val="002B31E9"/>
    <w:rsid w:val="002B361D"/>
    <w:rsid w:val="002B7D6F"/>
    <w:rsid w:val="002C1BB1"/>
    <w:rsid w:val="002C29F2"/>
    <w:rsid w:val="002C7425"/>
    <w:rsid w:val="002C7BEB"/>
    <w:rsid w:val="002C7E1A"/>
    <w:rsid w:val="002D0609"/>
    <w:rsid w:val="002D1687"/>
    <w:rsid w:val="002D69DA"/>
    <w:rsid w:val="002D6EF0"/>
    <w:rsid w:val="002E46FC"/>
    <w:rsid w:val="002E6894"/>
    <w:rsid w:val="002F0433"/>
    <w:rsid w:val="002F76AD"/>
    <w:rsid w:val="00302A58"/>
    <w:rsid w:val="00302E87"/>
    <w:rsid w:val="0030731B"/>
    <w:rsid w:val="0030749B"/>
    <w:rsid w:val="00311727"/>
    <w:rsid w:val="00311948"/>
    <w:rsid w:val="0031521F"/>
    <w:rsid w:val="00315A4C"/>
    <w:rsid w:val="0031671C"/>
    <w:rsid w:val="003171C6"/>
    <w:rsid w:val="003201DA"/>
    <w:rsid w:val="00320E26"/>
    <w:rsid w:val="00323EB3"/>
    <w:rsid w:val="00324A6F"/>
    <w:rsid w:val="0032583D"/>
    <w:rsid w:val="00326D2E"/>
    <w:rsid w:val="00327156"/>
    <w:rsid w:val="0033201C"/>
    <w:rsid w:val="00333F92"/>
    <w:rsid w:val="00334A0B"/>
    <w:rsid w:val="0033568B"/>
    <w:rsid w:val="00335AE4"/>
    <w:rsid w:val="00335B4A"/>
    <w:rsid w:val="00343277"/>
    <w:rsid w:val="00345A2E"/>
    <w:rsid w:val="00346F9B"/>
    <w:rsid w:val="00351058"/>
    <w:rsid w:val="00354913"/>
    <w:rsid w:val="00355DBE"/>
    <w:rsid w:val="00360B1D"/>
    <w:rsid w:val="00361274"/>
    <w:rsid w:val="0036687F"/>
    <w:rsid w:val="00376150"/>
    <w:rsid w:val="0038224A"/>
    <w:rsid w:val="00385A98"/>
    <w:rsid w:val="00390AB9"/>
    <w:rsid w:val="003948E4"/>
    <w:rsid w:val="0039657F"/>
    <w:rsid w:val="003A2337"/>
    <w:rsid w:val="003A3756"/>
    <w:rsid w:val="003A4011"/>
    <w:rsid w:val="003A5F7C"/>
    <w:rsid w:val="003B020F"/>
    <w:rsid w:val="003B3813"/>
    <w:rsid w:val="003B5958"/>
    <w:rsid w:val="003B69F5"/>
    <w:rsid w:val="003B7098"/>
    <w:rsid w:val="003C4993"/>
    <w:rsid w:val="003D0D3F"/>
    <w:rsid w:val="003D13F7"/>
    <w:rsid w:val="003D3CC8"/>
    <w:rsid w:val="003E2CD2"/>
    <w:rsid w:val="003E5D70"/>
    <w:rsid w:val="003E703B"/>
    <w:rsid w:val="003E795A"/>
    <w:rsid w:val="003F1C25"/>
    <w:rsid w:val="003F48E1"/>
    <w:rsid w:val="00401D0D"/>
    <w:rsid w:val="004058B3"/>
    <w:rsid w:val="00406ED4"/>
    <w:rsid w:val="0040750C"/>
    <w:rsid w:val="00424DDB"/>
    <w:rsid w:val="004250AA"/>
    <w:rsid w:val="00426ABB"/>
    <w:rsid w:val="004305B6"/>
    <w:rsid w:val="004426D3"/>
    <w:rsid w:val="004434F0"/>
    <w:rsid w:val="00445032"/>
    <w:rsid w:val="00445922"/>
    <w:rsid w:val="00450E49"/>
    <w:rsid w:val="00451D52"/>
    <w:rsid w:val="00456D3B"/>
    <w:rsid w:val="00465CB9"/>
    <w:rsid w:val="00467601"/>
    <w:rsid w:val="00470124"/>
    <w:rsid w:val="004728B6"/>
    <w:rsid w:val="00477338"/>
    <w:rsid w:val="00482FA0"/>
    <w:rsid w:val="00487F09"/>
    <w:rsid w:val="004A177F"/>
    <w:rsid w:val="004A70D4"/>
    <w:rsid w:val="004B1AD7"/>
    <w:rsid w:val="004B229C"/>
    <w:rsid w:val="004B3ABD"/>
    <w:rsid w:val="004B6C86"/>
    <w:rsid w:val="004B7884"/>
    <w:rsid w:val="004C3433"/>
    <w:rsid w:val="004C3E61"/>
    <w:rsid w:val="004C47A6"/>
    <w:rsid w:val="004C5322"/>
    <w:rsid w:val="004D5260"/>
    <w:rsid w:val="004D74F2"/>
    <w:rsid w:val="004E17C2"/>
    <w:rsid w:val="004E24BD"/>
    <w:rsid w:val="004E3D0A"/>
    <w:rsid w:val="004E72A3"/>
    <w:rsid w:val="004F2E54"/>
    <w:rsid w:val="004F4D94"/>
    <w:rsid w:val="004F5738"/>
    <w:rsid w:val="004F6F55"/>
    <w:rsid w:val="0050288B"/>
    <w:rsid w:val="00502BCC"/>
    <w:rsid w:val="005073B4"/>
    <w:rsid w:val="00512E92"/>
    <w:rsid w:val="00514520"/>
    <w:rsid w:val="00516519"/>
    <w:rsid w:val="00523C36"/>
    <w:rsid w:val="005266A2"/>
    <w:rsid w:val="005308E0"/>
    <w:rsid w:val="00535271"/>
    <w:rsid w:val="00535369"/>
    <w:rsid w:val="00540703"/>
    <w:rsid w:val="0054298B"/>
    <w:rsid w:val="00544E2D"/>
    <w:rsid w:val="005619A7"/>
    <w:rsid w:val="005640AD"/>
    <w:rsid w:val="005659ED"/>
    <w:rsid w:val="005708DD"/>
    <w:rsid w:val="005718A8"/>
    <w:rsid w:val="00577056"/>
    <w:rsid w:val="00577205"/>
    <w:rsid w:val="00582241"/>
    <w:rsid w:val="00582E28"/>
    <w:rsid w:val="00585B1C"/>
    <w:rsid w:val="0058661B"/>
    <w:rsid w:val="005900AF"/>
    <w:rsid w:val="00594499"/>
    <w:rsid w:val="005967AF"/>
    <w:rsid w:val="00597E53"/>
    <w:rsid w:val="005B016A"/>
    <w:rsid w:val="005B211F"/>
    <w:rsid w:val="005B7F56"/>
    <w:rsid w:val="005C10A7"/>
    <w:rsid w:val="005C6A1A"/>
    <w:rsid w:val="005C7BF7"/>
    <w:rsid w:val="005D5BB9"/>
    <w:rsid w:val="005E167B"/>
    <w:rsid w:val="005E49C9"/>
    <w:rsid w:val="005E66F3"/>
    <w:rsid w:val="005F2CAA"/>
    <w:rsid w:val="005F398B"/>
    <w:rsid w:val="0060250A"/>
    <w:rsid w:val="006034F2"/>
    <w:rsid w:val="006054D8"/>
    <w:rsid w:val="00614482"/>
    <w:rsid w:val="00620B75"/>
    <w:rsid w:val="006222AB"/>
    <w:rsid w:val="00623576"/>
    <w:rsid w:val="00633A2D"/>
    <w:rsid w:val="006348B9"/>
    <w:rsid w:val="006378DF"/>
    <w:rsid w:val="00643DD6"/>
    <w:rsid w:val="00654E12"/>
    <w:rsid w:val="00655AB5"/>
    <w:rsid w:val="0066083C"/>
    <w:rsid w:val="00661C86"/>
    <w:rsid w:val="0067011C"/>
    <w:rsid w:val="006747A6"/>
    <w:rsid w:val="00684702"/>
    <w:rsid w:val="00686AF0"/>
    <w:rsid w:val="00690295"/>
    <w:rsid w:val="0069362A"/>
    <w:rsid w:val="00694756"/>
    <w:rsid w:val="006A12D0"/>
    <w:rsid w:val="006A35DA"/>
    <w:rsid w:val="006A7C8F"/>
    <w:rsid w:val="006B0A42"/>
    <w:rsid w:val="006B3138"/>
    <w:rsid w:val="006B4792"/>
    <w:rsid w:val="006B698E"/>
    <w:rsid w:val="006B6AAA"/>
    <w:rsid w:val="006B743A"/>
    <w:rsid w:val="006C015C"/>
    <w:rsid w:val="006C58C6"/>
    <w:rsid w:val="006C5D11"/>
    <w:rsid w:val="006C61A2"/>
    <w:rsid w:val="006C6863"/>
    <w:rsid w:val="006D1C09"/>
    <w:rsid w:val="006D4104"/>
    <w:rsid w:val="006D5AC6"/>
    <w:rsid w:val="006D62CF"/>
    <w:rsid w:val="006D672F"/>
    <w:rsid w:val="006D7543"/>
    <w:rsid w:val="006E0BB1"/>
    <w:rsid w:val="006E2343"/>
    <w:rsid w:val="006F577C"/>
    <w:rsid w:val="00704525"/>
    <w:rsid w:val="00706549"/>
    <w:rsid w:val="0071362B"/>
    <w:rsid w:val="007145DD"/>
    <w:rsid w:val="0071716B"/>
    <w:rsid w:val="0072076F"/>
    <w:rsid w:val="00725A8B"/>
    <w:rsid w:val="00746F2C"/>
    <w:rsid w:val="0075083B"/>
    <w:rsid w:val="00755B76"/>
    <w:rsid w:val="0076145F"/>
    <w:rsid w:val="00766286"/>
    <w:rsid w:val="00766C42"/>
    <w:rsid w:val="00770466"/>
    <w:rsid w:val="00770872"/>
    <w:rsid w:val="007723F0"/>
    <w:rsid w:val="00776912"/>
    <w:rsid w:val="00782764"/>
    <w:rsid w:val="00785612"/>
    <w:rsid w:val="00792B3D"/>
    <w:rsid w:val="00794346"/>
    <w:rsid w:val="00794AA9"/>
    <w:rsid w:val="00794DE1"/>
    <w:rsid w:val="00796CF1"/>
    <w:rsid w:val="007A07B1"/>
    <w:rsid w:val="007B0327"/>
    <w:rsid w:val="007B1898"/>
    <w:rsid w:val="007B1B43"/>
    <w:rsid w:val="007B5C0E"/>
    <w:rsid w:val="007B5EB0"/>
    <w:rsid w:val="007C1661"/>
    <w:rsid w:val="007D0C64"/>
    <w:rsid w:val="007D7A19"/>
    <w:rsid w:val="007E1FF5"/>
    <w:rsid w:val="007E49BB"/>
    <w:rsid w:val="007E4CED"/>
    <w:rsid w:val="007E6D19"/>
    <w:rsid w:val="007F2C89"/>
    <w:rsid w:val="007F5510"/>
    <w:rsid w:val="00801908"/>
    <w:rsid w:val="00806C7F"/>
    <w:rsid w:val="00810473"/>
    <w:rsid w:val="00811A65"/>
    <w:rsid w:val="00814CA2"/>
    <w:rsid w:val="008217D6"/>
    <w:rsid w:val="00823F41"/>
    <w:rsid w:val="00824C80"/>
    <w:rsid w:val="00825783"/>
    <w:rsid w:val="00825C3A"/>
    <w:rsid w:val="00832A39"/>
    <w:rsid w:val="00833820"/>
    <w:rsid w:val="00834EEA"/>
    <w:rsid w:val="0084467B"/>
    <w:rsid w:val="008450A5"/>
    <w:rsid w:val="008452B2"/>
    <w:rsid w:val="008467F8"/>
    <w:rsid w:val="00846D08"/>
    <w:rsid w:val="00851FA8"/>
    <w:rsid w:val="008534F8"/>
    <w:rsid w:val="0086472D"/>
    <w:rsid w:val="008676A6"/>
    <w:rsid w:val="00882E9B"/>
    <w:rsid w:val="0088479B"/>
    <w:rsid w:val="0088668D"/>
    <w:rsid w:val="00887523"/>
    <w:rsid w:val="00890067"/>
    <w:rsid w:val="008954E6"/>
    <w:rsid w:val="00895E12"/>
    <w:rsid w:val="008A2E4C"/>
    <w:rsid w:val="008A5188"/>
    <w:rsid w:val="008B096D"/>
    <w:rsid w:val="008B0CF1"/>
    <w:rsid w:val="008B331D"/>
    <w:rsid w:val="008B5D3A"/>
    <w:rsid w:val="008B791D"/>
    <w:rsid w:val="008C1F11"/>
    <w:rsid w:val="008C4F15"/>
    <w:rsid w:val="008D41B8"/>
    <w:rsid w:val="008D71C8"/>
    <w:rsid w:val="008D7BB9"/>
    <w:rsid w:val="008E3C03"/>
    <w:rsid w:val="008E4012"/>
    <w:rsid w:val="008F657B"/>
    <w:rsid w:val="008F78F5"/>
    <w:rsid w:val="00900087"/>
    <w:rsid w:val="0090192C"/>
    <w:rsid w:val="00902723"/>
    <w:rsid w:val="009035EA"/>
    <w:rsid w:val="0091440B"/>
    <w:rsid w:val="009148C6"/>
    <w:rsid w:val="0091615C"/>
    <w:rsid w:val="009178CB"/>
    <w:rsid w:val="00921636"/>
    <w:rsid w:val="00925C5C"/>
    <w:rsid w:val="00925D0F"/>
    <w:rsid w:val="009305C4"/>
    <w:rsid w:val="009352B0"/>
    <w:rsid w:val="0093638C"/>
    <w:rsid w:val="0093758B"/>
    <w:rsid w:val="00945F40"/>
    <w:rsid w:val="009505B9"/>
    <w:rsid w:val="00954A56"/>
    <w:rsid w:val="00961551"/>
    <w:rsid w:val="00962A65"/>
    <w:rsid w:val="0096602C"/>
    <w:rsid w:val="00966F0B"/>
    <w:rsid w:val="00970307"/>
    <w:rsid w:val="0097166C"/>
    <w:rsid w:val="009751BF"/>
    <w:rsid w:val="00977177"/>
    <w:rsid w:val="00983098"/>
    <w:rsid w:val="00986BDF"/>
    <w:rsid w:val="00991467"/>
    <w:rsid w:val="00994B38"/>
    <w:rsid w:val="00996542"/>
    <w:rsid w:val="009A3A27"/>
    <w:rsid w:val="009A637D"/>
    <w:rsid w:val="009B20AD"/>
    <w:rsid w:val="009B272E"/>
    <w:rsid w:val="009B3B95"/>
    <w:rsid w:val="009B68D5"/>
    <w:rsid w:val="009C0977"/>
    <w:rsid w:val="009C0D85"/>
    <w:rsid w:val="009C1EA0"/>
    <w:rsid w:val="009C28C2"/>
    <w:rsid w:val="009C5072"/>
    <w:rsid w:val="009C69C9"/>
    <w:rsid w:val="009E4AFA"/>
    <w:rsid w:val="009E701D"/>
    <w:rsid w:val="009F15AF"/>
    <w:rsid w:val="009F3874"/>
    <w:rsid w:val="009F4CEA"/>
    <w:rsid w:val="00A01F3E"/>
    <w:rsid w:val="00A02487"/>
    <w:rsid w:val="00A047EC"/>
    <w:rsid w:val="00A04C0A"/>
    <w:rsid w:val="00A05682"/>
    <w:rsid w:val="00A05A5E"/>
    <w:rsid w:val="00A217D5"/>
    <w:rsid w:val="00A23552"/>
    <w:rsid w:val="00A24A84"/>
    <w:rsid w:val="00A30B5D"/>
    <w:rsid w:val="00A32B51"/>
    <w:rsid w:val="00A32E19"/>
    <w:rsid w:val="00A35CD3"/>
    <w:rsid w:val="00A425F7"/>
    <w:rsid w:val="00A42C2A"/>
    <w:rsid w:val="00A44E59"/>
    <w:rsid w:val="00A47881"/>
    <w:rsid w:val="00A50C7D"/>
    <w:rsid w:val="00A53547"/>
    <w:rsid w:val="00A6180A"/>
    <w:rsid w:val="00A727C3"/>
    <w:rsid w:val="00A72B90"/>
    <w:rsid w:val="00A73B6C"/>
    <w:rsid w:val="00A766F6"/>
    <w:rsid w:val="00A779F7"/>
    <w:rsid w:val="00A81DE0"/>
    <w:rsid w:val="00A83616"/>
    <w:rsid w:val="00A840A9"/>
    <w:rsid w:val="00A93C1D"/>
    <w:rsid w:val="00A96900"/>
    <w:rsid w:val="00A96D6F"/>
    <w:rsid w:val="00AA2B33"/>
    <w:rsid w:val="00AA5482"/>
    <w:rsid w:val="00AA6328"/>
    <w:rsid w:val="00AA6375"/>
    <w:rsid w:val="00AA6B8E"/>
    <w:rsid w:val="00AA7B74"/>
    <w:rsid w:val="00AB0DEA"/>
    <w:rsid w:val="00AB1B62"/>
    <w:rsid w:val="00AB7912"/>
    <w:rsid w:val="00AC0DD3"/>
    <w:rsid w:val="00AC54F2"/>
    <w:rsid w:val="00AD4B55"/>
    <w:rsid w:val="00AD60BB"/>
    <w:rsid w:val="00AD7440"/>
    <w:rsid w:val="00AE1D71"/>
    <w:rsid w:val="00AE5117"/>
    <w:rsid w:val="00AF4D93"/>
    <w:rsid w:val="00AF51A8"/>
    <w:rsid w:val="00AF6463"/>
    <w:rsid w:val="00B01859"/>
    <w:rsid w:val="00B02347"/>
    <w:rsid w:val="00B10450"/>
    <w:rsid w:val="00B11E9A"/>
    <w:rsid w:val="00B11EC0"/>
    <w:rsid w:val="00B1400A"/>
    <w:rsid w:val="00B16B42"/>
    <w:rsid w:val="00B26BB3"/>
    <w:rsid w:val="00B304BB"/>
    <w:rsid w:val="00B33A42"/>
    <w:rsid w:val="00B33E70"/>
    <w:rsid w:val="00B41671"/>
    <w:rsid w:val="00B4784A"/>
    <w:rsid w:val="00B52257"/>
    <w:rsid w:val="00B553E3"/>
    <w:rsid w:val="00B56EE6"/>
    <w:rsid w:val="00B575B2"/>
    <w:rsid w:val="00B6384B"/>
    <w:rsid w:val="00B741C0"/>
    <w:rsid w:val="00B759AD"/>
    <w:rsid w:val="00B75FF0"/>
    <w:rsid w:val="00B85A8E"/>
    <w:rsid w:val="00B865C4"/>
    <w:rsid w:val="00B93825"/>
    <w:rsid w:val="00B93CD1"/>
    <w:rsid w:val="00B96C24"/>
    <w:rsid w:val="00BA0E1A"/>
    <w:rsid w:val="00BA0EB0"/>
    <w:rsid w:val="00BA559E"/>
    <w:rsid w:val="00BA591D"/>
    <w:rsid w:val="00BB3682"/>
    <w:rsid w:val="00BB6163"/>
    <w:rsid w:val="00BC0109"/>
    <w:rsid w:val="00BC4BAC"/>
    <w:rsid w:val="00BC5C73"/>
    <w:rsid w:val="00BC6008"/>
    <w:rsid w:val="00BC78F1"/>
    <w:rsid w:val="00BD68FC"/>
    <w:rsid w:val="00BE07CC"/>
    <w:rsid w:val="00BE23D6"/>
    <w:rsid w:val="00BE2B42"/>
    <w:rsid w:val="00BE46B5"/>
    <w:rsid w:val="00BF7F7E"/>
    <w:rsid w:val="00C003FC"/>
    <w:rsid w:val="00C03DDC"/>
    <w:rsid w:val="00C177F0"/>
    <w:rsid w:val="00C20672"/>
    <w:rsid w:val="00C20DC4"/>
    <w:rsid w:val="00C23DDF"/>
    <w:rsid w:val="00C247AE"/>
    <w:rsid w:val="00C270C4"/>
    <w:rsid w:val="00C32AE9"/>
    <w:rsid w:val="00C3421A"/>
    <w:rsid w:val="00C35262"/>
    <w:rsid w:val="00C43AA1"/>
    <w:rsid w:val="00C43C14"/>
    <w:rsid w:val="00C571F1"/>
    <w:rsid w:val="00C57D70"/>
    <w:rsid w:val="00C60084"/>
    <w:rsid w:val="00C610C0"/>
    <w:rsid w:val="00C64EA8"/>
    <w:rsid w:val="00C6511B"/>
    <w:rsid w:val="00C73C47"/>
    <w:rsid w:val="00C76414"/>
    <w:rsid w:val="00C82254"/>
    <w:rsid w:val="00C827F6"/>
    <w:rsid w:val="00C850D9"/>
    <w:rsid w:val="00C87201"/>
    <w:rsid w:val="00C87AF5"/>
    <w:rsid w:val="00C91003"/>
    <w:rsid w:val="00C9669D"/>
    <w:rsid w:val="00C96903"/>
    <w:rsid w:val="00CA0D19"/>
    <w:rsid w:val="00CA213F"/>
    <w:rsid w:val="00CA2194"/>
    <w:rsid w:val="00CA7015"/>
    <w:rsid w:val="00CB0896"/>
    <w:rsid w:val="00CB2E35"/>
    <w:rsid w:val="00CB489E"/>
    <w:rsid w:val="00CB5C18"/>
    <w:rsid w:val="00CD0947"/>
    <w:rsid w:val="00CD0C2C"/>
    <w:rsid w:val="00CD3200"/>
    <w:rsid w:val="00CD64D6"/>
    <w:rsid w:val="00CD6EB5"/>
    <w:rsid w:val="00CD75D6"/>
    <w:rsid w:val="00CE53E9"/>
    <w:rsid w:val="00CE5CCD"/>
    <w:rsid w:val="00CF7D1F"/>
    <w:rsid w:val="00D05767"/>
    <w:rsid w:val="00D111FE"/>
    <w:rsid w:val="00D126A8"/>
    <w:rsid w:val="00D140A2"/>
    <w:rsid w:val="00D143A9"/>
    <w:rsid w:val="00D216F4"/>
    <w:rsid w:val="00D22179"/>
    <w:rsid w:val="00D23118"/>
    <w:rsid w:val="00D2389A"/>
    <w:rsid w:val="00D2650F"/>
    <w:rsid w:val="00D266F1"/>
    <w:rsid w:val="00D26E0D"/>
    <w:rsid w:val="00D32E16"/>
    <w:rsid w:val="00D32F6A"/>
    <w:rsid w:val="00D3303D"/>
    <w:rsid w:val="00D3393F"/>
    <w:rsid w:val="00D3697C"/>
    <w:rsid w:val="00D42987"/>
    <w:rsid w:val="00D44136"/>
    <w:rsid w:val="00D45F7F"/>
    <w:rsid w:val="00D50CA3"/>
    <w:rsid w:val="00D550F7"/>
    <w:rsid w:val="00D57E9E"/>
    <w:rsid w:val="00D6184F"/>
    <w:rsid w:val="00D6784F"/>
    <w:rsid w:val="00D67A69"/>
    <w:rsid w:val="00D7593B"/>
    <w:rsid w:val="00D7739B"/>
    <w:rsid w:val="00D804CC"/>
    <w:rsid w:val="00D86625"/>
    <w:rsid w:val="00D91852"/>
    <w:rsid w:val="00D946BE"/>
    <w:rsid w:val="00DA166F"/>
    <w:rsid w:val="00DB284A"/>
    <w:rsid w:val="00DB293B"/>
    <w:rsid w:val="00DB5284"/>
    <w:rsid w:val="00DC183A"/>
    <w:rsid w:val="00DC3571"/>
    <w:rsid w:val="00DD307A"/>
    <w:rsid w:val="00DD52FA"/>
    <w:rsid w:val="00DE1498"/>
    <w:rsid w:val="00DE22EF"/>
    <w:rsid w:val="00DF1FE6"/>
    <w:rsid w:val="00DF38E0"/>
    <w:rsid w:val="00DF3E7A"/>
    <w:rsid w:val="00DF53A8"/>
    <w:rsid w:val="00E002D0"/>
    <w:rsid w:val="00E00507"/>
    <w:rsid w:val="00E07536"/>
    <w:rsid w:val="00E07CED"/>
    <w:rsid w:val="00E13313"/>
    <w:rsid w:val="00E15A59"/>
    <w:rsid w:val="00E165F7"/>
    <w:rsid w:val="00E16F1C"/>
    <w:rsid w:val="00E23B4D"/>
    <w:rsid w:val="00E30CCB"/>
    <w:rsid w:val="00E31254"/>
    <w:rsid w:val="00E36631"/>
    <w:rsid w:val="00E37799"/>
    <w:rsid w:val="00E42C20"/>
    <w:rsid w:val="00E651E2"/>
    <w:rsid w:val="00E70137"/>
    <w:rsid w:val="00E70366"/>
    <w:rsid w:val="00E7261A"/>
    <w:rsid w:val="00E7439E"/>
    <w:rsid w:val="00E84AE9"/>
    <w:rsid w:val="00E85125"/>
    <w:rsid w:val="00E8728E"/>
    <w:rsid w:val="00E876A1"/>
    <w:rsid w:val="00E8795C"/>
    <w:rsid w:val="00E879F7"/>
    <w:rsid w:val="00E87B82"/>
    <w:rsid w:val="00EA02BE"/>
    <w:rsid w:val="00EA03C2"/>
    <w:rsid w:val="00EA080C"/>
    <w:rsid w:val="00EA3500"/>
    <w:rsid w:val="00EA5A72"/>
    <w:rsid w:val="00EA5BF9"/>
    <w:rsid w:val="00EA5C3E"/>
    <w:rsid w:val="00EA69A5"/>
    <w:rsid w:val="00EA73F9"/>
    <w:rsid w:val="00EB09BB"/>
    <w:rsid w:val="00EB0B24"/>
    <w:rsid w:val="00EB261C"/>
    <w:rsid w:val="00EB4FC2"/>
    <w:rsid w:val="00EB5EA6"/>
    <w:rsid w:val="00EB74D3"/>
    <w:rsid w:val="00EC0489"/>
    <w:rsid w:val="00EC1B28"/>
    <w:rsid w:val="00EC4AED"/>
    <w:rsid w:val="00ED42A7"/>
    <w:rsid w:val="00ED4D0F"/>
    <w:rsid w:val="00EE01E3"/>
    <w:rsid w:val="00EE0875"/>
    <w:rsid w:val="00EE100D"/>
    <w:rsid w:val="00EE157A"/>
    <w:rsid w:val="00EE59FD"/>
    <w:rsid w:val="00EE764D"/>
    <w:rsid w:val="00EF0BD9"/>
    <w:rsid w:val="00EF254F"/>
    <w:rsid w:val="00EF514D"/>
    <w:rsid w:val="00EF5AB1"/>
    <w:rsid w:val="00F004B7"/>
    <w:rsid w:val="00F071D4"/>
    <w:rsid w:val="00F115D8"/>
    <w:rsid w:val="00F152ED"/>
    <w:rsid w:val="00F16A2A"/>
    <w:rsid w:val="00F170CD"/>
    <w:rsid w:val="00F242D5"/>
    <w:rsid w:val="00F2648C"/>
    <w:rsid w:val="00F324C4"/>
    <w:rsid w:val="00F32B46"/>
    <w:rsid w:val="00F3544A"/>
    <w:rsid w:val="00F3761C"/>
    <w:rsid w:val="00F4065E"/>
    <w:rsid w:val="00F428A3"/>
    <w:rsid w:val="00F43BF5"/>
    <w:rsid w:val="00F46C85"/>
    <w:rsid w:val="00F540F5"/>
    <w:rsid w:val="00F630FA"/>
    <w:rsid w:val="00F65483"/>
    <w:rsid w:val="00F70783"/>
    <w:rsid w:val="00F738FA"/>
    <w:rsid w:val="00F77DE1"/>
    <w:rsid w:val="00F8130F"/>
    <w:rsid w:val="00F82ED4"/>
    <w:rsid w:val="00F85E70"/>
    <w:rsid w:val="00F86E69"/>
    <w:rsid w:val="00F919F9"/>
    <w:rsid w:val="00F9234B"/>
    <w:rsid w:val="00F940E8"/>
    <w:rsid w:val="00F944AF"/>
    <w:rsid w:val="00FA201F"/>
    <w:rsid w:val="00FB0915"/>
    <w:rsid w:val="00FB3AB3"/>
    <w:rsid w:val="00FB6E95"/>
    <w:rsid w:val="00FC4216"/>
    <w:rsid w:val="00FC57AC"/>
    <w:rsid w:val="00FC6243"/>
    <w:rsid w:val="00FE3880"/>
    <w:rsid w:val="00FF1294"/>
    <w:rsid w:val="00FF3C76"/>
    <w:rsid w:val="00FF5943"/>
    <w:rsid w:val="00FF6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23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266A2"/>
    <w:rPr>
      <w:sz w:val="18"/>
      <w:szCs w:val="18"/>
    </w:rPr>
  </w:style>
  <w:style w:type="paragraph" w:styleId="CommentText">
    <w:name w:val="annotation text"/>
    <w:basedOn w:val="Normal"/>
    <w:link w:val="CommentTextChar"/>
    <w:uiPriority w:val="99"/>
    <w:semiHidden/>
    <w:unhideWhenUsed/>
    <w:rsid w:val="005266A2"/>
  </w:style>
  <w:style w:type="character" w:customStyle="1" w:styleId="CommentTextChar">
    <w:name w:val="Comment Text Char"/>
    <w:basedOn w:val="DefaultParagraphFont"/>
    <w:link w:val="CommentText"/>
    <w:uiPriority w:val="99"/>
    <w:semiHidden/>
    <w:rsid w:val="005266A2"/>
  </w:style>
  <w:style w:type="paragraph" w:styleId="CommentSubject">
    <w:name w:val="annotation subject"/>
    <w:basedOn w:val="CommentText"/>
    <w:next w:val="CommentText"/>
    <w:link w:val="CommentSubjectChar"/>
    <w:uiPriority w:val="99"/>
    <w:semiHidden/>
    <w:unhideWhenUsed/>
    <w:rsid w:val="005266A2"/>
    <w:rPr>
      <w:b/>
      <w:bCs/>
      <w:sz w:val="20"/>
      <w:szCs w:val="20"/>
    </w:rPr>
  </w:style>
  <w:style w:type="character" w:customStyle="1" w:styleId="CommentSubjectChar">
    <w:name w:val="Comment Subject Char"/>
    <w:basedOn w:val="CommentTextChar"/>
    <w:link w:val="CommentSubject"/>
    <w:uiPriority w:val="99"/>
    <w:semiHidden/>
    <w:rsid w:val="005266A2"/>
    <w:rPr>
      <w:b/>
      <w:bCs/>
      <w:sz w:val="20"/>
      <w:szCs w:val="20"/>
    </w:rPr>
  </w:style>
  <w:style w:type="paragraph" w:styleId="Revision">
    <w:name w:val="Revision"/>
    <w:hidden/>
    <w:uiPriority w:val="99"/>
    <w:semiHidden/>
    <w:rsid w:val="005266A2"/>
  </w:style>
  <w:style w:type="paragraph" w:styleId="BalloonText">
    <w:name w:val="Balloon Text"/>
    <w:basedOn w:val="Normal"/>
    <w:link w:val="BalloonTextChar"/>
    <w:uiPriority w:val="99"/>
    <w:semiHidden/>
    <w:unhideWhenUsed/>
    <w:rsid w:val="005266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66A2"/>
    <w:rPr>
      <w:rFonts w:ascii="Times New Roman" w:hAnsi="Times New Roman" w:cs="Times New Roman"/>
      <w:sz w:val="18"/>
      <w:szCs w:val="18"/>
    </w:rPr>
  </w:style>
  <w:style w:type="character" w:styleId="PlaceholderText">
    <w:name w:val="Placeholder Text"/>
    <w:basedOn w:val="DefaultParagraphFont"/>
    <w:uiPriority w:val="99"/>
    <w:semiHidden/>
    <w:rsid w:val="00E15A59"/>
    <w:rPr>
      <w:color w:val="808080"/>
    </w:rPr>
  </w:style>
  <w:style w:type="paragraph" w:customStyle="1" w:styleId="EndNoteBibliographyTitle">
    <w:name w:val="EndNote Bibliography Title"/>
    <w:basedOn w:val="Normal"/>
    <w:rsid w:val="000E7D67"/>
    <w:pPr>
      <w:jc w:val="center"/>
    </w:pPr>
    <w:rPr>
      <w:rFonts w:ascii="Calibri" w:hAnsi="Calibri"/>
    </w:rPr>
  </w:style>
  <w:style w:type="paragraph" w:customStyle="1" w:styleId="EndNoteBibliography">
    <w:name w:val="EndNote Bibliography"/>
    <w:basedOn w:val="Normal"/>
    <w:rsid w:val="000E7D67"/>
    <w:rPr>
      <w:rFonts w:ascii="Calibri" w:hAnsi="Calibri"/>
    </w:rPr>
  </w:style>
  <w:style w:type="character" w:styleId="Hyperlink">
    <w:name w:val="Hyperlink"/>
    <w:basedOn w:val="DefaultParagraphFont"/>
    <w:uiPriority w:val="99"/>
    <w:unhideWhenUsed/>
    <w:rsid w:val="00046675"/>
    <w:rPr>
      <w:color w:val="0563C1" w:themeColor="hyperlink"/>
      <w:u w:val="single"/>
    </w:rPr>
  </w:style>
  <w:style w:type="paragraph" w:styleId="ListParagraph">
    <w:name w:val="List Paragraph"/>
    <w:basedOn w:val="Normal"/>
    <w:uiPriority w:val="34"/>
    <w:qFormat/>
    <w:rsid w:val="000B594C"/>
    <w:pPr>
      <w:ind w:left="720"/>
      <w:contextualSpacing/>
    </w:pPr>
    <w:rPr>
      <w:rFonts w:eastAsiaTheme="minorEastAsia"/>
      <w:lang w:val="en-GB"/>
    </w:rPr>
  </w:style>
  <w:style w:type="table" w:styleId="TableGrid">
    <w:name w:val="Table Grid"/>
    <w:basedOn w:val="TableNormal"/>
    <w:uiPriority w:val="39"/>
    <w:rsid w:val="000B594C"/>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D13F7"/>
    <w:rPr>
      <w:rFonts w:ascii="Times New Roman" w:hAnsi="Times New Roman" w:cs="Times New Roman"/>
    </w:rPr>
  </w:style>
  <w:style w:type="character" w:customStyle="1" w:styleId="DocumentMapChar">
    <w:name w:val="Document Map Char"/>
    <w:basedOn w:val="DefaultParagraphFont"/>
    <w:link w:val="DocumentMap"/>
    <w:uiPriority w:val="99"/>
    <w:semiHidden/>
    <w:rsid w:val="003D13F7"/>
    <w:rPr>
      <w:rFonts w:ascii="Times New Roman" w:hAnsi="Times New Roman" w:cs="Times New Roman"/>
    </w:rPr>
  </w:style>
  <w:style w:type="character" w:customStyle="1" w:styleId="ya-q-full-text">
    <w:name w:val="ya-q-full-text"/>
    <w:basedOn w:val="DefaultParagraphFont"/>
    <w:rsid w:val="00E36631"/>
  </w:style>
  <w:style w:type="character" w:styleId="Emphasis">
    <w:name w:val="Emphasis"/>
    <w:basedOn w:val="DefaultParagraphFont"/>
    <w:uiPriority w:val="20"/>
    <w:qFormat/>
    <w:rsid w:val="006F57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428522">
      <w:bodyDiv w:val="1"/>
      <w:marLeft w:val="0"/>
      <w:marRight w:val="0"/>
      <w:marTop w:val="0"/>
      <w:marBottom w:val="0"/>
      <w:divBdr>
        <w:top w:val="none" w:sz="0" w:space="0" w:color="auto"/>
        <w:left w:val="none" w:sz="0" w:space="0" w:color="auto"/>
        <w:bottom w:val="none" w:sz="0" w:space="0" w:color="auto"/>
        <w:right w:val="none" w:sz="0" w:space="0" w:color="auto"/>
      </w:divBdr>
    </w:div>
    <w:div w:id="363364167">
      <w:bodyDiv w:val="1"/>
      <w:marLeft w:val="0"/>
      <w:marRight w:val="0"/>
      <w:marTop w:val="0"/>
      <w:marBottom w:val="0"/>
      <w:divBdr>
        <w:top w:val="none" w:sz="0" w:space="0" w:color="auto"/>
        <w:left w:val="none" w:sz="0" w:space="0" w:color="auto"/>
        <w:bottom w:val="none" w:sz="0" w:space="0" w:color="auto"/>
        <w:right w:val="none" w:sz="0" w:space="0" w:color="auto"/>
      </w:divBdr>
    </w:div>
    <w:div w:id="709500404">
      <w:bodyDiv w:val="1"/>
      <w:marLeft w:val="0"/>
      <w:marRight w:val="0"/>
      <w:marTop w:val="0"/>
      <w:marBottom w:val="0"/>
      <w:divBdr>
        <w:top w:val="none" w:sz="0" w:space="0" w:color="auto"/>
        <w:left w:val="none" w:sz="0" w:space="0" w:color="auto"/>
        <w:bottom w:val="none" w:sz="0" w:space="0" w:color="auto"/>
        <w:right w:val="none" w:sz="0" w:space="0" w:color="auto"/>
      </w:divBdr>
    </w:div>
    <w:div w:id="718086867">
      <w:bodyDiv w:val="1"/>
      <w:marLeft w:val="0"/>
      <w:marRight w:val="0"/>
      <w:marTop w:val="0"/>
      <w:marBottom w:val="0"/>
      <w:divBdr>
        <w:top w:val="none" w:sz="0" w:space="0" w:color="auto"/>
        <w:left w:val="none" w:sz="0" w:space="0" w:color="auto"/>
        <w:bottom w:val="none" w:sz="0" w:space="0" w:color="auto"/>
        <w:right w:val="none" w:sz="0" w:space="0" w:color="auto"/>
      </w:divBdr>
    </w:div>
    <w:div w:id="851651126">
      <w:bodyDiv w:val="1"/>
      <w:marLeft w:val="0"/>
      <w:marRight w:val="0"/>
      <w:marTop w:val="0"/>
      <w:marBottom w:val="0"/>
      <w:divBdr>
        <w:top w:val="none" w:sz="0" w:space="0" w:color="auto"/>
        <w:left w:val="none" w:sz="0" w:space="0" w:color="auto"/>
        <w:bottom w:val="none" w:sz="0" w:space="0" w:color="auto"/>
        <w:right w:val="none" w:sz="0" w:space="0" w:color="auto"/>
      </w:divBdr>
    </w:div>
    <w:div w:id="1479033363">
      <w:bodyDiv w:val="1"/>
      <w:marLeft w:val="0"/>
      <w:marRight w:val="0"/>
      <w:marTop w:val="0"/>
      <w:marBottom w:val="0"/>
      <w:divBdr>
        <w:top w:val="none" w:sz="0" w:space="0" w:color="auto"/>
        <w:left w:val="none" w:sz="0" w:space="0" w:color="auto"/>
        <w:bottom w:val="none" w:sz="0" w:space="0" w:color="auto"/>
        <w:right w:val="none" w:sz="0" w:space="0" w:color="auto"/>
      </w:divBdr>
    </w:div>
    <w:div w:id="1838111389">
      <w:bodyDiv w:val="1"/>
      <w:marLeft w:val="0"/>
      <w:marRight w:val="0"/>
      <w:marTop w:val="0"/>
      <w:marBottom w:val="0"/>
      <w:divBdr>
        <w:top w:val="none" w:sz="0" w:space="0" w:color="auto"/>
        <w:left w:val="none" w:sz="0" w:space="0" w:color="auto"/>
        <w:bottom w:val="none" w:sz="0" w:space="0" w:color="auto"/>
        <w:right w:val="none" w:sz="0" w:space="0" w:color="auto"/>
      </w:divBdr>
    </w:div>
    <w:div w:id="1970474751">
      <w:bodyDiv w:val="1"/>
      <w:marLeft w:val="0"/>
      <w:marRight w:val="0"/>
      <w:marTop w:val="0"/>
      <w:marBottom w:val="0"/>
      <w:divBdr>
        <w:top w:val="none" w:sz="0" w:space="0" w:color="auto"/>
        <w:left w:val="none" w:sz="0" w:space="0" w:color="auto"/>
        <w:bottom w:val="none" w:sz="0" w:space="0" w:color="auto"/>
        <w:right w:val="none" w:sz="0" w:space="0" w:color="auto"/>
      </w:divBdr>
    </w:div>
    <w:div w:id="2021157437">
      <w:bodyDiv w:val="1"/>
      <w:marLeft w:val="0"/>
      <w:marRight w:val="0"/>
      <w:marTop w:val="0"/>
      <w:marBottom w:val="0"/>
      <w:divBdr>
        <w:top w:val="none" w:sz="0" w:space="0" w:color="auto"/>
        <w:left w:val="none" w:sz="0" w:space="0" w:color="auto"/>
        <w:bottom w:val="none" w:sz="0" w:space="0" w:color="auto"/>
        <w:right w:val="none" w:sz="0" w:space="0" w:color="auto"/>
      </w:divBdr>
      <w:divsChild>
        <w:div w:id="1695305874">
          <w:marLeft w:val="0"/>
          <w:marRight w:val="0"/>
          <w:marTop w:val="0"/>
          <w:marBottom w:val="0"/>
          <w:divBdr>
            <w:top w:val="none" w:sz="0" w:space="0" w:color="auto"/>
            <w:left w:val="none" w:sz="0" w:space="0" w:color="auto"/>
            <w:bottom w:val="none" w:sz="0" w:space="0" w:color="auto"/>
            <w:right w:val="none" w:sz="0" w:space="0" w:color="auto"/>
          </w:divBdr>
        </w:div>
        <w:div w:id="382828028">
          <w:marLeft w:val="0"/>
          <w:marRight w:val="0"/>
          <w:marTop w:val="0"/>
          <w:marBottom w:val="0"/>
          <w:divBdr>
            <w:top w:val="none" w:sz="0" w:space="0" w:color="auto"/>
            <w:left w:val="none" w:sz="0" w:space="0" w:color="auto"/>
            <w:bottom w:val="none" w:sz="0" w:space="0" w:color="auto"/>
            <w:right w:val="none" w:sz="0" w:space="0" w:color="auto"/>
          </w:divBdr>
        </w:div>
        <w:div w:id="1715692767">
          <w:marLeft w:val="0"/>
          <w:marRight w:val="0"/>
          <w:marTop w:val="0"/>
          <w:marBottom w:val="0"/>
          <w:divBdr>
            <w:top w:val="none" w:sz="0" w:space="0" w:color="auto"/>
            <w:left w:val="none" w:sz="0" w:space="0" w:color="auto"/>
            <w:bottom w:val="none" w:sz="0" w:space="0" w:color="auto"/>
            <w:right w:val="none" w:sz="0" w:space="0" w:color="auto"/>
          </w:divBdr>
        </w:div>
        <w:div w:id="1960379918">
          <w:marLeft w:val="0"/>
          <w:marRight w:val="0"/>
          <w:marTop w:val="0"/>
          <w:marBottom w:val="0"/>
          <w:divBdr>
            <w:top w:val="none" w:sz="0" w:space="0" w:color="auto"/>
            <w:left w:val="none" w:sz="0" w:space="0" w:color="auto"/>
            <w:bottom w:val="none" w:sz="0" w:space="0" w:color="auto"/>
            <w:right w:val="none" w:sz="0" w:space="0" w:color="auto"/>
          </w:divBdr>
        </w:div>
        <w:div w:id="1396007000">
          <w:marLeft w:val="0"/>
          <w:marRight w:val="0"/>
          <w:marTop w:val="0"/>
          <w:marBottom w:val="0"/>
          <w:divBdr>
            <w:top w:val="none" w:sz="0" w:space="0" w:color="auto"/>
            <w:left w:val="none" w:sz="0" w:space="0" w:color="auto"/>
            <w:bottom w:val="none" w:sz="0" w:space="0" w:color="auto"/>
            <w:right w:val="none" w:sz="0" w:space="0" w:color="auto"/>
          </w:divBdr>
        </w:div>
        <w:div w:id="780033340">
          <w:marLeft w:val="0"/>
          <w:marRight w:val="0"/>
          <w:marTop w:val="0"/>
          <w:marBottom w:val="0"/>
          <w:divBdr>
            <w:top w:val="none" w:sz="0" w:space="0" w:color="auto"/>
            <w:left w:val="none" w:sz="0" w:space="0" w:color="auto"/>
            <w:bottom w:val="none" w:sz="0" w:space="0" w:color="auto"/>
            <w:right w:val="none" w:sz="0" w:space="0" w:color="auto"/>
          </w:divBdr>
        </w:div>
        <w:div w:id="150963458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fontTable" Target="fontTable.xml"/><Relationship Id="rId14" Type="http://schemas.microsoft.com/office/2011/relationships/people" Target="peop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1.emf"/><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422CAF6-5EDE-5140-8D45-4F0146D08FAC}">
  <ds:schemaRefs>
    <ds:schemaRef ds:uri="http://schemas.openxmlformats.org/officeDocument/2006/bibliography"/>
  </ds:schemaRefs>
</ds:datastoreItem>
</file>

<file path=customXml/itemProps2.xml><?xml version="1.0" encoding="utf-8"?>
<ds:datastoreItem xmlns:ds="http://schemas.openxmlformats.org/officeDocument/2006/customXml" ds:itemID="{F27FBC27-0774-6D49-BE95-1EB4E52A4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24</Pages>
  <Words>20584</Words>
  <Characters>117332</Characters>
  <Application>Microsoft Macintosh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137641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Healy</dc:creator>
  <cp:keywords/>
  <dc:description/>
  <cp:lastModifiedBy>Kevin Healy</cp:lastModifiedBy>
  <cp:revision>5</cp:revision>
  <cp:lastPrinted>2016-12-29T16:00:00Z</cp:lastPrinted>
  <dcterms:created xsi:type="dcterms:W3CDTF">2017-02-06T18:14:00Z</dcterms:created>
  <dcterms:modified xsi:type="dcterms:W3CDTF">2017-02-09T17:50:00Z</dcterms:modified>
</cp:coreProperties>
</file>